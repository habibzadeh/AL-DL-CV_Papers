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899" w:rsidRPr="00ED6899" w:rsidRDefault="00ED6899" w:rsidP="00ED6899">
      <w:pPr>
        <w:spacing w:line="300" w:lineRule="auto"/>
        <w:jc w:val="center"/>
        <w:rPr>
          <w:rFonts w:ascii="Times New Roman" w:hAnsi="Times New Roman" w:cs="Times New Roman"/>
          <w:b/>
          <w:sz w:val="24"/>
          <w:szCs w:val="24"/>
        </w:rPr>
      </w:pPr>
      <w:r w:rsidRPr="00ED6899">
        <w:rPr>
          <w:rFonts w:ascii="Times New Roman" w:hAnsi="Times New Roman" w:cs="Times New Roman"/>
          <w:b/>
          <w:sz w:val="24"/>
          <w:szCs w:val="24"/>
        </w:rPr>
        <w:t>A Deep Neural Network with Spatial Pooling for Outdoor Point Cloud Classification</w:t>
      </w:r>
    </w:p>
    <w:p w:rsidR="00ED6899" w:rsidRPr="00ED6899" w:rsidRDefault="00ED6899" w:rsidP="00ED6899">
      <w:pPr>
        <w:spacing w:line="300" w:lineRule="auto"/>
        <w:jc w:val="center"/>
        <w:rPr>
          <w:rFonts w:ascii="Times New Roman" w:hAnsi="Times New Roman" w:cs="Times New Roman"/>
          <w:sz w:val="24"/>
          <w:szCs w:val="24"/>
        </w:rPr>
      </w:pPr>
      <w:r w:rsidRPr="00ED6899">
        <w:rPr>
          <w:rFonts w:ascii="Times New Roman" w:hAnsi="Times New Roman" w:cs="Times New Roman"/>
          <w:sz w:val="24"/>
          <w:szCs w:val="24"/>
        </w:rPr>
        <w:t xml:space="preserve">Zhen Wang, </w:t>
      </w:r>
      <w:proofErr w:type="spellStart"/>
      <w:r w:rsidRPr="00ED6899">
        <w:rPr>
          <w:rFonts w:ascii="Times New Roman" w:hAnsi="Times New Roman" w:cs="Times New Roman"/>
          <w:sz w:val="24"/>
          <w:szCs w:val="24"/>
        </w:rPr>
        <w:t>Liqiang</w:t>
      </w:r>
      <w:proofErr w:type="spellEnd"/>
      <w:r w:rsidRPr="00ED6899">
        <w:rPr>
          <w:rFonts w:ascii="Times New Roman" w:hAnsi="Times New Roman" w:cs="Times New Roman"/>
          <w:sz w:val="24"/>
          <w:szCs w:val="24"/>
        </w:rPr>
        <w:t xml:space="preserve"> Zhang, Tian Fang, </w:t>
      </w:r>
      <w:proofErr w:type="spellStart"/>
      <w:r w:rsidRPr="00ED6899">
        <w:rPr>
          <w:rFonts w:ascii="Times New Roman" w:hAnsi="Times New Roman" w:cs="Times New Roman"/>
          <w:sz w:val="24"/>
          <w:szCs w:val="24"/>
        </w:rPr>
        <w:t>Hao</w:t>
      </w:r>
      <w:proofErr w:type="spellEnd"/>
      <w:r w:rsidRPr="00ED6899">
        <w:rPr>
          <w:rFonts w:ascii="Times New Roman" w:hAnsi="Times New Roman" w:cs="Times New Roman"/>
          <w:sz w:val="24"/>
          <w:szCs w:val="24"/>
        </w:rPr>
        <w:t xml:space="preserve"> Deng</w:t>
      </w:r>
    </w:p>
    <w:p w:rsidR="00ED6899" w:rsidRDefault="00ED6899" w:rsidP="00ED6899">
      <w:pPr>
        <w:spacing w:line="300" w:lineRule="auto"/>
        <w:rPr>
          <w:rFonts w:ascii="Times New Roman" w:hAnsi="Times New Roman" w:cs="Times New Roman"/>
          <w:sz w:val="24"/>
          <w:szCs w:val="24"/>
        </w:rPr>
      </w:pPr>
      <w:r w:rsidRPr="00ED6899">
        <w:rPr>
          <w:rFonts w:ascii="Times New Roman" w:hAnsi="Times New Roman" w:cs="Times New Roman"/>
          <w:b/>
          <w:sz w:val="24"/>
          <w:szCs w:val="24"/>
        </w:rPr>
        <w:t>Abstract</w:t>
      </w:r>
      <w:r w:rsidRPr="00ED6899">
        <w:rPr>
          <w:rFonts w:ascii="Times New Roman" w:hAnsi="Times New Roman" w:cs="Times New Roman"/>
          <w:sz w:val="24"/>
          <w:szCs w:val="24"/>
        </w:rPr>
        <w:t>—Large-scale urban scenes usually contain a large number of object categories and many overlapped or closely neighboring objects. All of these pose great challenges in point cloud classification. Recently, the deep learning techniques have produced state-of-the-art results for various computer vision tasks. They have mainly focused on semantic parsing of indoor point clouds by using the rasterization</w:t>
      </w:r>
      <w:del w:id="0" w:author="user" w:date="2016-11-10T17:24:00Z">
        <w:r w:rsidRPr="00ED6899" w:rsidDel="00177ED6">
          <w:rPr>
            <w:rFonts w:ascii="Times New Roman" w:hAnsi="Times New Roman" w:cs="Times New Roman"/>
            <w:sz w:val="24"/>
            <w:szCs w:val="24"/>
          </w:rPr>
          <w:delText xml:space="preserve"> to construct spatial structures of the objects</w:delText>
        </w:r>
      </w:del>
      <w:r w:rsidRPr="00ED6899">
        <w:rPr>
          <w:rFonts w:ascii="Times New Roman" w:hAnsi="Times New Roman" w:cs="Times New Roman"/>
          <w:sz w:val="24"/>
          <w:szCs w:val="24"/>
        </w:rPr>
        <w:t>, but large-scale outdoor point cloud classification is still relatively unexplored. To obtain discriminative feature representation</w:t>
      </w:r>
      <w:ins w:id="1" w:author="user" w:date="2016-11-10T17:25:00Z">
        <w:r w:rsidR="00177ED6">
          <w:rPr>
            <w:rFonts w:ascii="Times New Roman" w:hAnsi="Times New Roman" w:cs="Times New Roman" w:hint="eastAsia"/>
            <w:sz w:val="24"/>
            <w:szCs w:val="24"/>
          </w:rPr>
          <w:t>s</w:t>
        </w:r>
      </w:ins>
      <w:r w:rsidRPr="00ED6899">
        <w:rPr>
          <w:rFonts w:ascii="Times New Roman" w:hAnsi="Times New Roman" w:cs="Times New Roman"/>
          <w:sz w:val="24"/>
          <w:szCs w:val="24"/>
        </w:rPr>
        <w:t xml:space="preserve"> from </w:t>
      </w:r>
      <w:del w:id="2" w:author="user" w:date="2016-11-10T17:25:00Z">
        <w:r w:rsidRPr="00ED6899" w:rsidDel="00177ED6">
          <w:rPr>
            <w:rFonts w:ascii="Times New Roman" w:hAnsi="Times New Roman" w:cs="Times New Roman"/>
            <w:sz w:val="24"/>
            <w:szCs w:val="24"/>
          </w:rPr>
          <w:delText xml:space="preserve">the </w:delText>
        </w:r>
      </w:del>
      <w:r w:rsidRPr="00ED6899">
        <w:rPr>
          <w:rFonts w:ascii="Times New Roman" w:hAnsi="Times New Roman" w:cs="Times New Roman"/>
          <w:sz w:val="24"/>
          <w:szCs w:val="24"/>
        </w:rPr>
        <w:t>raw outdoor point clouds and avoid losing information in the rasterization process, a deep neural network with spatial pooling (DNNSP), which can directly classify large-scale point clouds and learn the spatial relationships among points, is proposed in this paper. The strategy that represents the point features and then averagely pools them to cluster features makes sure the DNNSP can directly handle the point clouds. The distance minimum spanning tree (</w:t>
      </w:r>
      <w:proofErr w:type="spellStart"/>
      <w:r w:rsidRPr="00ED6899">
        <w:rPr>
          <w:rFonts w:ascii="Times New Roman" w:hAnsi="Times New Roman" w:cs="Times New Roman"/>
          <w:sz w:val="24"/>
          <w:szCs w:val="24"/>
        </w:rPr>
        <w:t>DMst</w:t>
      </w:r>
      <w:proofErr w:type="spellEnd"/>
      <w:r w:rsidRPr="00ED6899">
        <w:rPr>
          <w:rFonts w:ascii="Times New Roman" w:hAnsi="Times New Roman" w:cs="Times New Roman"/>
          <w:sz w:val="24"/>
          <w:szCs w:val="24"/>
        </w:rPr>
        <w:t xml:space="preserve">)-based pooling is applied </w:t>
      </w:r>
      <w:del w:id="3" w:author="user" w:date="2016-11-10T17:25:00Z">
        <w:r w:rsidRPr="00ED6899" w:rsidDel="00177ED6">
          <w:rPr>
            <w:rFonts w:ascii="Times New Roman" w:hAnsi="Times New Roman" w:cs="Times New Roman"/>
            <w:sz w:val="24"/>
            <w:szCs w:val="24"/>
          </w:rPr>
          <w:delText xml:space="preserve">in the point feature representation process </w:delText>
        </w:r>
      </w:del>
      <w:r w:rsidRPr="00ED6899">
        <w:rPr>
          <w:rFonts w:ascii="Times New Roman" w:hAnsi="Times New Roman" w:cs="Times New Roman"/>
          <w:sz w:val="24"/>
          <w:szCs w:val="24"/>
        </w:rPr>
        <w:t xml:space="preserve">to recognize and describe the spatial information among the points in the point clusters. </w:t>
      </w:r>
      <w:del w:id="4" w:author="user" w:date="2016-11-10T17:26:00Z">
        <w:r w:rsidRPr="00ED6899" w:rsidDel="00177ED6">
          <w:rPr>
            <w:rFonts w:ascii="Times New Roman" w:hAnsi="Times New Roman" w:cs="Times New Roman"/>
            <w:sz w:val="24"/>
            <w:szCs w:val="24"/>
          </w:rPr>
          <w:delText xml:space="preserve">It </w:delText>
        </w:r>
      </w:del>
      <w:ins w:id="5" w:author="user" w:date="2016-11-10T17:26:00Z">
        <w:r w:rsidR="00177ED6">
          <w:rPr>
            <w:rFonts w:ascii="Times New Roman" w:hAnsi="Times New Roman" w:cs="Times New Roman" w:hint="eastAsia"/>
            <w:sz w:val="24"/>
            <w:szCs w:val="24"/>
          </w:rPr>
          <w:t>The pooling</w:t>
        </w:r>
        <w:r w:rsidR="00177ED6" w:rsidRPr="00ED6899">
          <w:rPr>
            <w:rFonts w:ascii="Times New Roman" w:hAnsi="Times New Roman" w:cs="Times New Roman"/>
            <w:sz w:val="24"/>
            <w:szCs w:val="24"/>
          </w:rPr>
          <w:t xml:space="preserve"> </w:t>
        </w:r>
      </w:ins>
      <w:r w:rsidRPr="00ED6899">
        <w:rPr>
          <w:rFonts w:ascii="Times New Roman" w:hAnsi="Times New Roman" w:cs="Times New Roman"/>
          <w:sz w:val="24"/>
          <w:szCs w:val="24"/>
        </w:rPr>
        <w:t xml:space="preserve">can extract the features of points scaled from the whole region to the center of the clusters, which makes the </w:t>
      </w:r>
      <w:ins w:id="6" w:author="user" w:date="2016-11-10T17:26:00Z">
        <w:r w:rsidR="00177ED6">
          <w:rPr>
            <w:rFonts w:ascii="Times New Roman" w:hAnsi="Times New Roman" w:cs="Times New Roman" w:hint="eastAsia"/>
            <w:sz w:val="24"/>
            <w:szCs w:val="24"/>
          </w:rPr>
          <w:t xml:space="preserve">obtained </w:t>
        </w:r>
      </w:ins>
      <w:r w:rsidRPr="00ED6899">
        <w:rPr>
          <w:rFonts w:ascii="Times New Roman" w:hAnsi="Times New Roman" w:cs="Times New Roman"/>
          <w:sz w:val="24"/>
          <w:szCs w:val="24"/>
        </w:rPr>
        <w:t>features robust and discriminative. Our method achieves high</w:t>
      </w:r>
      <w:ins w:id="7" w:author="user" w:date="2016-11-10T17:23:00Z">
        <w:r w:rsidR="00177ED6">
          <w:rPr>
            <w:rFonts w:ascii="Times New Roman" w:hAnsi="Times New Roman" w:cs="Times New Roman" w:hint="eastAsia"/>
            <w:sz w:val="24"/>
            <w:szCs w:val="24"/>
          </w:rPr>
          <w:t>er</w:t>
        </w:r>
      </w:ins>
      <w:r w:rsidRPr="00ED6899">
        <w:rPr>
          <w:rFonts w:ascii="Times New Roman" w:hAnsi="Times New Roman" w:cs="Times New Roman"/>
          <w:sz w:val="24"/>
          <w:szCs w:val="24"/>
        </w:rPr>
        <w:t xml:space="preserve"> classification performance on different types of point clouds </w:t>
      </w:r>
      <w:del w:id="8" w:author="user" w:date="2016-11-10T17:23:00Z">
        <w:r w:rsidRPr="00ED6899" w:rsidDel="00177ED6">
          <w:rPr>
            <w:rFonts w:ascii="Times New Roman" w:hAnsi="Times New Roman" w:cs="Times New Roman"/>
            <w:sz w:val="24"/>
            <w:szCs w:val="24"/>
          </w:rPr>
          <w:delText>and significantly outperforms</w:delText>
        </w:r>
      </w:del>
      <w:ins w:id="9" w:author="user" w:date="2016-11-10T17:23:00Z">
        <w:r w:rsidR="00177ED6">
          <w:rPr>
            <w:rFonts w:ascii="Times New Roman" w:hAnsi="Times New Roman" w:cs="Times New Roman" w:hint="eastAsia"/>
            <w:sz w:val="24"/>
            <w:szCs w:val="24"/>
          </w:rPr>
          <w:t>than</w:t>
        </w:r>
      </w:ins>
      <w:r w:rsidRPr="00ED6899">
        <w:rPr>
          <w:rFonts w:ascii="Times New Roman" w:hAnsi="Times New Roman" w:cs="Times New Roman"/>
          <w:sz w:val="24"/>
          <w:szCs w:val="24"/>
        </w:rPr>
        <w:t xml:space="preserve"> other methods.</w:t>
      </w:r>
    </w:p>
    <w:p w:rsidR="00554970" w:rsidRDefault="00554970" w:rsidP="00ED6899">
      <w:pPr>
        <w:spacing w:line="300" w:lineRule="auto"/>
        <w:rPr>
          <w:ins w:id="10" w:author="User" w:date="2016-11-09T03:14:00Z"/>
          <w:rFonts w:ascii="Times New Roman" w:hAnsi="Times New Roman" w:cs="Times New Roman"/>
          <w:sz w:val="24"/>
          <w:szCs w:val="24"/>
        </w:rPr>
      </w:pPr>
      <w:r w:rsidRPr="00C54053">
        <w:rPr>
          <w:rFonts w:ascii="Times New Roman" w:hAnsi="Times New Roman" w:cs="Times New Roman"/>
          <w:b/>
          <w:i/>
          <w:iCs/>
          <w:sz w:val="24"/>
          <w:szCs w:val="24"/>
        </w:rPr>
        <w:t>Index Terms</w:t>
      </w:r>
      <w:r w:rsidR="00954C5D">
        <w:rPr>
          <w:rFonts w:ascii="Times New Roman" w:hAnsi="Times New Roman" w:cs="Times New Roman"/>
          <w:sz w:val="24"/>
          <w:szCs w:val="24"/>
        </w:rPr>
        <w:t>—</w:t>
      </w:r>
      <w:r w:rsidR="00954C5D">
        <w:rPr>
          <w:rFonts w:ascii="Times New Roman" w:hAnsi="Times New Roman" w:cs="Times New Roman" w:hint="eastAsia"/>
          <w:sz w:val="24"/>
          <w:szCs w:val="24"/>
        </w:rPr>
        <w:t>p</w:t>
      </w:r>
      <w:r w:rsidRPr="00C54053">
        <w:rPr>
          <w:rFonts w:ascii="Times New Roman" w:hAnsi="Times New Roman" w:cs="Times New Roman"/>
          <w:sz w:val="24"/>
          <w:szCs w:val="24"/>
        </w:rPr>
        <w:t xml:space="preserve">oint cloud classification, </w:t>
      </w:r>
      <w:r w:rsidR="00954C5D">
        <w:rPr>
          <w:rFonts w:ascii="Times New Roman" w:hAnsi="Times New Roman" w:cs="Times New Roman" w:hint="eastAsia"/>
          <w:sz w:val="24"/>
          <w:szCs w:val="24"/>
        </w:rPr>
        <w:t>d</w:t>
      </w:r>
      <w:r w:rsidRPr="00C54053">
        <w:rPr>
          <w:rFonts w:ascii="Times New Roman" w:hAnsi="Times New Roman" w:cs="Times New Roman"/>
          <w:sz w:val="24"/>
          <w:szCs w:val="24"/>
        </w:rPr>
        <w:t>eep neural network,</w:t>
      </w:r>
      <w:r w:rsidR="00240136">
        <w:rPr>
          <w:rFonts w:ascii="Times New Roman" w:hAnsi="Times New Roman" w:cs="Times New Roman" w:hint="eastAsia"/>
          <w:sz w:val="24"/>
          <w:szCs w:val="24"/>
        </w:rPr>
        <w:t xml:space="preserve"> weight sharing,</w:t>
      </w:r>
      <w:r w:rsidRPr="00C54053">
        <w:rPr>
          <w:rFonts w:ascii="Times New Roman" w:hAnsi="Times New Roman" w:cs="Times New Roman"/>
          <w:sz w:val="24"/>
          <w:szCs w:val="24"/>
        </w:rPr>
        <w:t xml:space="preserve"> </w:t>
      </w:r>
      <w:r w:rsidR="00954C5D">
        <w:rPr>
          <w:rFonts w:ascii="Times New Roman" w:hAnsi="Times New Roman" w:cs="Times New Roman" w:hint="eastAsia"/>
          <w:sz w:val="24"/>
          <w:szCs w:val="24"/>
        </w:rPr>
        <w:t>s</w:t>
      </w:r>
      <w:r w:rsidR="00954C5D" w:rsidRPr="00954C5D">
        <w:rPr>
          <w:rFonts w:ascii="Times New Roman" w:hAnsi="Times New Roman" w:cs="Times New Roman"/>
          <w:sz w:val="24"/>
          <w:szCs w:val="24"/>
        </w:rPr>
        <w:t xml:space="preserve">pecial </w:t>
      </w:r>
      <w:r w:rsidR="00240136" w:rsidRPr="00240136">
        <w:rPr>
          <w:rFonts w:ascii="Times New Roman" w:hAnsi="Times New Roman" w:cs="Times New Roman"/>
          <w:sz w:val="24"/>
          <w:szCs w:val="24"/>
        </w:rPr>
        <w:t>pooling</w:t>
      </w:r>
      <w:r w:rsidRPr="00C54053">
        <w:rPr>
          <w:rFonts w:ascii="Times New Roman" w:hAnsi="Times New Roman" w:cs="Times New Roman"/>
          <w:sz w:val="24"/>
          <w:szCs w:val="24"/>
        </w:rPr>
        <w:t>.</w:t>
      </w:r>
    </w:p>
    <w:p w:rsidR="00C75501" w:rsidRPr="00954C5D" w:rsidDel="000B1702" w:rsidRDefault="00C75501" w:rsidP="00ED6899">
      <w:pPr>
        <w:spacing w:line="300" w:lineRule="auto"/>
        <w:rPr>
          <w:del w:id="11" w:author="User" w:date="2016-11-10T04:13:00Z"/>
          <w:rFonts w:ascii="Times New Roman" w:hAnsi="Times New Roman" w:cs="Times New Roman"/>
          <w:sz w:val="24"/>
          <w:szCs w:val="24"/>
        </w:rPr>
      </w:pPr>
    </w:p>
    <w:p w:rsidR="00146702" w:rsidRPr="00944EF4" w:rsidRDefault="00D37A71">
      <w:pPr>
        <w:pStyle w:val="af"/>
        <w:numPr>
          <w:ilvl w:val="0"/>
          <w:numId w:val="5"/>
        </w:numPr>
        <w:spacing w:before="156" w:after="156" w:line="300" w:lineRule="auto"/>
        <w:jc w:val="center"/>
        <w:rPr>
          <w:rFonts w:ascii="Times New Roman" w:hAnsi="Times New Roman" w:cs="Times New Roman"/>
          <w:b/>
          <w:sz w:val="28"/>
          <w:szCs w:val="28"/>
          <w:rPrChange w:id="12" w:author="User" w:date="2016-11-10T04:56:00Z">
            <w:rPr/>
          </w:rPrChange>
        </w:rPr>
        <w:pPrChange w:id="13" w:author="User" w:date="2016-11-10T04:56:00Z">
          <w:pPr>
            <w:spacing w:before="156" w:after="156" w:line="300" w:lineRule="auto"/>
            <w:jc w:val="center"/>
          </w:pPr>
        </w:pPrChange>
      </w:pPr>
      <w:del w:id="14" w:author="User" w:date="2016-11-09T06:26:00Z">
        <w:r w:rsidRPr="00944EF4" w:rsidDel="00146702">
          <w:rPr>
            <w:rFonts w:ascii="Times New Roman" w:hAnsi="Times New Roman" w:cs="Times New Roman"/>
            <w:b/>
            <w:sz w:val="28"/>
            <w:szCs w:val="28"/>
            <w:rPrChange w:id="15" w:author="User" w:date="2016-11-10T04:56:00Z">
              <w:rPr/>
            </w:rPrChange>
          </w:rPr>
          <w:delText xml:space="preserve">I. </w:delText>
        </w:r>
      </w:del>
      <w:r w:rsidRPr="00944EF4">
        <w:rPr>
          <w:rFonts w:ascii="Times New Roman" w:hAnsi="Times New Roman" w:cs="Times New Roman"/>
          <w:b/>
          <w:sz w:val="28"/>
          <w:szCs w:val="28"/>
          <w:rPrChange w:id="16" w:author="User" w:date="2016-11-10T04:56:00Z">
            <w:rPr/>
          </w:rPrChange>
        </w:rPr>
        <w:t>INTRODUCTION</w:t>
      </w:r>
    </w:p>
    <w:p w:rsidR="00E212C5" w:rsidRDefault="00D41862" w:rsidP="001D378E">
      <w:pPr>
        <w:spacing w:line="300" w:lineRule="auto"/>
        <w:ind w:firstLineChars="50" w:firstLine="120"/>
        <w:rPr>
          <w:ins w:id="17" w:author="User" w:date="2016-11-09T11:34:00Z"/>
          <w:rFonts w:ascii="Times New Roman" w:hAnsi="Times New Roman" w:cs="Times New Roman"/>
          <w:sz w:val="24"/>
          <w:szCs w:val="24"/>
        </w:rPr>
      </w:pPr>
      <w:r w:rsidRPr="00473395">
        <w:rPr>
          <w:rFonts w:ascii="Times New Roman" w:hAnsi="Times New Roman" w:cs="Times New Roman"/>
          <w:sz w:val="24"/>
          <w:szCs w:val="24"/>
        </w:rPr>
        <w:t xml:space="preserve">Due to the increasing availability of 3D point cloud data and respective acquisition systems, the ability to classify 3D point clouds of large-scale urban scenes efficiently and accurately is of major importance in remote sensing and computer vision fields. </w:t>
      </w:r>
      <w:ins w:id="18" w:author="User" w:date="2016-11-10T04:18:00Z">
        <w:r w:rsidR="001D378E" w:rsidRPr="001D378E">
          <w:rPr>
            <w:rFonts w:ascii="Times New Roman" w:hAnsi="Times New Roman" w:cs="Times New Roman"/>
            <w:sz w:val="24"/>
            <w:szCs w:val="24"/>
          </w:rPr>
          <w:t>A number of works have been proposed to study this</w:t>
        </w:r>
        <w:r w:rsidR="001D378E">
          <w:rPr>
            <w:rFonts w:ascii="Times New Roman" w:hAnsi="Times New Roman" w:cs="Times New Roman" w:hint="eastAsia"/>
            <w:sz w:val="24"/>
            <w:szCs w:val="24"/>
          </w:rPr>
          <w:t xml:space="preserve"> </w:t>
        </w:r>
        <w:r w:rsidR="001D378E" w:rsidRPr="001D378E">
          <w:rPr>
            <w:rFonts w:ascii="Times New Roman" w:hAnsi="Times New Roman" w:cs="Times New Roman"/>
            <w:sz w:val="24"/>
            <w:szCs w:val="24"/>
          </w:rPr>
          <w:t xml:space="preserve">problem in the past decade. </w:t>
        </w:r>
      </w:ins>
      <w:ins w:id="19" w:author="User" w:date="2016-11-09T06:29:00Z">
        <w:r w:rsidR="00146702" w:rsidRPr="00146702">
          <w:rPr>
            <w:rFonts w:ascii="Times New Roman" w:hAnsi="Times New Roman" w:cs="Times New Roman"/>
            <w:sz w:val="24"/>
            <w:szCs w:val="24"/>
          </w:rPr>
          <w:t xml:space="preserve">But </w:t>
        </w:r>
      </w:ins>
      <w:ins w:id="20" w:author="User" w:date="2016-11-09T06:33:00Z">
        <w:r w:rsidR="00146702">
          <w:rPr>
            <w:rFonts w:ascii="Times New Roman" w:hAnsi="Times New Roman" w:cs="Times New Roman" w:hint="eastAsia"/>
            <w:sz w:val="24"/>
            <w:szCs w:val="24"/>
          </w:rPr>
          <w:t>point clouds classification</w:t>
        </w:r>
      </w:ins>
      <w:ins w:id="21" w:author="User" w:date="2016-11-10T04:16:00Z">
        <w:r w:rsidR="001D378E">
          <w:rPr>
            <w:rFonts w:ascii="Times New Roman" w:hAnsi="Times New Roman" w:cs="Times New Roman" w:hint="eastAsia"/>
            <w:sz w:val="24"/>
            <w:szCs w:val="24"/>
          </w:rPr>
          <w:t xml:space="preserve"> </w:t>
        </w:r>
      </w:ins>
      <w:ins w:id="22" w:author="User" w:date="2016-11-09T06:34:00Z">
        <w:r w:rsidR="00146702">
          <w:rPr>
            <w:rFonts w:ascii="Times New Roman" w:hAnsi="Times New Roman" w:cs="Times New Roman" w:hint="eastAsia"/>
            <w:sz w:val="24"/>
            <w:szCs w:val="24"/>
          </w:rPr>
          <w:t>is</w:t>
        </w:r>
      </w:ins>
      <w:ins w:id="23" w:author="User" w:date="2016-11-10T04:18:00Z">
        <w:r w:rsidR="001D378E">
          <w:rPr>
            <w:rFonts w:ascii="Times New Roman" w:hAnsi="Times New Roman" w:cs="Times New Roman" w:hint="eastAsia"/>
            <w:sz w:val="24"/>
            <w:szCs w:val="24"/>
          </w:rPr>
          <w:t xml:space="preserve"> still</w:t>
        </w:r>
      </w:ins>
      <w:ins w:id="24" w:author="User" w:date="2016-11-10T04:16:00Z">
        <w:r w:rsidR="001D378E">
          <w:rPr>
            <w:rFonts w:ascii="Times New Roman" w:hAnsi="Times New Roman" w:cs="Times New Roman" w:hint="eastAsia"/>
            <w:sz w:val="24"/>
            <w:szCs w:val="24"/>
          </w:rPr>
          <w:t xml:space="preserve"> </w:t>
        </w:r>
      </w:ins>
      <w:ins w:id="25" w:author="User" w:date="2016-11-09T06:34:00Z">
        <w:r w:rsidR="00146702" w:rsidRPr="00146702">
          <w:rPr>
            <w:rFonts w:ascii="Times New Roman" w:hAnsi="Times New Roman" w:cs="Times New Roman"/>
            <w:sz w:val="24"/>
            <w:szCs w:val="24"/>
            <w:rPrChange w:id="26" w:author="User" w:date="2016-11-09T06:34:00Z">
              <w:rPr>
                <w:rFonts w:ascii="Arial" w:hAnsi="Arial" w:cs="Arial"/>
                <w:color w:val="333333"/>
                <w:szCs w:val="21"/>
                <w:shd w:val="clear" w:color="auto" w:fill="F9F9F9"/>
              </w:rPr>
            </w:rPrChange>
          </w:rPr>
          <w:t>in low progress,</w:t>
        </w:r>
        <w:r w:rsidR="00146702">
          <w:rPr>
            <w:rFonts w:ascii="Times New Roman" w:hAnsi="Times New Roman" w:cs="Times New Roman" w:hint="eastAsia"/>
            <w:sz w:val="24"/>
            <w:szCs w:val="24"/>
          </w:rPr>
          <w:t xml:space="preserve"> comparing with </w:t>
        </w:r>
      </w:ins>
      <w:ins w:id="27" w:author="User" w:date="2016-11-09T06:36:00Z">
        <w:r w:rsidR="00CB21C5" w:rsidRPr="00CB21C5">
          <w:rPr>
            <w:rFonts w:ascii="Times New Roman" w:hAnsi="Times New Roman" w:cs="Times New Roman"/>
            <w:sz w:val="24"/>
            <w:szCs w:val="24"/>
          </w:rPr>
          <w:t>a series of breakthroughs for image classification</w:t>
        </w:r>
      </w:ins>
      <w:ins w:id="28" w:author="User" w:date="2016-11-09T07:33:00Z">
        <w:r w:rsidR="00EB202D">
          <w:rPr>
            <w:rFonts w:ascii="Times New Roman" w:hAnsi="Times New Roman" w:cs="Times New Roman" w:hint="eastAsia"/>
            <w:sz w:val="24"/>
            <w:szCs w:val="24"/>
          </w:rPr>
          <w:t xml:space="preserve"> by the deep learning</w:t>
        </w:r>
      </w:ins>
      <w:ins w:id="29" w:author="User" w:date="2016-11-09T06:36:00Z">
        <w:r w:rsidR="00CB21C5">
          <w:rPr>
            <w:rFonts w:ascii="Times New Roman" w:hAnsi="Times New Roman" w:cs="Times New Roman" w:hint="eastAsia"/>
            <w:sz w:val="24"/>
            <w:szCs w:val="24"/>
          </w:rPr>
          <w:t>.</w:t>
        </w:r>
      </w:ins>
      <w:ins w:id="30" w:author="User" w:date="2016-11-09T06:29:00Z">
        <w:r w:rsidR="00146702">
          <w:rPr>
            <w:rFonts w:ascii="Times New Roman" w:hAnsi="Times New Roman" w:cs="Times New Roman" w:hint="eastAsia"/>
            <w:sz w:val="24"/>
            <w:szCs w:val="24"/>
          </w:rPr>
          <w:t xml:space="preserve"> </w:t>
        </w:r>
      </w:ins>
      <w:ins w:id="31" w:author="User" w:date="2016-11-10T04:18:00Z">
        <w:r w:rsidR="001D378E">
          <w:rPr>
            <w:rFonts w:ascii="Times New Roman" w:hAnsi="Times New Roman" w:cs="Times New Roman" w:hint="eastAsia"/>
            <w:sz w:val="24"/>
            <w:szCs w:val="24"/>
          </w:rPr>
          <w:t>B</w:t>
        </w:r>
      </w:ins>
      <w:ins w:id="32" w:author="User" w:date="2016-11-09T11:39:00Z">
        <w:r w:rsidR="00FF6239">
          <w:rPr>
            <w:rFonts w:ascii="Times New Roman" w:hAnsi="Times New Roman" w:cs="Times New Roman" w:hint="eastAsia"/>
            <w:sz w:val="24"/>
            <w:szCs w:val="24"/>
          </w:rPr>
          <w:t>ased on the deep learning used</w:t>
        </w:r>
      </w:ins>
      <w:ins w:id="33" w:author="User" w:date="2016-11-09T11:38:00Z">
        <w:r w:rsidR="00FF6239" w:rsidRPr="00FF6239">
          <w:rPr>
            <w:rFonts w:ascii="Times New Roman" w:hAnsi="Times New Roman" w:cs="Times New Roman"/>
            <w:sz w:val="24"/>
            <w:szCs w:val="24"/>
          </w:rPr>
          <w:t xml:space="preserve">, </w:t>
        </w:r>
      </w:ins>
      <w:ins w:id="34" w:author="User" w:date="2016-11-10T04:18:00Z">
        <w:r w:rsidR="001D378E">
          <w:rPr>
            <w:rFonts w:ascii="Times New Roman" w:hAnsi="Times New Roman" w:cs="Times New Roman" w:hint="eastAsia"/>
            <w:sz w:val="24"/>
            <w:szCs w:val="24"/>
          </w:rPr>
          <w:t>the method</w:t>
        </w:r>
      </w:ins>
      <w:ins w:id="35" w:author="User" w:date="2016-11-09T11:38:00Z">
        <w:r w:rsidR="00FF6239" w:rsidRPr="00FF6239">
          <w:rPr>
            <w:rFonts w:ascii="Times New Roman" w:hAnsi="Times New Roman" w:cs="Times New Roman"/>
            <w:sz w:val="24"/>
            <w:szCs w:val="24"/>
          </w:rPr>
          <w:t xml:space="preserve"> can be categorized into two groups</w:t>
        </w:r>
      </w:ins>
      <w:ins w:id="36" w:author="User" w:date="2016-11-10T04:19:00Z">
        <w:r w:rsidR="00975252">
          <w:rPr>
            <w:rFonts w:ascii="Times New Roman" w:hAnsi="Times New Roman" w:cs="Times New Roman" w:hint="eastAsia"/>
            <w:sz w:val="24"/>
            <w:szCs w:val="24"/>
          </w:rPr>
          <w:t>.</w:t>
        </w:r>
      </w:ins>
      <w:ins w:id="37" w:author="User" w:date="2016-11-09T11:38:00Z">
        <w:r w:rsidR="00FF6239" w:rsidRPr="00FF6239">
          <w:rPr>
            <w:rFonts w:ascii="Times New Roman" w:hAnsi="Times New Roman" w:cs="Times New Roman"/>
            <w:sz w:val="24"/>
            <w:szCs w:val="24"/>
          </w:rPr>
          <w:t xml:space="preserve"> The approaches either directly </w:t>
        </w:r>
        <w:proofErr w:type="gramStart"/>
        <w:r w:rsidR="00FF6239" w:rsidRPr="00FF6239">
          <w:rPr>
            <w:rFonts w:ascii="Times New Roman" w:hAnsi="Times New Roman" w:cs="Times New Roman"/>
            <w:sz w:val="24"/>
            <w:szCs w:val="24"/>
          </w:rPr>
          <w:t>work</w:t>
        </w:r>
        <w:proofErr w:type="gramEnd"/>
        <w:r w:rsidR="00FF6239" w:rsidRPr="00FF6239">
          <w:rPr>
            <w:rFonts w:ascii="Times New Roman" w:hAnsi="Times New Roman" w:cs="Times New Roman"/>
            <w:sz w:val="24"/>
            <w:szCs w:val="24"/>
          </w:rPr>
          <w:t xml:space="preserve"> on the raw point clouds by fed the features to classifiers [1]-[4]; or use the deep learning for the rasterized point clouds. For the first </w:t>
        </w:r>
      </w:ins>
      <w:bookmarkStart w:id="38" w:name="OLE_LINK7"/>
      <w:bookmarkStart w:id="39" w:name="OLE_LINK8"/>
      <w:ins w:id="40" w:author="User" w:date="2016-11-09T11:40:00Z">
        <w:r w:rsidR="00FF6239">
          <w:rPr>
            <w:rFonts w:ascii="Times New Roman" w:hAnsi="Times New Roman" w:cs="Times New Roman"/>
            <w:sz w:val="24"/>
            <w:szCs w:val="24"/>
          </w:rPr>
          <w:t>group</w:t>
        </w:r>
        <w:r w:rsidR="00FF6239">
          <w:rPr>
            <w:rFonts w:ascii="Times New Roman" w:hAnsi="Times New Roman" w:cs="Times New Roman" w:hint="eastAsia"/>
            <w:sz w:val="24"/>
            <w:szCs w:val="24"/>
          </w:rPr>
          <w:t xml:space="preserve"> </w:t>
        </w:r>
      </w:ins>
      <w:bookmarkEnd w:id="38"/>
      <w:bookmarkEnd w:id="39"/>
      <w:ins w:id="41" w:author="User" w:date="2016-11-09T11:38:00Z">
        <w:r w:rsidR="00FF6239" w:rsidRPr="00FF6239">
          <w:rPr>
            <w:rFonts w:ascii="Times New Roman" w:hAnsi="Times New Roman" w:cs="Times New Roman"/>
            <w:sz w:val="24"/>
            <w:szCs w:val="24"/>
          </w:rPr>
          <w:t>of methods, although various hand-designed features</w:t>
        </w:r>
      </w:ins>
      <w:ins w:id="42" w:author="User" w:date="2016-11-10T04:21:00Z">
        <w:r w:rsidR="000C2D80" w:rsidRPr="000C2D80">
          <w:rPr>
            <w:rFonts w:ascii="Times New Roman" w:hAnsi="Times New Roman" w:cs="Times New Roman"/>
            <w:sz w:val="24"/>
            <w:szCs w:val="24"/>
          </w:rPr>
          <w:t xml:space="preserve"> [1]-[5] </w:t>
        </w:r>
      </w:ins>
      <w:ins w:id="43" w:author="User" w:date="2016-11-09T11:38:00Z">
        <w:r w:rsidR="00FF6239" w:rsidRPr="00FF6239">
          <w:rPr>
            <w:rFonts w:ascii="Times New Roman" w:hAnsi="Times New Roman" w:cs="Times New Roman"/>
            <w:sz w:val="24"/>
            <w:szCs w:val="24"/>
          </w:rPr>
          <w:t xml:space="preserve">or the hierarchy features extracted from them are used, </w:t>
        </w:r>
      </w:ins>
      <w:ins w:id="44" w:author="User" w:date="2016-11-09T11:49:00Z">
        <w:r w:rsidR="00E212C5">
          <w:rPr>
            <w:rFonts w:ascii="Times New Roman" w:hAnsi="Times New Roman" w:cs="Times New Roman" w:hint="eastAsia"/>
            <w:sz w:val="24"/>
            <w:szCs w:val="24"/>
          </w:rPr>
          <w:t>the feature</w:t>
        </w:r>
      </w:ins>
      <w:ins w:id="45" w:author="User" w:date="2016-11-09T11:50:00Z">
        <w:r w:rsidR="005A0FED">
          <w:rPr>
            <w:rFonts w:ascii="Times New Roman" w:hAnsi="Times New Roman" w:cs="Times New Roman" w:hint="eastAsia"/>
            <w:sz w:val="24"/>
            <w:szCs w:val="24"/>
          </w:rPr>
          <w:t>s</w:t>
        </w:r>
      </w:ins>
      <w:ins w:id="46" w:author="User" w:date="2016-11-09T11:49:00Z">
        <w:r w:rsidR="00E212C5">
          <w:rPr>
            <w:rFonts w:ascii="Times New Roman" w:hAnsi="Times New Roman" w:cs="Times New Roman" w:hint="eastAsia"/>
            <w:sz w:val="24"/>
            <w:szCs w:val="24"/>
          </w:rPr>
          <w:t xml:space="preserve"> are not </w:t>
        </w:r>
      </w:ins>
      <w:ins w:id="47" w:author="User" w:date="2016-11-09T11:51:00Z">
        <w:r w:rsidR="009432D2">
          <w:rPr>
            <w:rFonts w:ascii="Times New Roman" w:hAnsi="Times New Roman" w:cs="Times New Roman" w:hint="eastAsia"/>
            <w:sz w:val="24"/>
            <w:szCs w:val="24"/>
          </w:rPr>
          <w:t>as</w:t>
        </w:r>
      </w:ins>
      <w:ins w:id="48" w:author="User" w:date="2016-11-09T11:50:00Z">
        <w:r w:rsidR="005A0FED">
          <w:rPr>
            <w:rFonts w:ascii="Times New Roman" w:hAnsi="Times New Roman" w:cs="Times New Roman" w:hint="eastAsia"/>
            <w:sz w:val="24"/>
            <w:szCs w:val="24"/>
          </w:rPr>
          <w:t xml:space="preserve"> powerful as the </w:t>
        </w:r>
      </w:ins>
      <w:ins w:id="49" w:author="User" w:date="2016-11-09T11:51:00Z">
        <w:r w:rsidR="009432D2">
          <w:rPr>
            <w:rFonts w:ascii="Times New Roman" w:hAnsi="Times New Roman" w:cs="Times New Roman" w:hint="eastAsia"/>
            <w:sz w:val="24"/>
            <w:szCs w:val="24"/>
          </w:rPr>
          <w:t xml:space="preserve">feature </w:t>
        </w:r>
        <w:r w:rsidR="009432D2">
          <w:rPr>
            <w:rFonts w:ascii="Times New Roman" w:hAnsi="Times New Roman" w:cs="Times New Roman"/>
            <w:sz w:val="24"/>
            <w:szCs w:val="24"/>
          </w:rPr>
          <w:t>representations</w:t>
        </w:r>
        <w:r w:rsidR="009432D2">
          <w:rPr>
            <w:rFonts w:ascii="Times New Roman" w:hAnsi="Times New Roman" w:cs="Times New Roman" w:hint="eastAsia"/>
            <w:sz w:val="24"/>
            <w:szCs w:val="24"/>
          </w:rPr>
          <w:t xml:space="preserve"> </w:t>
        </w:r>
        <w:r w:rsidR="009432D2">
          <w:rPr>
            <w:rFonts w:ascii="Times New Roman" w:hAnsi="Times New Roman" w:cs="Times New Roman" w:hint="eastAsia"/>
            <w:sz w:val="24"/>
            <w:szCs w:val="24"/>
          </w:rPr>
          <w:lastRenderedPageBreak/>
          <w:t>from the deep learning</w:t>
        </w:r>
      </w:ins>
      <w:ins w:id="50" w:author="User" w:date="2016-11-09T11:52:00Z">
        <w:r w:rsidR="003123CB">
          <w:rPr>
            <w:rFonts w:ascii="Times New Roman" w:hAnsi="Times New Roman" w:cs="Times New Roman" w:hint="eastAsia"/>
            <w:sz w:val="24"/>
            <w:szCs w:val="24"/>
          </w:rPr>
          <w:t xml:space="preserve">, based on the </w:t>
        </w:r>
      </w:ins>
      <w:ins w:id="51" w:author="User" w:date="2016-11-09T11:53:00Z">
        <w:r w:rsidR="003123CB">
          <w:rPr>
            <w:rFonts w:ascii="Times New Roman" w:hAnsi="Times New Roman" w:cs="Times New Roman" w:hint="eastAsia"/>
            <w:sz w:val="24"/>
            <w:szCs w:val="24"/>
          </w:rPr>
          <w:t>conclusion in image field</w:t>
        </w:r>
      </w:ins>
      <w:ins w:id="52" w:author="User" w:date="2016-11-09T11:49:00Z">
        <w:r w:rsidR="00E212C5">
          <w:rPr>
            <w:rFonts w:ascii="Times New Roman" w:hAnsi="Times New Roman" w:cs="Times New Roman" w:hint="eastAsia"/>
            <w:sz w:val="24"/>
            <w:szCs w:val="24"/>
          </w:rPr>
          <w:t xml:space="preserve">. </w:t>
        </w:r>
      </w:ins>
      <w:ins w:id="53" w:author="User" w:date="2016-11-09T11:38:00Z">
        <w:r w:rsidR="00FF6239" w:rsidRPr="00FF6239">
          <w:rPr>
            <w:rFonts w:ascii="Times New Roman" w:hAnsi="Times New Roman" w:cs="Times New Roman"/>
            <w:sz w:val="24"/>
            <w:szCs w:val="24"/>
          </w:rPr>
          <w:t xml:space="preserve">For the second </w:t>
        </w:r>
      </w:ins>
      <w:ins w:id="54" w:author="User" w:date="2016-11-09T11:40:00Z">
        <w:r w:rsidR="00FF6239">
          <w:rPr>
            <w:rFonts w:ascii="Times New Roman" w:hAnsi="Times New Roman" w:cs="Times New Roman"/>
            <w:sz w:val="24"/>
            <w:szCs w:val="24"/>
          </w:rPr>
          <w:t>group</w:t>
        </w:r>
        <w:r w:rsidR="00FF6239">
          <w:rPr>
            <w:rFonts w:ascii="Times New Roman" w:hAnsi="Times New Roman" w:cs="Times New Roman" w:hint="eastAsia"/>
            <w:sz w:val="24"/>
            <w:szCs w:val="24"/>
          </w:rPr>
          <w:t xml:space="preserve"> </w:t>
        </w:r>
      </w:ins>
      <w:ins w:id="55" w:author="User" w:date="2016-11-09T11:38:00Z">
        <w:r w:rsidR="00FF6239" w:rsidRPr="00FF6239">
          <w:rPr>
            <w:rFonts w:ascii="Times New Roman" w:hAnsi="Times New Roman" w:cs="Times New Roman"/>
            <w:sz w:val="24"/>
            <w:szCs w:val="24"/>
          </w:rPr>
          <w:t xml:space="preserve">of </w:t>
        </w:r>
        <w:bookmarkStart w:id="56" w:name="OLE_LINK9"/>
        <w:bookmarkStart w:id="57" w:name="OLE_LINK10"/>
        <w:r w:rsidR="00FF6239" w:rsidRPr="00FF6239">
          <w:rPr>
            <w:rFonts w:ascii="Times New Roman" w:hAnsi="Times New Roman" w:cs="Times New Roman"/>
            <w:sz w:val="24"/>
            <w:szCs w:val="24"/>
          </w:rPr>
          <w:t>methods</w:t>
        </w:r>
        <w:bookmarkEnd w:id="56"/>
        <w:bookmarkEnd w:id="57"/>
        <w:r w:rsidR="00FF6239" w:rsidRPr="00FF6239">
          <w:rPr>
            <w:rFonts w:ascii="Times New Roman" w:hAnsi="Times New Roman" w:cs="Times New Roman"/>
            <w:sz w:val="24"/>
            <w:szCs w:val="24"/>
          </w:rPr>
          <w:t>,</w:t>
        </w:r>
      </w:ins>
      <w:ins w:id="58" w:author="User" w:date="2016-11-09T11:55:00Z">
        <w:r w:rsidR="003123CB">
          <w:rPr>
            <w:rFonts w:ascii="Times New Roman" w:hAnsi="Times New Roman" w:cs="Times New Roman" w:hint="eastAsia"/>
            <w:sz w:val="24"/>
            <w:szCs w:val="24"/>
          </w:rPr>
          <w:t xml:space="preserve"> </w:t>
        </w:r>
      </w:ins>
      <w:ins w:id="59" w:author="User" w:date="2016-11-09T12:05:00Z">
        <w:r w:rsidR="002D3440">
          <w:rPr>
            <w:rFonts w:ascii="Times New Roman" w:hAnsi="Times New Roman" w:cs="Times New Roman" w:hint="eastAsia"/>
            <w:sz w:val="24"/>
            <w:szCs w:val="24"/>
          </w:rPr>
          <w:t xml:space="preserve">various </w:t>
        </w:r>
        <w:r w:rsidR="002D3440" w:rsidRPr="00FF6239">
          <w:rPr>
            <w:rFonts w:ascii="Times New Roman" w:hAnsi="Times New Roman" w:cs="Times New Roman"/>
            <w:sz w:val="24"/>
            <w:szCs w:val="24"/>
          </w:rPr>
          <w:t>rasterization</w:t>
        </w:r>
        <w:r w:rsidR="002D3440">
          <w:rPr>
            <w:rFonts w:ascii="Times New Roman" w:hAnsi="Times New Roman" w:cs="Times New Roman" w:hint="eastAsia"/>
            <w:sz w:val="24"/>
            <w:szCs w:val="24"/>
          </w:rPr>
          <w:t>s are designed to best fit the objects which they study. W</w:t>
        </w:r>
      </w:ins>
      <w:ins w:id="60" w:author="User" w:date="2016-11-09T11:56:00Z">
        <w:r w:rsidR="00EE77C6" w:rsidRPr="00FF6239">
          <w:rPr>
            <w:rFonts w:ascii="Times New Roman" w:hAnsi="Times New Roman" w:cs="Times New Roman"/>
            <w:sz w:val="24"/>
            <w:szCs w:val="24"/>
          </w:rPr>
          <w:t xml:space="preserve">ith the help of rasterization, spatial relationships are constructed for point clouds and the </w:t>
        </w:r>
        <w:r w:rsidR="00EE77C6">
          <w:rPr>
            <w:rFonts w:ascii="Times New Roman" w:hAnsi="Times New Roman" w:cs="Times New Roman" w:hint="eastAsia"/>
            <w:sz w:val="24"/>
            <w:szCs w:val="24"/>
          </w:rPr>
          <w:t>deep learning</w:t>
        </w:r>
        <w:r w:rsidR="00EE77C6" w:rsidRPr="00FF6239">
          <w:rPr>
            <w:rFonts w:ascii="Times New Roman" w:hAnsi="Times New Roman" w:cs="Times New Roman"/>
            <w:sz w:val="24"/>
            <w:szCs w:val="24"/>
          </w:rPr>
          <w:t xml:space="preserve"> technology </w:t>
        </w:r>
        <w:r w:rsidR="00EE77C6">
          <w:rPr>
            <w:rFonts w:ascii="Times New Roman" w:hAnsi="Times New Roman" w:cs="Times New Roman" w:hint="eastAsia"/>
            <w:sz w:val="24"/>
            <w:szCs w:val="24"/>
          </w:rPr>
          <w:t>is</w:t>
        </w:r>
        <w:r w:rsidR="00EE77C6" w:rsidRPr="00FF6239">
          <w:rPr>
            <w:rFonts w:ascii="Times New Roman" w:hAnsi="Times New Roman" w:cs="Times New Roman"/>
            <w:sz w:val="24"/>
            <w:szCs w:val="24"/>
          </w:rPr>
          <w:t xml:space="preserve"> fit to</w:t>
        </w:r>
      </w:ins>
      <w:ins w:id="61" w:author="User" w:date="2016-11-09T11:59:00Z">
        <w:r w:rsidR="00DD2B4E">
          <w:rPr>
            <w:rFonts w:ascii="Times New Roman" w:hAnsi="Times New Roman" w:cs="Times New Roman" w:hint="eastAsia"/>
            <w:sz w:val="24"/>
            <w:szCs w:val="24"/>
          </w:rPr>
          <w:t xml:space="preserve"> 3D</w:t>
        </w:r>
      </w:ins>
      <w:ins w:id="62" w:author="User" w:date="2016-11-09T11:56:00Z">
        <w:r w:rsidR="00EE77C6" w:rsidRPr="00FF6239">
          <w:rPr>
            <w:rFonts w:ascii="Times New Roman" w:hAnsi="Times New Roman" w:cs="Times New Roman"/>
            <w:sz w:val="24"/>
            <w:szCs w:val="24"/>
          </w:rPr>
          <w:t xml:space="preserve"> the </w:t>
        </w:r>
        <w:bookmarkStart w:id="63" w:name="OLE_LINK11"/>
        <w:r w:rsidR="00EE77C6" w:rsidRPr="00FF6239">
          <w:rPr>
            <w:rFonts w:ascii="Times New Roman" w:hAnsi="Times New Roman" w:cs="Times New Roman"/>
            <w:sz w:val="24"/>
            <w:szCs w:val="24"/>
          </w:rPr>
          <w:t>rasterization</w:t>
        </w:r>
        <w:bookmarkEnd w:id="63"/>
        <w:r w:rsidR="00EE77C6" w:rsidRPr="00FF6239">
          <w:rPr>
            <w:rFonts w:ascii="Times New Roman" w:hAnsi="Times New Roman" w:cs="Times New Roman"/>
            <w:sz w:val="24"/>
            <w:szCs w:val="24"/>
          </w:rPr>
          <w:t>.</w:t>
        </w:r>
      </w:ins>
      <w:ins w:id="64" w:author="User" w:date="2016-11-09T11:57:00Z">
        <w:r w:rsidR="00DD2B4E">
          <w:rPr>
            <w:rFonts w:ascii="Times New Roman" w:hAnsi="Times New Roman" w:cs="Times New Roman" w:hint="eastAsia"/>
            <w:sz w:val="24"/>
            <w:szCs w:val="24"/>
          </w:rPr>
          <w:t xml:space="preserve"> </w:t>
        </w:r>
      </w:ins>
      <w:ins w:id="65" w:author="User" w:date="2016-11-09T12:04:00Z">
        <w:r w:rsidR="00946403">
          <w:rPr>
            <w:rFonts w:ascii="Times New Roman" w:hAnsi="Times New Roman" w:cs="Times New Roman" w:hint="eastAsia"/>
            <w:sz w:val="24"/>
            <w:szCs w:val="24"/>
          </w:rPr>
          <w:t>M</w:t>
        </w:r>
      </w:ins>
      <w:ins w:id="66" w:author="User" w:date="2016-11-09T11:38:00Z">
        <w:r w:rsidR="00FF6239" w:rsidRPr="00FF6239">
          <w:rPr>
            <w:rFonts w:ascii="Times New Roman" w:hAnsi="Times New Roman" w:cs="Times New Roman"/>
            <w:sz w:val="24"/>
            <w:szCs w:val="24"/>
          </w:rPr>
          <w:t xml:space="preserve">ost of them force on the indoor applications. Such </w:t>
        </w:r>
      </w:ins>
      <w:ins w:id="67" w:author="User" w:date="2016-11-09T12:06:00Z">
        <w:r w:rsidR="002D3440" w:rsidRPr="00FF6239">
          <w:rPr>
            <w:rFonts w:ascii="Times New Roman" w:hAnsi="Times New Roman" w:cs="Times New Roman"/>
            <w:sz w:val="24"/>
            <w:szCs w:val="24"/>
          </w:rPr>
          <w:t xml:space="preserve">methods </w:t>
        </w:r>
      </w:ins>
      <w:ins w:id="68" w:author="User" w:date="2016-11-09T11:38:00Z">
        <w:r w:rsidR="00FF6239" w:rsidRPr="00FF6239">
          <w:rPr>
            <w:rFonts w:ascii="Times New Roman" w:hAnsi="Times New Roman" w:cs="Times New Roman"/>
            <w:sz w:val="24"/>
            <w:szCs w:val="24"/>
          </w:rPr>
          <w:t>can work well for dense and even point clouds, but limits for large-scale urban scenes in which the rasterization is hard to design for all the objects with uneven point density and missing data.</w:t>
        </w:r>
      </w:ins>
      <w:ins w:id="69" w:author="User" w:date="2016-11-10T04:33:00Z">
        <w:r w:rsidR="00107497" w:rsidRPr="00107497">
          <w:t xml:space="preserve"> </w:t>
        </w:r>
        <w:r w:rsidR="00107497">
          <w:rPr>
            <w:rFonts w:ascii="Times New Roman" w:hAnsi="Times New Roman" w:cs="Times New Roman" w:hint="eastAsia"/>
            <w:sz w:val="24"/>
            <w:szCs w:val="24"/>
          </w:rPr>
          <w:t>T</w:t>
        </w:r>
        <w:r w:rsidR="00107497" w:rsidRPr="00107497">
          <w:rPr>
            <w:rFonts w:ascii="Times New Roman" w:hAnsi="Times New Roman" w:cs="Times New Roman"/>
            <w:sz w:val="24"/>
            <w:szCs w:val="24"/>
          </w:rPr>
          <w:t>he rasterization process will lose a lot of valuable information about the shape and geometric layout of objects</w:t>
        </w:r>
      </w:ins>
      <w:ins w:id="70" w:author="User" w:date="2016-11-10T05:40:00Z">
        <w:r w:rsidR="00F97101">
          <w:rPr>
            <w:rFonts w:ascii="Times New Roman" w:hAnsi="Times New Roman" w:cs="Times New Roman" w:hint="eastAsia"/>
            <w:sz w:val="24"/>
            <w:szCs w:val="24"/>
          </w:rPr>
          <w:t xml:space="preserve">. </w:t>
        </w:r>
      </w:ins>
      <w:ins w:id="71" w:author="User" w:date="2016-11-10T05:41:00Z">
        <w:r w:rsidR="00F97101" w:rsidRPr="00F97101">
          <w:rPr>
            <w:rFonts w:ascii="Times New Roman" w:hAnsi="Times New Roman" w:cs="Times New Roman"/>
            <w:sz w:val="24"/>
            <w:szCs w:val="24"/>
          </w:rPr>
          <w:t xml:space="preserve">With the original 3D point cloud data, we can more precisely determine the shape, size and geometric orientation of the objects [20]. Moreover, augmenting spatial cues with 3D information can enhance object detection in cluttered, </w:t>
        </w:r>
        <w:proofErr w:type="spellStart"/>
        <w:r w:rsidR="00F97101" w:rsidRPr="00F97101">
          <w:rPr>
            <w:rFonts w:ascii="Times New Roman" w:hAnsi="Times New Roman" w:cs="Times New Roman"/>
            <w:sz w:val="24"/>
            <w:szCs w:val="24"/>
          </w:rPr>
          <w:t>realworld</w:t>
        </w:r>
        <w:proofErr w:type="spellEnd"/>
        <w:r w:rsidR="00F97101" w:rsidRPr="00F97101">
          <w:rPr>
            <w:rFonts w:ascii="Times New Roman" w:hAnsi="Times New Roman" w:cs="Times New Roman"/>
            <w:sz w:val="24"/>
            <w:szCs w:val="24"/>
          </w:rPr>
          <w:t xml:space="preserve"> environments [3]</w:t>
        </w:r>
        <w:r w:rsidR="00F97101">
          <w:rPr>
            <w:rFonts w:ascii="Times New Roman" w:hAnsi="Times New Roman" w:cs="Times New Roman" w:hint="eastAsia"/>
            <w:sz w:val="24"/>
            <w:szCs w:val="24"/>
          </w:rPr>
          <w:t>.</w:t>
        </w:r>
      </w:ins>
      <w:ins w:id="72" w:author="User" w:date="2016-11-09T11:55:00Z">
        <w:r w:rsidR="003123CB" w:rsidRPr="003123CB">
          <w:rPr>
            <w:rFonts w:ascii="Times New Roman" w:hAnsi="Times New Roman" w:cs="Times New Roman" w:hint="eastAsia"/>
            <w:sz w:val="24"/>
            <w:szCs w:val="24"/>
          </w:rPr>
          <w:t xml:space="preserve"> </w:t>
        </w:r>
      </w:ins>
      <w:ins w:id="73" w:author="User" w:date="2016-11-09T12:07:00Z">
        <w:r w:rsidR="002D3440" w:rsidRPr="002D3440">
          <w:rPr>
            <w:rFonts w:ascii="Times New Roman" w:hAnsi="Times New Roman" w:cs="Times New Roman"/>
            <w:sz w:val="24"/>
            <w:szCs w:val="24"/>
          </w:rPr>
          <w:t xml:space="preserve">Consequently, there still remains obvious gap between </w:t>
        </w:r>
      </w:ins>
      <w:ins w:id="74" w:author="User" w:date="2016-11-09T12:09:00Z">
        <w:r w:rsidR="00007966">
          <w:rPr>
            <w:rFonts w:ascii="Times New Roman" w:hAnsi="Times New Roman" w:cs="Times New Roman" w:hint="eastAsia"/>
            <w:sz w:val="24"/>
            <w:szCs w:val="24"/>
          </w:rPr>
          <w:t xml:space="preserve">deep learning and </w:t>
        </w:r>
        <w:r w:rsidR="00007966" w:rsidRPr="00FF6239">
          <w:rPr>
            <w:rFonts w:ascii="Times New Roman" w:hAnsi="Times New Roman" w:cs="Times New Roman"/>
            <w:sz w:val="24"/>
            <w:szCs w:val="24"/>
          </w:rPr>
          <w:t xml:space="preserve">large-scale </w:t>
        </w:r>
        <w:r w:rsidR="00007966">
          <w:rPr>
            <w:rFonts w:ascii="Times New Roman" w:hAnsi="Times New Roman" w:cs="Times New Roman" w:hint="eastAsia"/>
            <w:sz w:val="24"/>
            <w:szCs w:val="24"/>
          </w:rPr>
          <w:t>point clouds</w:t>
        </w:r>
      </w:ins>
      <w:ins w:id="75" w:author="User" w:date="2016-11-09T12:10:00Z">
        <w:r w:rsidR="007C63F4">
          <w:rPr>
            <w:rFonts w:ascii="Times New Roman" w:hAnsi="Times New Roman" w:cs="Times New Roman" w:hint="eastAsia"/>
            <w:sz w:val="24"/>
            <w:szCs w:val="24"/>
          </w:rPr>
          <w:t>.</w:t>
        </w:r>
        <w:r w:rsidR="007C63F4" w:rsidRPr="007C63F4">
          <w:rPr>
            <w:rFonts w:ascii="Times New Roman" w:hAnsi="Times New Roman" w:cs="Times New Roman"/>
            <w:sz w:val="24"/>
            <w:szCs w:val="24"/>
          </w:rPr>
          <w:t xml:space="preserve"> </w:t>
        </w:r>
      </w:ins>
      <w:ins w:id="76" w:author="User" w:date="2016-11-10T05:40:00Z">
        <w:r w:rsidR="00F97101" w:rsidRPr="00F97101">
          <w:rPr>
            <w:rFonts w:ascii="Times New Roman" w:hAnsi="Times New Roman" w:cs="Times New Roman"/>
            <w:sz w:val="24"/>
            <w:szCs w:val="24"/>
          </w:rPr>
          <w:t>Its potential for point cloud classification</w:t>
        </w:r>
        <w:r w:rsidR="00F97101">
          <w:rPr>
            <w:rFonts w:ascii="Times New Roman" w:hAnsi="Times New Roman" w:cs="Times New Roman"/>
            <w:sz w:val="24"/>
            <w:szCs w:val="24"/>
          </w:rPr>
          <w:t xml:space="preserve"> is still relatively unexplored</w:t>
        </w:r>
      </w:ins>
      <w:ins w:id="77" w:author="User" w:date="2016-11-09T12:10:00Z">
        <w:r w:rsidR="007C63F4" w:rsidRPr="00FF6239">
          <w:rPr>
            <w:rFonts w:ascii="Times New Roman" w:hAnsi="Times New Roman" w:cs="Times New Roman"/>
            <w:sz w:val="24"/>
            <w:szCs w:val="24"/>
          </w:rPr>
          <w:t>.</w:t>
        </w:r>
      </w:ins>
    </w:p>
    <w:p w:rsidR="00F22A51" w:rsidRDefault="00635BC2" w:rsidP="009970F8">
      <w:pPr>
        <w:spacing w:line="300" w:lineRule="auto"/>
        <w:ind w:firstLineChars="50" w:firstLine="120"/>
        <w:rPr>
          <w:rFonts w:ascii="Times New Roman" w:hAnsi="Times New Roman" w:cs="Times New Roman"/>
          <w:sz w:val="24"/>
          <w:szCs w:val="24"/>
        </w:rPr>
      </w:pPr>
      <w:ins w:id="78" w:author="User" w:date="2016-11-09T11:34:00Z">
        <w:r>
          <w:rPr>
            <w:rFonts w:ascii="Times New Roman" w:hAnsi="Times New Roman" w:cs="Times New Roman"/>
            <w:sz w:val="24"/>
            <w:szCs w:val="24"/>
          </w:rPr>
          <w:t>The main difficult</w:t>
        </w:r>
        <w:r>
          <w:rPr>
            <w:rFonts w:ascii="Times New Roman" w:hAnsi="Times New Roman" w:cs="Times New Roman" w:hint="eastAsia"/>
            <w:sz w:val="24"/>
            <w:szCs w:val="24"/>
          </w:rPr>
          <w:t>y</w:t>
        </w:r>
        <w:r w:rsidRPr="008F2796">
          <w:rPr>
            <w:rFonts w:ascii="Times New Roman" w:hAnsi="Times New Roman" w:cs="Times New Roman"/>
            <w:sz w:val="24"/>
            <w:szCs w:val="24"/>
          </w:rPr>
          <w:t xml:space="preserve"> </w:t>
        </w:r>
        <w:r>
          <w:rPr>
            <w:rFonts w:ascii="Times New Roman" w:hAnsi="Times New Roman" w:cs="Times New Roman" w:hint="eastAsia"/>
            <w:sz w:val="24"/>
            <w:szCs w:val="24"/>
          </w:rPr>
          <w:t>for</w:t>
        </w:r>
        <w:r w:rsidRPr="004B5BD5">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classify points by deep learning </w:t>
        </w:r>
        <w:r w:rsidRPr="008F2796">
          <w:rPr>
            <w:rFonts w:ascii="Times New Roman" w:hAnsi="Times New Roman" w:cs="Times New Roman"/>
            <w:sz w:val="24"/>
            <w:szCs w:val="24"/>
          </w:rPr>
          <w:t>stem</w:t>
        </w:r>
        <w:r>
          <w:rPr>
            <w:rFonts w:ascii="Times New Roman" w:hAnsi="Times New Roman" w:cs="Times New Roman" w:hint="eastAsia"/>
            <w:sz w:val="24"/>
            <w:szCs w:val="24"/>
          </w:rPr>
          <w:t>s</w:t>
        </w:r>
        <w:r w:rsidRPr="008F2796">
          <w:rPr>
            <w:rFonts w:ascii="Times New Roman" w:hAnsi="Times New Roman" w:cs="Times New Roman"/>
            <w:sz w:val="24"/>
            <w:szCs w:val="24"/>
          </w:rPr>
          <w:t xml:space="preserve"> from</w:t>
        </w:r>
        <w:r>
          <w:rPr>
            <w:rFonts w:ascii="Times New Roman" w:hAnsi="Times New Roman" w:cs="Times New Roman" w:hint="eastAsia"/>
            <w:sz w:val="24"/>
            <w:szCs w:val="24"/>
          </w:rPr>
          <w:t xml:space="preserve"> the </w:t>
        </w:r>
        <w:proofErr w:type="spellStart"/>
        <w:r w:rsidRPr="009970F8">
          <w:rPr>
            <w:rFonts w:ascii="Times New Roman" w:hAnsi="Times New Roman" w:cs="Times New Roman"/>
            <w:sz w:val="24"/>
            <w:szCs w:val="24"/>
          </w:rPr>
          <w:t>inorganization</w:t>
        </w:r>
        <w:proofErr w:type="spellEnd"/>
        <w:r w:rsidRPr="009970F8">
          <w:rPr>
            <w:rFonts w:ascii="Times New Roman" w:hAnsi="Times New Roman" w:cs="Times New Roman"/>
            <w:sz w:val="24"/>
            <w:szCs w:val="24"/>
          </w:rPr>
          <w:t xml:space="preserve"> </w:t>
        </w:r>
        <w:r>
          <w:rPr>
            <w:rFonts w:ascii="Times New Roman" w:hAnsi="Times New Roman" w:cs="Times New Roman" w:hint="eastAsia"/>
            <w:sz w:val="24"/>
            <w:szCs w:val="24"/>
          </w:rPr>
          <w:t xml:space="preserve">of the point clouds. </w:t>
        </w:r>
        <w:r>
          <w:rPr>
            <w:rFonts w:ascii="Times New Roman" w:hAnsi="Times New Roman" w:cs="Times New Roman"/>
            <w:sz w:val="24"/>
            <w:szCs w:val="24"/>
          </w:rPr>
          <w:t>T</w:t>
        </w:r>
        <w:r>
          <w:rPr>
            <w:rFonts w:ascii="Times New Roman" w:hAnsi="Times New Roman" w:cs="Times New Roman" w:hint="eastAsia"/>
            <w:sz w:val="24"/>
            <w:szCs w:val="24"/>
          </w:rPr>
          <w:t xml:space="preserve">here is no clearly </w:t>
        </w:r>
        <w:r w:rsidRPr="00BE77B8">
          <w:rPr>
            <w:rFonts w:ascii="Times New Roman" w:hAnsi="Times New Roman" w:cs="Times New Roman"/>
            <w:sz w:val="24"/>
            <w:szCs w:val="24"/>
          </w:rPr>
          <w:t>neighbor</w:t>
        </w:r>
        <w:r>
          <w:rPr>
            <w:rFonts w:ascii="Times New Roman" w:hAnsi="Times New Roman" w:cs="Times New Roman" w:hint="eastAsia"/>
            <w:sz w:val="24"/>
            <w:szCs w:val="24"/>
          </w:rPr>
          <w:t xml:space="preserve">hood such as the </w:t>
        </w:r>
      </w:ins>
      <w:ins w:id="79" w:author="User" w:date="2016-11-10T04:32:00Z">
        <w:r w:rsidR="00107497" w:rsidRPr="00107497">
          <w:rPr>
            <w:rFonts w:ascii="Times New Roman" w:hAnsi="Times New Roman" w:cs="Times New Roman"/>
            <w:sz w:val="24"/>
            <w:szCs w:val="24"/>
          </w:rPr>
          <w:t xml:space="preserve">relationship of pixels in images </w:t>
        </w:r>
      </w:ins>
      <w:ins w:id="80" w:author="User" w:date="2016-11-10T04:34:00Z">
        <w:r w:rsidR="00107497">
          <w:rPr>
            <w:rFonts w:ascii="Times New Roman" w:hAnsi="Times New Roman" w:cs="Times New Roman"/>
            <w:sz w:val="24"/>
            <w:szCs w:val="24"/>
          </w:rPr>
          <w:t>which</w:t>
        </w:r>
        <w:r w:rsidR="00107497">
          <w:rPr>
            <w:rFonts w:ascii="Times New Roman" w:hAnsi="Times New Roman" w:cs="Times New Roman" w:hint="eastAsia"/>
            <w:sz w:val="24"/>
            <w:szCs w:val="24"/>
          </w:rPr>
          <w:t xml:space="preserve"> </w:t>
        </w:r>
      </w:ins>
      <w:ins w:id="81" w:author="User" w:date="2016-11-10T04:32:00Z">
        <w:r w:rsidR="00107497" w:rsidRPr="00107497">
          <w:rPr>
            <w:rFonts w:ascii="Times New Roman" w:hAnsi="Times New Roman" w:cs="Times New Roman"/>
            <w:sz w:val="24"/>
            <w:szCs w:val="24"/>
          </w:rPr>
          <w:t>can b</w:t>
        </w:r>
        <w:r w:rsidR="00107497">
          <w:rPr>
            <w:rFonts w:ascii="Times New Roman" w:hAnsi="Times New Roman" w:cs="Times New Roman"/>
            <w:sz w:val="24"/>
            <w:szCs w:val="24"/>
          </w:rPr>
          <w:t>e caught by the sliding windows</w:t>
        </w:r>
      </w:ins>
      <w:ins w:id="82" w:author="User" w:date="2016-11-09T11:34:00Z">
        <w:r>
          <w:rPr>
            <w:rFonts w:ascii="Times New Roman" w:hAnsi="Times New Roman" w:cs="Times New Roman" w:hint="eastAsia"/>
            <w:sz w:val="24"/>
            <w:szCs w:val="24"/>
          </w:rPr>
          <w:t xml:space="preserve">. </w:t>
        </w:r>
        <w:r>
          <w:rPr>
            <w:rFonts w:ascii="Times New Roman" w:hAnsi="Times New Roman" w:cs="Times New Roman"/>
            <w:sz w:val="24"/>
            <w:szCs w:val="24"/>
          </w:rPr>
          <w:t>A</w:t>
        </w:r>
        <w:r>
          <w:rPr>
            <w:rFonts w:ascii="Times New Roman" w:hAnsi="Times New Roman" w:cs="Times New Roman" w:hint="eastAsia"/>
            <w:sz w:val="24"/>
            <w:szCs w:val="24"/>
          </w:rPr>
          <w:t xml:space="preserve">lthough the nearest k points can be seen as </w:t>
        </w:r>
        <w:proofErr w:type="gramStart"/>
        <w:r>
          <w:rPr>
            <w:rFonts w:ascii="Times New Roman" w:hAnsi="Times New Roman" w:cs="Times New Roman" w:hint="eastAsia"/>
            <w:sz w:val="24"/>
            <w:szCs w:val="24"/>
          </w:rPr>
          <w:t>an</w:t>
        </w:r>
        <w:proofErr w:type="gramEnd"/>
        <w:r>
          <w:rPr>
            <w:rFonts w:ascii="Times New Roman" w:hAnsi="Times New Roman" w:cs="Times New Roman" w:hint="eastAsia"/>
            <w:sz w:val="24"/>
            <w:szCs w:val="24"/>
          </w:rPr>
          <w:t xml:space="preserve"> a</w:t>
        </w:r>
        <w:r w:rsidRPr="00BE77B8">
          <w:rPr>
            <w:rFonts w:ascii="Times New Roman" w:hAnsi="Times New Roman" w:cs="Times New Roman"/>
            <w:sz w:val="24"/>
            <w:szCs w:val="24"/>
          </w:rPr>
          <w:t>pproximation</w:t>
        </w:r>
        <w:r>
          <w:rPr>
            <w:rFonts w:ascii="Times New Roman" w:hAnsi="Times New Roman" w:cs="Times New Roman" w:hint="eastAsia"/>
            <w:sz w:val="24"/>
            <w:szCs w:val="24"/>
          </w:rPr>
          <w:t xml:space="preserve">, there </w:t>
        </w:r>
        <w:r>
          <w:rPr>
            <w:rFonts w:ascii="Times New Roman" w:hAnsi="Times New Roman" w:cs="Times New Roman"/>
            <w:sz w:val="24"/>
            <w:szCs w:val="24"/>
          </w:rPr>
          <w:t>is no explicit rank</w:t>
        </w:r>
        <w:r>
          <w:rPr>
            <w:rFonts w:ascii="Times New Roman" w:hAnsi="Times New Roman" w:cs="Times New Roman" w:hint="eastAsia"/>
            <w:sz w:val="24"/>
            <w:szCs w:val="24"/>
          </w:rPr>
          <w:t xml:space="preserve"> for the k points. </w:t>
        </w:r>
        <w:r>
          <w:rPr>
            <w:rFonts w:ascii="Times New Roman" w:hAnsi="Times New Roman" w:cs="Times New Roman"/>
            <w:sz w:val="24"/>
            <w:szCs w:val="24"/>
          </w:rPr>
          <w:t>M</w:t>
        </w:r>
        <w:r>
          <w:rPr>
            <w:rFonts w:ascii="Times New Roman" w:hAnsi="Times New Roman" w:cs="Times New Roman" w:hint="eastAsia"/>
            <w:sz w:val="24"/>
            <w:szCs w:val="24"/>
          </w:rPr>
          <w:t xml:space="preserve">oreover the nearest k </w:t>
        </w:r>
        <w:r>
          <w:rPr>
            <w:rFonts w:ascii="Times New Roman" w:hAnsi="Times New Roman" w:cs="Times New Roman"/>
            <w:sz w:val="24"/>
            <w:szCs w:val="24"/>
          </w:rPr>
          <w:t>points are</w:t>
        </w:r>
        <w:r>
          <w:rPr>
            <w:rFonts w:ascii="Times New Roman" w:hAnsi="Times New Roman" w:cs="Times New Roman" w:hint="eastAsia"/>
            <w:sz w:val="24"/>
            <w:szCs w:val="24"/>
          </w:rPr>
          <w:t xml:space="preserve"> </w:t>
        </w:r>
      </w:ins>
      <w:ins w:id="83" w:author="User" w:date="2016-11-10T04:35:00Z">
        <w:r w:rsidR="00107497">
          <w:rPr>
            <w:rFonts w:ascii="Times New Roman" w:hAnsi="Times New Roman" w:cs="Times New Roman"/>
            <w:sz w:val="24"/>
            <w:szCs w:val="24"/>
          </w:rPr>
          <w:t>affected</w:t>
        </w:r>
      </w:ins>
      <w:ins w:id="84" w:author="User" w:date="2016-11-09T11:34:00Z">
        <w:r>
          <w:rPr>
            <w:rFonts w:ascii="Times New Roman" w:hAnsi="Times New Roman" w:cs="Times New Roman" w:hint="eastAsia"/>
            <w:sz w:val="24"/>
            <w:szCs w:val="24"/>
          </w:rPr>
          <w:t xml:space="preserve"> by </w:t>
        </w:r>
        <w:r w:rsidRPr="00C10837">
          <w:rPr>
            <w:rFonts w:ascii="Times New Roman" w:hAnsi="Times New Roman" w:cs="Times New Roman"/>
            <w:sz w:val="24"/>
            <w:szCs w:val="24"/>
          </w:rPr>
          <w:t>incomplete data</w:t>
        </w:r>
        <w:r>
          <w:rPr>
            <w:rFonts w:ascii="Times New Roman" w:hAnsi="Times New Roman" w:cs="Times New Roman"/>
            <w:sz w:val="24"/>
            <w:szCs w:val="24"/>
          </w:rPr>
          <w:t xml:space="preserve"> </w:t>
        </w:r>
        <w:r>
          <w:rPr>
            <w:rFonts w:ascii="Times New Roman" w:hAnsi="Times New Roman" w:cs="Times New Roman" w:hint="eastAsia"/>
            <w:sz w:val="24"/>
            <w:szCs w:val="24"/>
          </w:rPr>
          <w:t>and uneven</w:t>
        </w:r>
        <w:r>
          <w:rPr>
            <w:rFonts w:ascii="Times New Roman" w:hAnsi="Times New Roman" w:cs="Times New Roman"/>
            <w:sz w:val="24"/>
            <w:szCs w:val="24"/>
          </w:rPr>
          <w:t xml:space="preserve"> </w:t>
        </w:r>
        <w:r w:rsidRPr="00C10837">
          <w:rPr>
            <w:rFonts w:ascii="Times New Roman" w:hAnsi="Times New Roman" w:cs="Times New Roman"/>
            <w:sz w:val="24"/>
            <w:szCs w:val="24"/>
          </w:rPr>
          <w:t xml:space="preserve">point density </w:t>
        </w:r>
        <w:r>
          <w:rPr>
            <w:rFonts w:ascii="Times New Roman" w:hAnsi="Times New Roman" w:cs="Times New Roman" w:hint="eastAsia"/>
            <w:sz w:val="24"/>
            <w:szCs w:val="24"/>
          </w:rPr>
          <w:t xml:space="preserve">which </w:t>
        </w:r>
        <w:r>
          <w:rPr>
            <w:rFonts w:ascii="Times New Roman" w:hAnsi="Times New Roman" w:cs="Times New Roman"/>
            <w:sz w:val="24"/>
            <w:szCs w:val="24"/>
          </w:rPr>
          <w:t>depend</w:t>
        </w:r>
        <w:r>
          <w:rPr>
            <w:rFonts w:ascii="Times New Roman" w:hAnsi="Times New Roman" w:cs="Times New Roman" w:hint="eastAsia"/>
            <w:sz w:val="24"/>
            <w:szCs w:val="24"/>
          </w:rPr>
          <w:t>s</w:t>
        </w:r>
        <w:r w:rsidRPr="00C10837">
          <w:rPr>
            <w:rFonts w:ascii="Times New Roman" w:hAnsi="Times New Roman" w:cs="Times New Roman"/>
            <w:sz w:val="24"/>
            <w:szCs w:val="24"/>
          </w:rPr>
          <w:t xml:space="preserve"> on the distance to the</w:t>
        </w:r>
        <w:r>
          <w:rPr>
            <w:rFonts w:ascii="Times New Roman" w:hAnsi="Times New Roman" w:cs="Times New Roman" w:hint="eastAsia"/>
            <w:sz w:val="24"/>
            <w:szCs w:val="24"/>
          </w:rPr>
          <w:t xml:space="preserve"> </w:t>
        </w:r>
        <w:r w:rsidRPr="00C10837">
          <w:rPr>
            <w:rFonts w:ascii="Times New Roman" w:hAnsi="Times New Roman" w:cs="Times New Roman"/>
            <w:sz w:val="24"/>
            <w:szCs w:val="24"/>
          </w:rPr>
          <w:t>sen</w:t>
        </w:r>
        <w:r>
          <w:rPr>
            <w:rFonts w:ascii="Times New Roman" w:hAnsi="Times New Roman" w:cs="Times New Roman"/>
            <w:sz w:val="24"/>
            <w:szCs w:val="24"/>
          </w:rPr>
          <w:t>sor and the surface orientation</w:t>
        </w:r>
        <w:r>
          <w:rPr>
            <w:rFonts w:ascii="Times New Roman" w:hAnsi="Times New Roman" w:cs="Times New Roman" w:hint="eastAsia"/>
            <w:sz w:val="24"/>
            <w:szCs w:val="24"/>
          </w:rPr>
          <w:t xml:space="preserve">. </w:t>
        </w:r>
        <w:r>
          <w:rPr>
            <w:rFonts w:ascii="Times New Roman" w:hAnsi="Times New Roman" w:cs="Times New Roman"/>
            <w:sz w:val="24"/>
            <w:szCs w:val="24"/>
          </w:rPr>
          <w:t>H</w:t>
        </w:r>
        <w:r>
          <w:rPr>
            <w:rFonts w:ascii="Times New Roman" w:hAnsi="Times New Roman" w:cs="Times New Roman" w:hint="eastAsia"/>
            <w:sz w:val="24"/>
            <w:szCs w:val="24"/>
          </w:rPr>
          <w:t xml:space="preserve">owever, the </w:t>
        </w:r>
        <w:r w:rsidRPr="009970F8">
          <w:rPr>
            <w:rFonts w:ascii="Times New Roman" w:hAnsi="Times New Roman" w:cs="Times New Roman"/>
            <w:sz w:val="24"/>
            <w:szCs w:val="24"/>
          </w:rPr>
          <w:t>organization</w:t>
        </w:r>
        <w:r>
          <w:rPr>
            <w:rFonts w:ascii="Times New Roman" w:hAnsi="Times New Roman" w:cs="Times New Roman"/>
            <w:sz w:val="24"/>
            <w:szCs w:val="24"/>
          </w:rPr>
          <w:t xml:space="preserve"> describes</w:t>
        </w:r>
        <w:r>
          <w:rPr>
            <w:rFonts w:ascii="Times New Roman" w:hAnsi="Times New Roman" w:cs="Times New Roman" w:hint="eastAsia"/>
            <w:sz w:val="24"/>
            <w:szCs w:val="24"/>
          </w:rPr>
          <w:t xml:space="preserve"> the spatial </w:t>
        </w:r>
        <w:r>
          <w:rPr>
            <w:rFonts w:ascii="Times New Roman" w:hAnsi="Times New Roman" w:cs="Times New Roman"/>
            <w:sz w:val="24"/>
            <w:szCs w:val="24"/>
          </w:rPr>
          <w:t>structure which is</w:t>
        </w:r>
        <w:r>
          <w:rPr>
            <w:rFonts w:ascii="Times New Roman" w:hAnsi="Times New Roman" w:cs="Times New Roman" w:hint="eastAsia"/>
            <w:sz w:val="24"/>
            <w:szCs w:val="24"/>
          </w:rPr>
          <w:t xml:space="preserve"> the most important information for point clouds. As point clouds only supply the </w:t>
        </w:r>
        <w:r>
          <w:rPr>
            <w:rFonts w:ascii="Times New Roman" w:hAnsi="Times New Roman" w:cs="Times New Roman"/>
            <w:sz w:val="24"/>
            <w:szCs w:val="24"/>
          </w:rPr>
          <w:t>position</w:t>
        </w:r>
        <w:r>
          <w:rPr>
            <w:rFonts w:ascii="Times New Roman" w:hAnsi="Times New Roman" w:cs="Times New Roman" w:hint="eastAsia"/>
            <w:sz w:val="24"/>
            <w:szCs w:val="24"/>
          </w:rPr>
          <w:t xml:space="preserve"> of points, we can not classify a point only by its </w:t>
        </w:r>
        <w:r>
          <w:rPr>
            <w:rFonts w:ascii="Times New Roman" w:hAnsi="Times New Roman" w:cs="Times New Roman"/>
            <w:sz w:val="24"/>
            <w:szCs w:val="24"/>
          </w:rPr>
          <w:t>position</w:t>
        </w:r>
        <w:r>
          <w:rPr>
            <w:rFonts w:ascii="Times New Roman" w:hAnsi="Times New Roman" w:cs="Times New Roman" w:hint="eastAsia"/>
            <w:sz w:val="24"/>
            <w:szCs w:val="24"/>
          </w:rPr>
          <w:t xml:space="preserve"> </w:t>
        </w:r>
        <w:r w:rsidR="001D37D8">
          <w:rPr>
            <w:rFonts w:ascii="Times New Roman" w:hAnsi="Times New Roman" w:cs="Times New Roman" w:hint="eastAsia"/>
            <w:sz w:val="24"/>
            <w:szCs w:val="24"/>
          </w:rPr>
          <w:t>but</w:t>
        </w:r>
      </w:ins>
      <w:ins w:id="85" w:author="User" w:date="2016-11-09T12:37:00Z">
        <w:r w:rsidR="001D37D8">
          <w:rPr>
            <w:rFonts w:ascii="Times New Roman" w:hAnsi="Times New Roman" w:cs="Times New Roman" w:hint="eastAsia"/>
            <w:sz w:val="24"/>
            <w:szCs w:val="24"/>
          </w:rPr>
          <w:t xml:space="preserve"> by </w:t>
        </w:r>
      </w:ins>
      <w:ins w:id="86" w:author="User" w:date="2016-11-09T11:34:00Z">
        <w:r>
          <w:rPr>
            <w:rFonts w:ascii="Times New Roman" w:hAnsi="Times New Roman" w:cs="Times New Roman" w:hint="eastAsia"/>
            <w:sz w:val="24"/>
            <w:szCs w:val="24"/>
          </w:rPr>
          <w:t>the shape of the points around it.</w:t>
        </w:r>
      </w:ins>
      <w:ins w:id="87" w:author="User" w:date="2016-11-09T12:37:00Z">
        <w:r w:rsidR="001D37D8">
          <w:rPr>
            <w:rFonts w:ascii="Times New Roman" w:hAnsi="Times New Roman" w:cs="Times New Roman" w:hint="eastAsia"/>
            <w:sz w:val="24"/>
            <w:szCs w:val="24"/>
          </w:rPr>
          <w:t xml:space="preserve"> </w:t>
        </w:r>
      </w:ins>
      <w:ins w:id="88" w:author="User" w:date="2016-11-09T12:38:00Z">
        <w:r w:rsidR="001D37D8">
          <w:rPr>
            <w:rFonts w:ascii="Times New Roman" w:hAnsi="Times New Roman" w:cs="Times New Roman" w:hint="eastAsia"/>
            <w:sz w:val="24"/>
            <w:szCs w:val="24"/>
          </w:rPr>
          <w:t xml:space="preserve"> </w:t>
        </w:r>
      </w:ins>
      <w:ins w:id="89" w:author="User" w:date="2016-11-09T12:37:00Z">
        <w:r w:rsidR="001D37D8">
          <w:rPr>
            <w:rFonts w:ascii="Times New Roman" w:hAnsi="Times New Roman" w:cs="Times New Roman"/>
            <w:sz w:val="24"/>
            <w:szCs w:val="24"/>
          </w:rPr>
          <w:t>T</w:t>
        </w:r>
        <w:r w:rsidR="001D37D8">
          <w:rPr>
            <w:rFonts w:ascii="Times New Roman" w:hAnsi="Times New Roman" w:cs="Times New Roman" w:hint="eastAsia"/>
            <w:sz w:val="24"/>
            <w:szCs w:val="24"/>
          </w:rPr>
          <w:t xml:space="preserve">herefore, </w:t>
        </w:r>
      </w:ins>
      <w:ins w:id="90" w:author="User" w:date="2016-11-09T13:31:00Z">
        <w:r w:rsidR="00414C05" w:rsidRPr="00414C05">
          <w:rPr>
            <w:rFonts w:ascii="Times New Roman" w:hAnsi="Times New Roman" w:cs="Times New Roman"/>
            <w:sz w:val="24"/>
            <w:szCs w:val="24"/>
          </w:rPr>
          <w:t>except</w:t>
        </w:r>
      </w:ins>
      <w:ins w:id="91" w:author="User" w:date="2016-11-09T12:39:00Z">
        <w:r w:rsidR="001D37D8">
          <w:rPr>
            <w:rFonts w:ascii="Times New Roman" w:hAnsi="Times New Roman" w:cs="Times New Roman" w:hint="eastAsia"/>
            <w:sz w:val="24"/>
            <w:szCs w:val="24"/>
          </w:rPr>
          <w:t xml:space="preserve"> the </w:t>
        </w:r>
        <w:r w:rsidR="001D37D8" w:rsidRPr="00FF6239">
          <w:rPr>
            <w:rFonts w:ascii="Times New Roman" w:hAnsi="Times New Roman" w:cs="Times New Roman"/>
            <w:sz w:val="24"/>
            <w:szCs w:val="24"/>
          </w:rPr>
          <w:t>rasterization</w:t>
        </w:r>
        <w:r w:rsidR="001D37D8">
          <w:rPr>
            <w:rFonts w:ascii="Times New Roman" w:hAnsi="Times New Roman" w:cs="Times New Roman" w:hint="eastAsia"/>
            <w:sz w:val="24"/>
            <w:szCs w:val="24"/>
          </w:rPr>
          <w:t xml:space="preserve">, </w:t>
        </w:r>
      </w:ins>
      <w:ins w:id="92" w:author="User" w:date="2016-11-09T13:34:00Z">
        <w:r w:rsidR="00D84CDF" w:rsidRPr="00D84CDF">
          <w:rPr>
            <w:rFonts w:ascii="Times New Roman" w:hAnsi="Times New Roman" w:cs="Times New Roman"/>
            <w:sz w:val="24"/>
            <w:szCs w:val="24"/>
          </w:rPr>
          <w:t xml:space="preserve">we propose to proceed </w:t>
        </w:r>
        <w:r w:rsidR="00D84CDF">
          <w:rPr>
            <w:rFonts w:ascii="Times New Roman" w:hAnsi="Times New Roman" w:cs="Times New Roman" w:hint="eastAsia"/>
            <w:sz w:val="24"/>
            <w:szCs w:val="24"/>
          </w:rPr>
          <w:t>another way</w:t>
        </w:r>
      </w:ins>
      <w:ins w:id="93" w:author="User" w:date="2016-11-10T04:36:00Z">
        <w:r w:rsidR="00107497">
          <w:rPr>
            <w:rFonts w:ascii="Times New Roman" w:hAnsi="Times New Roman" w:cs="Times New Roman" w:hint="eastAsia"/>
            <w:sz w:val="24"/>
            <w:szCs w:val="24"/>
          </w:rPr>
          <w:t>. We</w:t>
        </w:r>
      </w:ins>
      <w:ins w:id="94" w:author="User" w:date="2016-11-09T13:34:00Z">
        <w:r w:rsidR="00D84CDF">
          <w:rPr>
            <w:rFonts w:ascii="Times New Roman" w:hAnsi="Times New Roman" w:cs="Times New Roman" w:hint="eastAsia"/>
            <w:sz w:val="24"/>
            <w:szCs w:val="24"/>
          </w:rPr>
          <w:t xml:space="preserve"> </w:t>
        </w:r>
      </w:ins>
      <w:ins w:id="95" w:author="User" w:date="2016-11-09T12:39:00Z">
        <w:r w:rsidR="001D37D8">
          <w:rPr>
            <w:rFonts w:ascii="Times New Roman" w:hAnsi="Times New Roman" w:cs="Times New Roman" w:hint="eastAsia"/>
            <w:sz w:val="24"/>
            <w:szCs w:val="24"/>
          </w:rPr>
          <w:t>cluster the points to</w:t>
        </w:r>
      </w:ins>
      <w:ins w:id="96" w:author="User" w:date="2016-11-09T12:40:00Z">
        <w:r w:rsidR="001D37D8">
          <w:rPr>
            <w:rFonts w:ascii="Times New Roman" w:hAnsi="Times New Roman" w:cs="Times New Roman" w:hint="eastAsia"/>
            <w:sz w:val="24"/>
            <w:szCs w:val="24"/>
          </w:rPr>
          <w:t xml:space="preserve"> point</w:t>
        </w:r>
      </w:ins>
      <w:ins w:id="97" w:author="User" w:date="2016-11-09T12:39:00Z">
        <w:r w:rsidR="001D37D8">
          <w:rPr>
            <w:rFonts w:ascii="Times New Roman" w:hAnsi="Times New Roman" w:cs="Times New Roman" w:hint="eastAsia"/>
            <w:sz w:val="24"/>
            <w:szCs w:val="24"/>
          </w:rPr>
          <w:t xml:space="preserve"> clusters</w:t>
        </w:r>
      </w:ins>
      <w:ins w:id="98" w:author="User" w:date="2016-11-09T13:35:00Z">
        <w:r w:rsidR="00121D03">
          <w:rPr>
            <w:rFonts w:ascii="Times New Roman" w:hAnsi="Times New Roman" w:cs="Times New Roman" w:hint="eastAsia"/>
            <w:sz w:val="24"/>
            <w:szCs w:val="24"/>
          </w:rPr>
          <w:t xml:space="preserve"> and describe the cluster</w:t>
        </w:r>
      </w:ins>
      <w:ins w:id="99" w:author="User" w:date="2016-11-09T13:37:00Z">
        <w:r w:rsidR="00AC6B2F">
          <w:rPr>
            <w:rFonts w:ascii="Times New Roman" w:hAnsi="Times New Roman" w:cs="Times New Roman" w:hint="eastAsia"/>
            <w:sz w:val="24"/>
            <w:szCs w:val="24"/>
          </w:rPr>
          <w:t>s</w:t>
        </w:r>
      </w:ins>
      <w:ins w:id="100" w:author="User" w:date="2016-11-09T13:35:00Z">
        <w:r w:rsidR="00121D03">
          <w:rPr>
            <w:rFonts w:ascii="Times New Roman" w:hAnsi="Times New Roman" w:cs="Times New Roman" w:hint="eastAsia"/>
            <w:sz w:val="24"/>
            <w:szCs w:val="24"/>
          </w:rPr>
          <w:t xml:space="preserve"> by the points</w:t>
        </w:r>
      </w:ins>
      <w:ins w:id="101" w:author="User" w:date="2016-11-09T13:37:00Z">
        <w:r w:rsidR="00AC6B2F">
          <w:rPr>
            <w:rFonts w:ascii="Times New Roman" w:hAnsi="Times New Roman" w:cs="Times New Roman" w:hint="eastAsia"/>
            <w:sz w:val="24"/>
            <w:szCs w:val="24"/>
          </w:rPr>
          <w:t xml:space="preserve"> in them</w:t>
        </w:r>
      </w:ins>
      <w:ins w:id="102" w:author="User" w:date="2016-11-09T12:43:00Z">
        <w:r w:rsidR="00F22A51">
          <w:rPr>
            <w:rFonts w:ascii="Times New Roman" w:hAnsi="Times New Roman" w:cs="Times New Roman" w:hint="eastAsia"/>
            <w:sz w:val="24"/>
            <w:szCs w:val="24"/>
          </w:rPr>
          <w:t xml:space="preserve">. </w:t>
        </w:r>
      </w:ins>
      <w:bookmarkStart w:id="103" w:name="OLE_LINK5"/>
      <w:bookmarkStart w:id="104" w:name="OLE_LINK6"/>
    </w:p>
    <w:p w:rsidR="00BC4273" w:rsidDel="005214C7" w:rsidRDefault="00BC4273" w:rsidP="00BC4273">
      <w:pPr>
        <w:spacing w:line="300" w:lineRule="auto"/>
        <w:ind w:firstLineChars="50" w:firstLine="120"/>
        <w:rPr>
          <w:del w:id="105" w:author="User" w:date="2016-11-09T13:11:00Z"/>
          <w:rFonts w:ascii="Times New Roman" w:hAnsi="Times New Roman" w:cs="Times New Roman"/>
          <w:sz w:val="24"/>
          <w:szCs w:val="24"/>
        </w:rPr>
      </w:pPr>
      <w:r w:rsidRPr="00473395">
        <w:rPr>
          <w:rFonts w:ascii="Times New Roman" w:hAnsi="Times New Roman" w:cs="Times New Roman"/>
          <w:sz w:val="24"/>
          <w:szCs w:val="24"/>
        </w:rPr>
        <w:t xml:space="preserve">In this paper, </w:t>
      </w:r>
      <w:r w:rsidRPr="0001360E">
        <w:rPr>
          <w:rFonts w:ascii="Times New Roman" w:hAnsi="Times New Roman" w:cs="Times New Roman"/>
          <w:sz w:val="24"/>
          <w:szCs w:val="24"/>
        </w:rPr>
        <w:t>a</w:t>
      </w:r>
      <w:r>
        <w:rPr>
          <w:rFonts w:ascii="Times New Roman" w:hAnsi="Times New Roman" w:cs="Times New Roman" w:hint="eastAsia"/>
          <w:sz w:val="24"/>
          <w:szCs w:val="24"/>
        </w:rPr>
        <w:t xml:space="preserve"> deep </w:t>
      </w:r>
      <w:r w:rsidRPr="0001360E">
        <w:rPr>
          <w:rFonts w:ascii="Times New Roman" w:hAnsi="Times New Roman" w:cs="Times New Roman"/>
          <w:sz w:val="24"/>
          <w:szCs w:val="24"/>
        </w:rPr>
        <w:t>neural network</w:t>
      </w:r>
      <w:r>
        <w:rPr>
          <w:rFonts w:ascii="Times New Roman" w:hAnsi="Times New Roman" w:cs="Times New Roman" w:hint="eastAsia"/>
          <w:sz w:val="24"/>
          <w:szCs w:val="24"/>
        </w:rPr>
        <w:t xml:space="preserve"> with spatial pooling (DNNSP) </w:t>
      </w:r>
      <w:r w:rsidRPr="00473395">
        <w:rPr>
          <w:rFonts w:ascii="Times New Roman" w:hAnsi="Times New Roman" w:cs="Times New Roman"/>
          <w:sz w:val="24"/>
          <w:szCs w:val="24"/>
        </w:rPr>
        <w:t xml:space="preserve">that exploits rich relational information derived from the scene 3D point cloud is proposed to classify a raw point cloud without </w:t>
      </w:r>
      <w:bookmarkStart w:id="106" w:name="OLE_LINK12"/>
      <w:r w:rsidRPr="00473395">
        <w:rPr>
          <w:rFonts w:ascii="Times New Roman" w:hAnsi="Times New Roman" w:cs="Times New Roman"/>
          <w:sz w:val="24"/>
          <w:szCs w:val="24"/>
        </w:rPr>
        <w:t>rasterization</w:t>
      </w:r>
      <w:bookmarkEnd w:id="106"/>
      <w:del w:id="107" w:author="User" w:date="2016-11-09T13:12:00Z">
        <w:r w:rsidRPr="00473395" w:rsidDel="005214C7">
          <w:rPr>
            <w:rFonts w:ascii="Times New Roman" w:hAnsi="Times New Roman" w:cs="Times New Roman"/>
            <w:sz w:val="24"/>
            <w:szCs w:val="24"/>
          </w:rPr>
          <w:delText xml:space="preserve">. </w:delText>
        </w:r>
      </w:del>
      <w:ins w:id="108" w:author="User" w:date="2016-11-09T13:12:00Z">
        <w:r w:rsidR="005214C7" w:rsidRPr="00473395">
          <w:rPr>
            <w:rFonts w:ascii="Times New Roman" w:hAnsi="Times New Roman" w:cs="Times New Roman"/>
            <w:sz w:val="24"/>
            <w:szCs w:val="24"/>
          </w:rPr>
          <w:t>.</w:t>
        </w:r>
        <w:r w:rsidR="005214C7">
          <w:rPr>
            <w:rFonts w:ascii="Times New Roman" w:hAnsi="Times New Roman" w:cs="Times New Roman" w:hint="eastAsia"/>
            <w:sz w:val="24"/>
            <w:szCs w:val="24"/>
          </w:rPr>
          <w:t xml:space="preserve"> </w:t>
        </w:r>
      </w:ins>
      <w:ins w:id="109" w:author="User" w:date="2016-11-09T13:03:00Z">
        <w:r w:rsidR="005214C7">
          <w:rPr>
            <w:rFonts w:ascii="Times New Roman" w:hAnsi="Times New Roman" w:cs="Times New Roman"/>
            <w:sz w:val="24"/>
            <w:szCs w:val="24"/>
          </w:rPr>
          <w:t>T</w:t>
        </w:r>
        <w:r w:rsidR="005214C7">
          <w:rPr>
            <w:rFonts w:ascii="Times New Roman" w:hAnsi="Times New Roman" w:cs="Times New Roman" w:hint="eastAsia"/>
            <w:sz w:val="24"/>
            <w:szCs w:val="24"/>
          </w:rPr>
          <w:t>o</w:t>
        </w:r>
      </w:ins>
      <w:ins w:id="110" w:author="User" w:date="2016-11-09T13:12:00Z">
        <w:r w:rsidR="005214C7">
          <w:rPr>
            <w:rFonts w:ascii="Times New Roman" w:hAnsi="Times New Roman" w:cs="Times New Roman" w:hint="eastAsia"/>
            <w:sz w:val="24"/>
            <w:szCs w:val="24"/>
          </w:rPr>
          <w:t xml:space="preserve"> </w:t>
        </w:r>
      </w:ins>
      <w:ins w:id="111" w:author="User" w:date="2016-11-09T13:04:00Z">
        <w:r w:rsidR="005214C7">
          <w:rPr>
            <w:rFonts w:ascii="Times New Roman" w:hAnsi="Times New Roman" w:cs="Times New Roman" w:hint="eastAsia"/>
            <w:sz w:val="24"/>
            <w:szCs w:val="24"/>
          </w:rPr>
          <w:t>avoid</w:t>
        </w:r>
        <w:r w:rsidR="005214C7" w:rsidRPr="005214C7">
          <w:rPr>
            <w:rFonts w:ascii="Times New Roman" w:hAnsi="Times New Roman" w:cs="Times New Roman"/>
            <w:sz w:val="24"/>
            <w:szCs w:val="24"/>
          </w:rPr>
          <w:t xml:space="preserve"> </w:t>
        </w:r>
        <w:r w:rsidR="005214C7" w:rsidRPr="00473395">
          <w:rPr>
            <w:rFonts w:ascii="Times New Roman" w:hAnsi="Times New Roman" w:cs="Times New Roman"/>
            <w:sz w:val="24"/>
            <w:szCs w:val="24"/>
          </w:rPr>
          <w:t>rasterization</w:t>
        </w:r>
        <w:r w:rsidR="005214C7">
          <w:rPr>
            <w:rFonts w:ascii="Times New Roman" w:hAnsi="Times New Roman" w:cs="Times New Roman" w:hint="eastAsia"/>
            <w:sz w:val="24"/>
            <w:szCs w:val="24"/>
          </w:rPr>
          <w:t>, we do the representations for point features and then</w:t>
        </w:r>
      </w:ins>
      <w:ins w:id="112" w:author="User" w:date="2016-11-09T13:08:00Z">
        <w:r w:rsidR="005214C7">
          <w:rPr>
            <w:rFonts w:ascii="Times New Roman" w:hAnsi="Times New Roman" w:cs="Times New Roman" w:hint="eastAsia"/>
            <w:sz w:val="24"/>
            <w:szCs w:val="24"/>
          </w:rPr>
          <w:t xml:space="preserve"> </w:t>
        </w:r>
      </w:ins>
      <w:ins w:id="113" w:author="User" w:date="2016-11-10T03:07:00Z">
        <w:r w:rsidR="00F552DB">
          <w:rPr>
            <w:rFonts w:ascii="Times New Roman" w:hAnsi="Times New Roman" w:cs="Times New Roman" w:hint="eastAsia"/>
            <w:sz w:val="24"/>
            <w:szCs w:val="24"/>
          </w:rPr>
          <w:t xml:space="preserve">do </w:t>
        </w:r>
      </w:ins>
      <w:ins w:id="114" w:author="User" w:date="2016-11-09T13:08:00Z">
        <w:r w:rsidR="005214C7">
          <w:rPr>
            <w:rFonts w:ascii="Times New Roman" w:hAnsi="Times New Roman" w:cs="Times New Roman" w:hint="eastAsia"/>
            <w:sz w:val="24"/>
            <w:szCs w:val="24"/>
          </w:rPr>
          <w:t>average</w:t>
        </w:r>
      </w:ins>
      <w:ins w:id="115" w:author="User" w:date="2016-11-09T13:04:00Z">
        <w:r w:rsidR="005214C7">
          <w:rPr>
            <w:rFonts w:ascii="Times New Roman" w:hAnsi="Times New Roman" w:cs="Times New Roman" w:hint="eastAsia"/>
            <w:sz w:val="24"/>
            <w:szCs w:val="24"/>
          </w:rPr>
          <w:t xml:space="preserve"> </w:t>
        </w:r>
      </w:ins>
      <w:ins w:id="116" w:author="User" w:date="2016-11-10T03:08:00Z">
        <w:r w:rsidR="00F552DB">
          <w:rPr>
            <w:rFonts w:ascii="Times New Roman" w:hAnsi="Times New Roman" w:cs="Times New Roman"/>
            <w:sz w:val="24"/>
            <w:szCs w:val="24"/>
          </w:rPr>
          <w:t>pooling</w:t>
        </w:r>
        <w:r w:rsidR="00F552DB">
          <w:rPr>
            <w:rFonts w:ascii="Times New Roman" w:hAnsi="Times New Roman" w:cs="Times New Roman" w:hint="eastAsia"/>
            <w:sz w:val="24"/>
            <w:szCs w:val="24"/>
          </w:rPr>
          <w:t xml:space="preserve"> for</w:t>
        </w:r>
      </w:ins>
      <w:ins w:id="117" w:author="User" w:date="2016-11-09T13:04:00Z">
        <w:r w:rsidR="005214C7">
          <w:rPr>
            <w:rFonts w:ascii="Times New Roman" w:hAnsi="Times New Roman" w:cs="Times New Roman" w:hint="eastAsia"/>
            <w:sz w:val="24"/>
            <w:szCs w:val="24"/>
          </w:rPr>
          <w:t xml:space="preserve"> them to </w:t>
        </w:r>
      </w:ins>
      <w:ins w:id="118" w:author="User" w:date="2016-11-09T13:08:00Z">
        <w:r w:rsidR="005214C7">
          <w:rPr>
            <w:rFonts w:ascii="Times New Roman" w:hAnsi="Times New Roman" w:cs="Times New Roman" w:hint="eastAsia"/>
            <w:sz w:val="24"/>
            <w:szCs w:val="24"/>
          </w:rPr>
          <w:t>cluster feature</w:t>
        </w:r>
      </w:ins>
      <w:ins w:id="119" w:author="User" w:date="2016-11-09T13:03:00Z">
        <w:r w:rsidR="005214C7">
          <w:rPr>
            <w:rFonts w:ascii="Times New Roman" w:hAnsi="Times New Roman" w:cs="Times New Roman" w:hint="eastAsia"/>
            <w:sz w:val="24"/>
            <w:szCs w:val="24"/>
          </w:rPr>
          <w:t xml:space="preserve">. </w:t>
        </w:r>
      </w:ins>
      <w:ins w:id="120" w:author="User" w:date="2016-11-09T13:12:00Z">
        <w:r w:rsidR="005214C7">
          <w:rPr>
            <w:rFonts w:ascii="Times New Roman" w:hAnsi="Times New Roman" w:cs="Times New Roman" w:hint="eastAsia"/>
            <w:sz w:val="24"/>
            <w:szCs w:val="24"/>
          </w:rPr>
          <w:t>To</w:t>
        </w:r>
      </w:ins>
      <w:ins w:id="121" w:author="User" w:date="2016-11-09T13:02:00Z">
        <w:r w:rsidR="008A257F">
          <w:rPr>
            <w:rFonts w:ascii="Times New Roman" w:hAnsi="Times New Roman" w:cs="Times New Roman" w:hint="eastAsia"/>
            <w:sz w:val="24"/>
            <w:szCs w:val="24"/>
          </w:rPr>
          <w:t xml:space="preserve"> </w:t>
        </w:r>
        <w:r w:rsidR="008A257F" w:rsidRPr="008A257F">
          <w:rPr>
            <w:rFonts w:ascii="Times New Roman" w:hAnsi="Times New Roman" w:cs="Times New Roman"/>
            <w:sz w:val="24"/>
            <w:szCs w:val="24"/>
          </w:rPr>
          <w:t>utiliz</w:t>
        </w:r>
      </w:ins>
      <w:ins w:id="122" w:author="User" w:date="2016-11-09T13:12:00Z">
        <w:r w:rsidR="005214C7">
          <w:rPr>
            <w:rFonts w:ascii="Times New Roman" w:hAnsi="Times New Roman" w:cs="Times New Roman" w:hint="eastAsia"/>
            <w:sz w:val="24"/>
            <w:szCs w:val="24"/>
          </w:rPr>
          <w:t>e</w:t>
        </w:r>
      </w:ins>
      <w:ins w:id="123" w:author="User" w:date="2016-11-09T13:02:00Z">
        <w:r w:rsidR="008A257F" w:rsidRPr="008A257F">
          <w:rPr>
            <w:rFonts w:ascii="Times New Roman" w:hAnsi="Times New Roman" w:cs="Times New Roman" w:hint="eastAsia"/>
            <w:sz w:val="24"/>
            <w:szCs w:val="24"/>
          </w:rPr>
          <w:t xml:space="preserve"> </w:t>
        </w:r>
        <w:r w:rsidR="008A257F">
          <w:rPr>
            <w:rFonts w:ascii="Times New Roman" w:hAnsi="Times New Roman" w:cs="Times New Roman" w:hint="eastAsia"/>
            <w:sz w:val="24"/>
            <w:szCs w:val="24"/>
          </w:rPr>
          <w:t xml:space="preserve">the spatial structure, </w:t>
        </w:r>
      </w:ins>
      <w:ins w:id="124" w:author="User" w:date="2016-11-09T13:03:00Z">
        <w:r w:rsidR="008A257F">
          <w:rPr>
            <w:rFonts w:ascii="Times New Roman" w:hAnsi="Times New Roman" w:cs="Times New Roman" w:hint="eastAsia"/>
            <w:sz w:val="24"/>
            <w:szCs w:val="24"/>
          </w:rPr>
          <w:t>w</w:t>
        </w:r>
      </w:ins>
      <w:ins w:id="125" w:author="User" w:date="2016-11-09T12:57:00Z">
        <w:r w:rsidR="008A257F">
          <w:rPr>
            <w:rFonts w:ascii="Times New Roman" w:hAnsi="Times New Roman" w:cs="Times New Roman" w:hint="eastAsia"/>
            <w:sz w:val="24"/>
            <w:szCs w:val="24"/>
          </w:rPr>
          <w:t xml:space="preserve">e </w:t>
        </w:r>
      </w:ins>
      <w:ins w:id="126" w:author="User" w:date="2016-11-09T12:58:00Z">
        <w:r w:rsidR="005214C7">
          <w:rPr>
            <w:rFonts w:ascii="Times New Roman" w:hAnsi="Times New Roman" w:cs="Times New Roman" w:hint="eastAsia"/>
            <w:sz w:val="24"/>
            <w:szCs w:val="24"/>
          </w:rPr>
          <w:t xml:space="preserve">construct </w:t>
        </w:r>
        <w:proofErr w:type="spellStart"/>
        <w:r w:rsidR="005214C7">
          <w:rPr>
            <w:rFonts w:ascii="Times New Roman" w:hAnsi="Times New Roman" w:cs="Times New Roman" w:hint="eastAsia"/>
            <w:sz w:val="24"/>
            <w:szCs w:val="24"/>
          </w:rPr>
          <w:t>DMst</w:t>
        </w:r>
        <w:proofErr w:type="spellEnd"/>
        <w:r w:rsidR="005214C7">
          <w:rPr>
            <w:rFonts w:ascii="Times New Roman" w:hAnsi="Times New Roman" w:cs="Times New Roman" w:hint="eastAsia"/>
            <w:sz w:val="24"/>
            <w:szCs w:val="24"/>
          </w:rPr>
          <w:t xml:space="preserve"> for the point</w:t>
        </w:r>
      </w:ins>
      <w:ins w:id="127" w:author="User" w:date="2016-11-09T13:09:00Z">
        <w:r w:rsidR="005214C7">
          <w:rPr>
            <w:rFonts w:ascii="Times New Roman" w:hAnsi="Times New Roman" w:cs="Times New Roman" w:hint="eastAsia"/>
            <w:sz w:val="24"/>
            <w:szCs w:val="24"/>
          </w:rPr>
          <w:t xml:space="preserve">s of clusters </w:t>
        </w:r>
      </w:ins>
      <w:ins w:id="128" w:author="User" w:date="2016-11-09T12:58:00Z">
        <w:r w:rsidR="008A257F">
          <w:rPr>
            <w:rFonts w:ascii="Times New Roman" w:hAnsi="Times New Roman" w:cs="Times New Roman" w:hint="eastAsia"/>
            <w:sz w:val="24"/>
            <w:szCs w:val="24"/>
          </w:rPr>
          <w:t xml:space="preserve">and </w:t>
        </w:r>
      </w:ins>
      <w:ins w:id="129" w:author="User" w:date="2016-11-10T02:59:00Z">
        <w:r w:rsidR="002D67FB">
          <w:rPr>
            <w:rFonts w:ascii="Times New Roman" w:hAnsi="Times New Roman" w:cs="Times New Roman" w:hint="eastAsia"/>
            <w:sz w:val="24"/>
            <w:szCs w:val="24"/>
          </w:rPr>
          <w:t xml:space="preserve">do the </w:t>
        </w:r>
        <w:proofErr w:type="spellStart"/>
        <w:r w:rsidR="002D67FB">
          <w:rPr>
            <w:rFonts w:ascii="Times New Roman" w:hAnsi="Times New Roman" w:cs="Times New Roman" w:hint="eastAsia"/>
            <w:sz w:val="24"/>
            <w:szCs w:val="24"/>
          </w:rPr>
          <w:t>DMst</w:t>
        </w:r>
        <w:proofErr w:type="spellEnd"/>
        <w:r w:rsidR="002D67FB">
          <w:rPr>
            <w:rFonts w:ascii="Times New Roman" w:hAnsi="Times New Roman" w:cs="Times New Roman" w:hint="eastAsia"/>
            <w:sz w:val="24"/>
            <w:szCs w:val="24"/>
          </w:rPr>
          <w:t xml:space="preserve">-based </w:t>
        </w:r>
      </w:ins>
      <w:ins w:id="130" w:author="User" w:date="2016-11-09T12:58:00Z">
        <w:r w:rsidR="008A257F">
          <w:rPr>
            <w:rFonts w:ascii="Times New Roman" w:hAnsi="Times New Roman" w:cs="Times New Roman" w:hint="eastAsia"/>
            <w:sz w:val="24"/>
            <w:szCs w:val="24"/>
          </w:rPr>
          <w:t>pool</w:t>
        </w:r>
      </w:ins>
      <w:ins w:id="131" w:author="User" w:date="2016-11-10T02:59:00Z">
        <w:r w:rsidR="002D67FB">
          <w:rPr>
            <w:rFonts w:ascii="Times New Roman" w:hAnsi="Times New Roman" w:cs="Times New Roman" w:hint="eastAsia"/>
            <w:sz w:val="24"/>
            <w:szCs w:val="24"/>
          </w:rPr>
          <w:t>ing</w:t>
        </w:r>
      </w:ins>
      <w:ins w:id="132" w:author="User" w:date="2016-11-09T12:58:00Z">
        <w:r w:rsidR="008A257F">
          <w:rPr>
            <w:rFonts w:ascii="Times New Roman" w:hAnsi="Times New Roman" w:cs="Times New Roman" w:hint="eastAsia"/>
            <w:sz w:val="24"/>
            <w:szCs w:val="24"/>
          </w:rPr>
          <w:t xml:space="preserve"> </w:t>
        </w:r>
      </w:ins>
      <w:ins w:id="133" w:author="User" w:date="2016-11-10T02:59:00Z">
        <w:r w:rsidR="002D67FB">
          <w:rPr>
            <w:rFonts w:ascii="Times New Roman" w:hAnsi="Times New Roman" w:cs="Times New Roman" w:hint="eastAsia"/>
            <w:sz w:val="24"/>
            <w:szCs w:val="24"/>
          </w:rPr>
          <w:t xml:space="preserve">for </w:t>
        </w:r>
      </w:ins>
      <w:ins w:id="134" w:author="User" w:date="2016-11-09T12:58:00Z">
        <w:r w:rsidR="008A257F">
          <w:rPr>
            <w:rFonts w:ascii="Times New Roman" w:hAnsi="Times New Roman" w:cs="Times New Roman" w:hint="eastAsia"/>
            <w:sz w:val="24"/>
            <w:szCs w:val="24"/>
          </w:rPr>
          <w:t xml:space="preserve">the points by the </w:t>
        </w:r>
      </w:ins>
      <w:ins w:id="135" w:author="User" w:date="2016-11-09T13:01:00Z">
        <w:r w:rsidR="008A257F">
          <w:rPr>
            <w:rFonts w:ascii="Times New Roman" w:hAnsi="Times New Roman" w:cs="Times New Roman"/>
            <w:sz w:val="24"/>
            <w:szCs w:val="24"/>
          </w:rPr>
          <w:t>organization</w:t>
        </w:r>
        <w:r w:rsidR="008A257F">
          <w:rPr>
            <w:rFonts w:ascii="Times New Roman" w:hAnsi="Times New Roman" w:cs="Times New Roman" w:hint="eastAsia"/>
            <w:sz w:val="24"/>
            <w:szCs w:val="24"/>
          </w:rPr>
          <w:t xml:space="preserve">. </w:t>
        </w:r>
      </w:ins>
    </w:p>
    <w:p w:rsidR="001B5897" w:rsidRDefault="00BC4273" w:rsidP="00A501FF">
      <w:pPr>
        <w:spacing w:line="300" w:lineRule="auto"/>
        <w:ind w:firstLineChars="50" w:firstLine="120"/>
        <w:rPr>
          <w:ins w:id="136" w:author="User" w:date="2016-11-10T04:51:00Z"/>
          <w:rFonts w:ascii="Times New Roman" w:hAnsi="Times New Roman" w:cs="Times New Roman"/>
          <w:sz w:val="24"/>
          <w:szCs w:val="24"/>
        </w:rPr>
      </w:pPr>
      <w:r w:rsidRPr="00473395">
        <w:rPr>
          <w:rFonts w:ascii="Times New Roman" w:hAnsi="Times New Roman" w:cs="Times New Roman"/>
          <w:sz w:val="24"/>
          <w:szCs w:val="24"/>
        </w:rPr>
        <w:t xml:space="preserve">At preprocessing, the point clouds are clustered into point clusters, and the feature of each point is calculated. They are taken as the input of the DNNSP. </w:t>
      </w:r>
      <w:ins w:id="137" w:author="User" w:date="2016-11-10T03:17:00Z">
        <w:r w:rsidR="009F4628">
          <w:rPr>
            <w:rFonts w:ascii="Times New Roman" w:hAnsi="Times New Roman" w:cs="Times New Roman" w:hint="eastAsia"/>
            <w:sz w:val="24"/>
            <w:szCs w:val="24"/>
          </w:rPr>
          <w:t xml:space="preserve">The weight sharing </w:t>
        </w:r>
      </w:ins>
      <w:ins w:id="138" w:author="User" w:date="2016-11-10T03:23:00Z">
        <w:r w:rsidR="00997D64" w:rsidRPr="009F4628">
          <w:rPr>
            <w:rFonts w:ascii="Times New Roman" w:hAnsi="Times New Roman" w:cs="Times New Roman"/>
            <w:sz w:val="24"/>
            <w:szCs w:val="24"/>
          </w:rPr>
          <w:t>technology</w:t>
        </w:r>
        <w:r w:rsidR="00997D64">
          <w:rPr>
            <w:rFonts w:ascii="Times New Roman" w:hAnsi="Times New Roman" w:cs="Times New Roman"/>
            <w:sz w:val="24"/>
            <w:szCs w:val="24"/>
          </w:rPr>
          <w:t xml:space="preserve"> is</w:t>
        </w:r>
      </w:ins>
      <w:ins w:id="139" w:author="User" w:date="2016-11-10T03:18:00Z">
        <w:r w:rsidR="009F4628">
          <w:rPr>
            <w:rFonts w:ascii="Times New Roman" w:hAnsi="Times New Roman" w:cs="Times New Roman" w:hint="eastAsia"/>
            <w:sz w:val="24"/>
            <w:szCs w:val="24"/>
          </w:rPr>
          <w:t xml:space="preserve"> used for points</w:t>
        </w:r>
      </w:ins>
      <w:ins w:id="140" w:author="User" w:date="2016-11-10T03:22:00Z">
        <w:r w:rsidR="00BC78F3">
          <w:rPr>
            <w:rFonts w:ascii="Times New Roman" w:hAnsi="Times New Roman" w:cs="Times New Roman" w:hint="eastAsia"/>
            <w:sz w:val="24"/>
            <w:szCs w:val="24"/>
          </w:rPr>
          <w:t xml:space="preserve"> in further feature </w:t>
        </w:r>
        <w:r w:rsidR="00BC78F3" w:rsidRPr="003A1F0F">
          <w:rPr>
            <w:rFonts w:ascii="Times New Roman" w:hAnsi="Times New Roman" w:cs="Times New Roman"/>
            <w:sz w:val="24"/>
            <w:szCs w:val="24"/>
          </w:rPr>
          <w:t>representation</w:t>
        </w:r>
      </w:ins>
      <w:ins w:id="141" w:author="User" w:date="2016-11-10T03:18:00Z">
        <w:r w:rsidR="009F4628">
          <w:rPr>
            <w:rFonts w:ascii="Times New Roman" w:hAnsi="Times New Roman" w:cs="Times New Roman" w:hint="eastAsia"/>
            <w:sz w:val="24"/>
            <w:szCs w:val="24"/>
          </w:rPr>
          <w:t xml:space="preserve">, and </w:t>
        </w:r>
      </w:ins>
      <w:ins w:id="142" w:author="User" w:date="2016-11-10T03:19:00Z">
        <w:r w:rsidR="009F4628">
          <w:rPr>
            <w:rFonts w:ascii="Times New Roman" w:hAnsi="Times New Roman" w:cs="Times New Roman" w:hint="eastAsia"/>
            <w:sz w:val="24"/>
            <w:szCs w:val="24"/>
          </w:rPr>
          <w:t xml:space="preserve">the </w:t>
        </w:r>
        <w:r w:rsidR="009F4628" w:rsidRPr="003A1F0F">
          <w:rPr>
            <w:rFonts w:ascii="Times New Roman" w:hAnsi="Times New Roman" w:cs="Times New Roman"/>
            <w:sz w:val="24"/>
            <w:szCs w:val="24"/>
          </w:rPr>
          <w:t>representation</w:t>
        </w:r>
        <w:r w:rsidR="009F4628">
          <w:rPr>
            <w:rFonts w:ascii="Times New Roman" w:hAnsi="Times New Roman" w:cs="Times New Roman" w:hint="eastAsia"/>
            <w:sz w:val="24"/>
            <w:szCs w:val="24"/>
          </w:rPr>
          <w:t xml:space="preserve">s of points </w:t>
        </w:r>
      </w:ins>
      <w:ins w:id="143" w:author="User" w:date="2016-11-10T04:39:00Z">
        <w:r w:rsidR="00EC4D7E">
          <w:rPr>
            <w:rFonts w:ascii="Times New Roman" w:hAnsi="Times New Roman" w:cs="Times New Roman" w:hint="eastAsia"/>
            <w:sz w:val="24"/>
            <w:szCs w:val="24"/>
          </w:rPr>
          <w:t xml:space="preserve">in </w:t>
        </w:r>
        <w:r w:rsidR="00EC4D7E">
          <w:rPr>
            <w:rFonts w:ascii="Times New Roman" w:hAnsi="Times New Roman" w:cs="Times New Roman" w:hint="eastAsia"/>
            <w:sz w:val="24"/>
            <w:szCs w:val="24"/>
          </w:rPr>
          <w:lastRenderedPageBreak/>
          <w:t xml:space="preserve">clusters </w:t>
        </w:r>
      </w:ins>
      <w:ins w:id="144" w:author="User" w:date="2016-11-10T03:19:00Z">
        <w:r w:rsidR="009F4628">
          <w:rPr>
            <w:rFonts w:ascii="Times New Roman" w:hAnsi="Times New Roman" w:cs="Times New Roman" w:hint="eastAsia"/>
            <w:sz w:val="24"/>
            <w:szCs w:val="24"/>
          </w:rPr>
          <w:t>are pool</w:t>
        </w:r>
      </w:ins>
      <w:ins w:id="145" w:author="User" w:date="2016-11-10T03:20:00Z">
        <w:r w:rsidR="009F4628">
          <w:rPr>
            <w:rFonts w:ascii="Times New Roman" w:hAnsi="Times New Roman" w:cs="Times New Roman" w:hint="eastAsia"/>
            <w:sz w:val="24"/>
            <w:szCs w:val="24"/>
          </w:rPr>
          <w:t>ed on average to</w:t>
        </w:r>
      </w:ins>
      <w:ins w:id="146" w:author="User" w:date="2016-11-10T03:23:00Z">
        <w:r w:rsidR="00C57684">
          <w:rPr>
            <w:rFonts w:ascii="Times New Roman" w:hAnsi="Times New Roman" w:cs="Times New Roman" w:hint="eastAsia"/>
            <w:sz w:val="24"/>
            <w:szCs w:val="24"/>
          </w:rPr>
          <w:t xml:space="preserve"> </w:t>
        </w:r>
      </w:ins>
      <w:ins w:id="147" w:author="User" w:date="2016-11-10T03:20:00Z">
        <w:r w:rsidR="009F4628">
          <w:rPr>
            <w:rFonts w:ascii="Times New Roman" w:hAnsi="Times New Roman" w:cs="Times New Roman" w:hint="eastAsia"/>
            <w:sz w:val="24"/>
            <w:szCs w:val="24"/>
          </w:rPr>
          <w:t>cluster feature</w:t>
        </w:r>
      </w:ins>
      <w:ins w:id="148" w:author="User" w:date="2016-11-10T04:39:00Z">
        <w:r w:rsidR="00EC4D7E">
          <w:rPr>
            <w:rFonts w:ascii="Times New Roman" w:hAnsi="Times New Roman" w:cs="Times New Roman" w:hint="eastAsia"/>
            <w:sz w:val="24"/>
            <w:szCs w:val="24"/>
          </w:rPr>
          <w:t>s</w:t>
        </w:r>
      </w:ins>
      <w:ins w:id="149" w:author="User" w:date="2016-11-10T03:20:00Z">
        <w:r w:rsidR="009F4628">
          <w:rPr>
            <w:rFonts w:ascii="Times New Roman" w:hAnsi="Times New Roman" w:cs="Times New Roman" w:hint="eastAsia"/>
            <w:sz w:val="24"/>
            <w:szCs w:val="24"/>
          </w:rPr>
          <w:t xml:space="preserve"> for classification.</w:t>
        </w:r>
      </w:ins>
      <w:ins w:id="150" w:author="User" w:date="2016-11-10T04:39:00Z">
        <w:r w:rsidR="00EC4D7E">
          <w:rPr>
            <w:rFonts w:ascii="Times New Roman" w:hAnsi="Times New Roman" w:cs="Times New Roman" w:hint="eastAsia"/>
            <w:sz w:val="24"/>
            <w:szCs w:val="24"/>
          </w:rPr>
          <w:t xml:space="preserve"> </w:t>
        </w:r>
      </w:ins>
      <w:del w:id="151" w:author="User" w:date="2016-11-10T03:14:00Z">
        <w:r w:rsidRPr="00473395" w:rsidDel="0020721A">
          <w:rPr>
            <w:rFonts w:ascii="Times New Roman" w:hAnsi="Times New Roman" w:cs="Times New Roman"/>
            <w:sz w:val="24"/>
            <w:szCs w:val="24"/>
          </w:rPr>
          <w:delText xml:space="preserve">The feature of each point cluster is learned from the features of points in the corresponding point cluster. </w:delText>
        </w:r>
      </w:del>
      <w:ins w:id="152" w:author="User" w:date="2016-11-10T03:20:00Z">
        <w:r w:rsidR="009F4628">
          <w:rPr>
            <w:rFonts w:ascii="Times New Roman" w:hAnsi="Times New Roman" w:cs="Times New Roman" w:hint="eastAsia"/>
            <w:sz w:val="24"/>
            <w:szCs w:val="24"/>
          </w:rPr>
          <w:t xml:space="preserve">In this way, </w:t>
        </w:r>
      </w:ins>
      <w:ins w:id="153" w:author="User" w:date="2016-11-10T03:24:00Z">
        <w:r w:rsidR="00B82075">
          <w:rPr>
            <w:rFonts w:ascii="Times New Roman" w:hAnsi="Times New Roman" w:cs="Times New Roman"/>
            <w:sz w:val="24"/>
            <w:szCs w:val="24"/>
          </w:rPr>
          <w:t>a simple framework is</w:t>
        </w:r>
      </w:ins>
      <w:ins w:id="154" w:author="User" w:date="2016-11-10T03:20:00Z">
        <w:r w:rsidR="009F4628">
          <w:rPr>
            <w:rFonts w:ascii="Times New Roman" w:hAnsi="Times New Roman" w:cs="Times New Roman" w:hint="eastAsia"/>
            <w:sz w:val="24"/>
            <w:szCs w:val="24"/>
          </w:rPr>
          <w:t xml:space="preserve"> constructed</w:t>
        </w:r>
      </w:ins>
      <w:ins w:id="155" w:author="User" w:date="2016-11-10T03:21:00Z">
        <w:r w:rsidR="00BC78F3">
          <w:rPr>
            <w:rFonts w:ascii="Times New Roman" w:hAnsi="Times New Roman" w:cs="Times New Roman" w:hint="eastAsia"/>
            <w:sz w:val="24"/>
            <w:szCs w:val="24"/>
          </w:rPr>
          <w:t xml:space="preserve"> and </w:t>
        </w:r>
      </w:ins>
      <w:ins w:id="156" w:author="User" w:date="2016-11-10T03:22:00Z">
        <w:r w:rsidR="00F74E1D">
          <w:rPr>
            <w:rFonts w:ascii="Times New Roman" w:hAnsi="Times New Roman" w:cs="Times New Roman" w:hint="eastAsia"/>
            <w:sz w:val="24"/>
            <w:szCs w:val="24"/>
          </w:rPr>
          <w:t>the framework can</w:t>
        </w:r>
      </w:ins>
      <w:ins w:id="157" w:author="User" w:date="2016-11-10T04:39:00Z">
        <w:r w:rsidR="00EC4D7E">
          <w:rPr>
            <w:rFonts w:ascii="Times New Roman" w:hAnsi="Times New Roman" w:cs="Times New Roman" w:hint="eastAsia"/>
            <w:sz w:val="24"/>
            <w:szCs w:val="24"/>
          </w:rPr>
          <w:t xml:space="preserve"> be </w:t>
        </w:r>
      </w:ins>
      <w:ins w:id="158" w:author="User" w:date="2016-11-10T03:22:00Z">
        <w:r w:rsidR="00F74E1D">
          <w:rPr>
            <w:rFonts w:ascii="Times New Roman" w:hAnsi="Times New Roman" w:cs="Times New Roman" w:hint="eastAsia"/>
            <w:sz w:val="24"/>
            <w:szCs w:val="24"/>
          </w:rPr>
          <w:t xml:space="preserve">used for point clouds </w:t>
        </w:r>
      </w:ins>
      <w:ins w:id="159" w:author="User" w:date="2016-11-10T04:39:00Z">
        <w:r w:rsidR="00EC4D7E">
          <w:rPr>
            <w:rFonts w:ascii="Times New Roman" w:hAnsi="Times New Roman" w:cs="Times New Roman" w:hint="eastAsia"/>
            <w:sz w:val="24"/>
            <w:szCs w:val="24"/>
          </w:rPr>
          <w:t xml:space="preserve">classification </w:t>
        </w:r>
      </w:ins>
      <w:ins w:id="160" w:author="User" w:date="2016-11-10T03:22:00Z">
        <w:r w:rsidR="00F74E1D">
          <w:rPr>
            <w:rFonts w:ascii="Times New Roman" w:hAnsi="Times New Roman" w:cs="Times New Roman" w:hint="eastAsia"/>
            <w:sz w:val="24"/>
            <w:szCs w:val="24"/>
          </w:rPr>
          <w:t xml:space="preserve">without </w:t>
        </w:r>
        <w:r w:rsidR="00F74E1D" w:rsidRPr="00473395">
          <w:rPr>
            <w:rFonts w:ascii="Times New Roman" w:hAnsi="Times New Roman" w:cs="Times New Roman"/>
            <w:sz w:val="24"/>
            <w:szCs w:val="24"/>
          </w:rPr>
          <w:t>rasterization</w:t>
        </w:r>
      </w:ins>
      <w:ins w:id="161" w:author="User" w:date="2016-11-10T03:20:00Z">
        <w:r w:rsidR="009F4628">
          <w:rPr>
            <w:rFonts w:ascii="Times New Roman" w:hAnsi="Times New Roman" w:cs="Times New Roman" w:hint="eastAsia"/>
            <w:sz w:val="24"/>
            <w:szCs w:val="24"/>
          </w:rPr>
          <w:t>.</w:t>
        </w:r>
      </w:ins>
      <w:ins w:id="162" w:author="User" w:date="2016-11-10T03:22:00Z">
        <w:r w:rsidR="00F74E1D">
          <w:rPr>
            <w:rFonts w:ascii="Times New Roman" w:hAnsi="Times New Roman" w:cs="Times New Roman" w:hint="eastAsia"/>
            <w:sz w:val="24"/>
            <w:szCs w:val="24"/>
          </w:rPr>
          <w:t xml:space="preserve"> </w:t>
        </w:r>
      </w:ins>
      <w:ins w:id="163" w:author="User" w:date="2016-11-10T03:23:00Z">
        <w:r w:rsidR="00997D64">
          <w:rPr>
            <w:rFonts w:ascii="Times New Roman" w:hAnsi="Times New Roman" w:cs="Times New Roman"/>
            <w:sz w:val="24"/>
            <w:szCs w:val="24"/>
          </w:rPr>
          <w:t>H</w:t>
        </w:r>
        <w:r w:rsidR="00997D64">
          <w:rPr>
            <w:rFonts w:ascii="Times New Roman" w:hAnsi="Times New Roman" w:cs="Times New Roman" w:hint="eastAsia"/>
            <w:sz w:val="24"/>
            <w:szCs w:val="24"/>
          </w:rPr>
          <w:t xml:space="preserve">owever, </w:t>
        </w:r>
        <w:r w:rsidR="00F86C0C">
          <w:rPr>
            <w:rFonts w:ascii="Times New Roman" w:hAnsi="Times New Roman" w:cs="Times New Roman" w:hint="eastAsia"/>
            <w:sz w:val="24"/>
            <w:szCs w:val="24"/>
          </w:rPr>
          <w:t>without th</w:t>
        </w:r>
      </w:ins>
      <w:ins w:id="164" w:author="User" w:date="2016-11-10T03:28:00Z">
        <w:r w:rsidR="00F86C0C">
          <w:rPr>
            <w:rFonts w:ascii="Times New Roman" w:hAnsi="Times New Roman" w:cs="Times New Roman" w:hint="eastAsia"/>
            <w:sz w:val="24"/>
            <w:szCs w:val="24"/>
          </w:rPr>
          <w:t xml:space="preserve">e </w:t>
        </w:r>
      </w:ins>
      <w:ins w:id="165" w:author="User" w:date="2016-11-10T03:23:00Z">
        <w:r w:rsidR="00997D64" w:rsidRPr="008A257F">
          <w:rPr>
            <w:rFonts w:ascii="Times New Roman" w:hAnsi="Times New Roman" w:cs="Times New Roman"/>
            <w:sz w:val="24"/>
            <w:szCs w:val="24"/>
          </w:rPr>
          <w:t>u</w:t>
        </w:r>
      </w:ins>
      <w:ins w:id="166" w:author="User" w:date="2016-11-10T03:28:00Z">
        <w:r w:rsidR="00F86C0C">
          <w:rPr>
            <w:rFonts w:ascii="Times New Roman" w:hAnsi="Times New Roman" w:cs="Times New Roman" w:hint="eastAsia"/>
            <w:sz w:val="24"/>
            <w:szCs w:val="24"/>
          </w:rPr>
          <w:t>se of</w:t>
        </w:r>
      </w:ins>
      <w:ins w:id="167" w:author="User" w:date="2016-11-10T03:23:00Z">
        <w:r w:rsidR="00997D64">
          <w:rPr>
            <w:rFonts w:ascii="Times New Roman" w:hAnsi="Times New Roman" w:cs="Times New Roman" w:hint="eastAsia"/>
            <w:sz w:val="24"/>
            <w:szCs w:val="24"/>
          </w:rPr>
          <w:t xml:space="preserve"> the </w:t>
        </w:r>
        <w:r w:rsidR="00407749">
          <w:rPr>
            <w:rFonts w:ascii="Times New Roman" w:hAnsi="Times New Roman" w:cs="Times New Roman" w:hint="eastAsia"/>
            <w:sz w:val="24"/>
            <w:szCs w:val="24"/>
          </w:rPr>
          <w:t>spatial structure</w:t>
        </w:r>
      </w:ins>
      <w:ins w:id="168" w:author="User" w:date="2016-11-10T03:24:00Z">
        <w:r w:rsidR="00B82075">
          <w:rPr>
            <w:rFonts w:ascii="Times New Roman" w:hAnsi="Times New Roman" w:cs="Times New Roman" w:hint="eastAsia"/>
            <w:sz w:val="24"/>
            <w:szCs w:val="24"/>
          </w:rPr>
          <w:t xml:space="preserve">, the </w:t>
        </w:r>
        <w:r w:rsidR="00B82075">
          <w:rPr>
            <w:rFonts w:ascii="Times New Roman" w:hAnsi="Times New Roman" w:cs="Times New Roman"/>
            <w:sz w:val="24"/>
            <w:szCs w:val="24"/>
          </w:rPr>
          <w:t>framework</w:t>
        </w:r>
        <w:r w:rsidR="00B82075">
          <w:rPr>
            <w:rFonts w:ascii="Times New Roman" w:hAnsi="Times New Roman" w:cs="Times New Roman" w:hint="eastAsia"/>
            <w:sz w:val="24"/>
            <w:szCs w:val="24"/>
          </w:rPr>
          <w:t xml:space="preserve"> is m</w:t>
        </w:r>
        <w:r w:rsidR="00B82075" w:rsidRPr="00B82075">
          <w:rPr>
            <w:rFonts w:ascii="Times New Roman" w:hAnsi="Times New Roman" w:cs="Times New Roman"/>
            <w:sz w:val="24"/>
            <w:szCs w:val="24"/>
          </w:rPr>
          <w:t>eaningless</w:t>
        </w:r>
      </w:ins>
      <w:ins w:id="169" w:author="User" w:date="2016-11-10T03:25:00Z">
        <w:r w:rsidR="00B82075">
          <w:rPr>
            <w:rFonts w:ascii="Times New Roman" w:hAnsi="Times New Roman" w:cs="Times New Roman" w:hint="eastAsia"/>
            <w:sz w:val="24"/>
            <w:szCs w:val="24"/>
          </w:rPr>
          <w:t xml:space="preserve">, </w:t>
        </w:r>
      </w:ins>
      <w:ins w:id="170" w:author="User" w:date="2016-11-10T03:26:00Z">
        <w:r w:rsidR="00B82075">
          <w:rPr>
            <w:rFonts w:ascii="Times New Roman" w:hAnsi="Times New Roman" w:cs="Times New Roman" w:hint="eastAsia"/>
            <w:sz w:val="24"/>
            <w:szCs w:val="24"/>
          </w:rPr>
          <w:t xml:space="preserve">as </w:t>
        </w:r>
      </w:ins>
      <w:ins w:id="171" w:author="User" w:date="2016-11-10T03:25:00Z">
        <w:r w:rsidR="00B82075">
          <w:rPr>
            <w:rFonts w:ascii="Times New Roman" w:hAnsi="Times New Roman" w:cs="Times New Roman" w:hint="eastAsia"/>
            <w:sz w:val="24"/>
            <w:szCs w:val="24"/>
          </w:rPr>
          <w:t xml:space="preserve">the most important </w:t>
        </w:r>
      </w:ins>
      <w:ins w:id="172" w:author="User" w:date="2016-11-10T03:26:00Z">
        <w:r w:rsidR="00B82075">
          <w:rPr>
            <w:rFonts w:ascii="Times New Roman" w:hAnsi="Times New Roman" w:cs="Times New Roman"/>
            <w:sz w:val="24"/>
            <w:szCs w:val="24"/>
          </w:rPr>
          <w:t>information</w:t>
        </w:r>
      </w:ins>
      <w:ins w:id="173" w:author="User" w:date="2016-11-10T03:25:00Z">
        <w:r w:rsidR="00B82075">
          <w:rPr>
            <w:rFonts w:ascii="Times New Roman" w:hAnsi="Times New Roman" w:cs="Times New Roman" w:hint="eastAsia"/>
            <w:sz w:val="24"/>
            <w:szCs w:val="24"/>
          </w:rPr>
          <w:t xml:space="preserve"> </w:t>
        </w:r>
      </w:ins>
      <w:ins w:id="174" w:author="User" w:date="2016-11-10T03:26:00Z">
        <w:r w:rsidR="00B82075">
          <w:rPr>
            <w:rFonts w:ascii="Times New Roman" w:hAnsi="Times New Roman" w:cs="Times New Roman" w:hint="eastAsia"/>
            <w:sz w:val="24"/>
            <w:szCs w:val="24"/>
          </w:rPr>
          <w:t>of point clouds are not used</w:t>
        </w:r>
      </w:ins>
      <w:ins w:id="175" w:author="User" w:date="2016-11-10T03:25:00Z">
        <w:r w:rsidR="00B82075">
          <w:rPr>
            <w:rFonts w:ascii="Times New Roman" w:hAnsi="Times New Roman" w:cs="Times New Roman" w:hint="eastAsia"/>
            <w:sz w:val="24"/>
            <w:szCs w:val="24"/>
          </w:rPr>
          <w:t>.</w:t>
        </w:r>
      </w:ins>
      <w:ins w:id="176" w:author="User" w:date="2016-11-10T03:26:00Z">
        <w:r w:rsidR="00B82075">
          <w:rPr>
            <w:rFonts w:ascii="Times New Roman" w:hAnsi="Times New Roman" w:cs="Times New Roman" w:hint="eastAsia"/>
            <w:sz w:val="24"/>
            <w:szCs w:val="24"/>
          </w:rPr>
          <w:t xml:space="preserve"> </w:t>
        </w:r>
      </w:ins>
      <w:ins w:id="177" w:author="User" w:date="2016-11-10T03:29:00Z">
        <w:r w:rsidR="00F86C0C">
          <w:rPr>
            <w:rFonts w:ascii="Times New Roman" w:hAnsi="Times New Roman" w:cs="Times New Roman"/>
            <w:sz w:val="24"/>
            <w:szCs w:val="24"/>
          </w:rPr>
          <w:t>A</w:t>
        </w:r>
        <w:r w:rsidR="00F86C0C">
          <w:rPr>
            <w:rFonts w:ascii="Times New Roman" w:hAnsi="Times New Roman" w:cs="Times New Roman" w:hint="eastAsia"/>
            <w:sz w:val="24"/>
            <w:szCs w:val="24"/>
          </w:rPr>
          <w:t>lso it will be v</w:t>
        </w:r>
        <w:r w:rsidR="00F86C0C" w:rsidRPr="00F86C0C">
          <w:rPr>
            <w:rFonts w:ascii="Times New Roman" w:hAnsi="Times New Roman" w:cs="Times New Roman"/>
            <w:sz w:val="24"/>
            <w:szCs w:val="24"/>
          </w:rPr>
          <w:t>alidated</w:t>
        </w:r>
        <w:r w:rsidR="00F86C0C">
          <w:rPr>
            <w:rFonts w:ascii="Times New Roman" w:hAnsi="Times New Roman" w:cs="Times New Roman" w:hint="eastAsia"/>
            <w:sz w:val="24"/>
            <w:szCs w:val="24"/>
          </w:rPr>
          <w:t xml:space="preserve"> in </w:t>
        </w:r>
      </w:ins>
      <w:ins w:id="178" w:author="User" w:date="2016-11-10T03:31:00Z">
        <w:r w:rsidR="00F86C0C">
          <w:rPr>
            <w:rFonts w:ascii="Times New Roman" w:hAnsi="Times New Roman" w:cs="Times New Roman"/>
            <w:sz w:val="24"/>
            <w:szCs w:val="24"/>
          </w:rPr>
          <w:t>experiments</w:t>
        </w:r>
      </w:ins>
      <w:ins w:id="179" w:author="User" w:date="2016-11-10T04:40:00Z">
        <w:r w:rsidR="0020424D">
          <w:rPr>
            <w:rFonts w:ascii="Times New Roman" w:hAnsi="Times New Roman" w:cs="Times New Roman" w:hint="eastAsia"/>
            <w:sz w:val="24"/>
            <w:szCs w:val="24"/>
          </w:rPr>
          <w:t xml:space="preserve"> </w:t>
        </w:r>
      </w:ins>
      <w:ins w:id="180" w:author="User" w:date="2016-11-10T03:31:00Z">
        <w:r w:rsidR="00F86C0C">
          <w:rPr>
            <w:rFonts w:ascii="Times New Roman" w:hAnsi="Times New Roman" w:cs="Times New Roman" w:hint="eastAsia"/>
            <w:sz w:val="24"/>
            <w:szCs w:val="24"/>
          </w:rPr>
          <w:t xml:space="preserve">the </w:t>
        </w:r>
        <w:r w:rsidR="00F86C0C">
          <w:rPr>
            <w:rFonts w:ascii="Times New Roman" w:hAnsi="Times New Roman" w:cs="Times New Roman"/>
            <w:sz w:val="24"/>
            <w:szCs w:val="24"/>
          </w:rPr>
          <w:t>simple framework</w:t>
        </w:r>
        <w:r w:rsidR="00F86C0C">
          <w:rPr>
            <w:rFonts w:ascii="Times New Roman" w:hAnsi="Times New Roman" w:cs="Times New Roman" w:hint="eastAsia"/>
            <w:sz w:val="24"/>
            <w:szCs w:val="24"/>
          </w:rPr>
          <w:t xml:space="preserve"> cannot become a deep </w:t>
        </w:r>
      </w:ins>
      <w:ins w:id="181" w:author="User" w:date="2016-11-10T03:32:00Z">
        <w:r w:rsidR="00F86C0C" w:rsidRPr="0001360E">
          <w:rPr>
            <w:rFonts w:ascii="Times New Roman" w:hAnsi="Times New Roman" w:cs="Times New Roman"/>
            <w:sz w:val="24"/>
            <w:szCs w:val="24"/>
          </w:rPr>
          <w:t>neural network</w:t>
        </w:r>
        <w:r w:rsidR="00F86C0C">
          <w:rPr>
            <w:rFonts w:ascii="Times New Roman" w:hAnsi="Times New Roman" w:cs="Times New Roman" w:hint="eastAsia"/>
            <w:sz w:val="24"/>
            <w:szCs w:val="24"/>
          </w:rPr>
          <w:t xml:space="preserve"> </w:t>
        </w:r>
        <w:r w:rsidR="00F86C0C">
          <w:rPr>
            <w:rFonts w:ascii="Times New Roman" w:hAnsi="Times New Roman" w:cs="Times New Roman"/>
            <w:sz w:val="24"/>
            <w:szCs w:val="24"/>
          </w:rPr>
          <w:t>framework</w:t>
        </w:r>
      </w:ins>
      <w:ins w:id="182" w:author="User" w:date="2016-11-10T03:30:00Z">
        <w:r w:rsidR="00F86C0C">
          <w:rPr>
            <w:rFonts w:ascii="Times New Roman" w:hAnsi="Times New Roman" w:cs="Times New Roman" w:hint="eastAsia"/>
            <w:sz w:val="24"/>
            <w:szCs w:val="24"/>
          </w:rPr>
          <w:t>, because the</w:t>
        </w:r>
      </w:ins>
      <w:ins w:id="183" w:author="User" w:date="2016-11-10T04:41:00Z">
        <w:r w:rsidR="0020424D">
          <w:rPr>
            <w:rFonts w:ascii="Times New Roman" w:hAnsi="Times New Roman" w:cs="Times New Roman" w:hint="eastAsia"/>
            <w:sz w:val="24"/>
            <w:szCs w:val="24"/>
          </w:rPr>
          <w:t xml:space="preserve"> </w:t>
        </w:r>
      </w:ins>
      <w:ins w:id="184" w:author="User" w:date="2016-11-10T03:30:00Z">
        <w:r w:rsidR="00F86C0C">
          <w:rPr>
            <w:rFonts w:ascii="Times New Roman" w:hAnsi="Times New Roman" w:cs="Times New Roman" w:hint="eastAsia"/>
            <w:sz w:val="24"/>
            <w:szCs w:val="24"/>
          </w:rPr>
          <w:t xml:space="preserve">accuracy </w:t>
        </w:r>
      </w:ins>
      <w:ins w:id="185" w:author="User" w:date="2016-11-10T04:42:00Z">
        <w:r w:rsidR="0020424D">
          <w:rPr>
            <w:rFonts w:ascii="Times New Roman" w:hAnsi="Times New Roman" w:cs="Times New Roman" w:hint="eastAsia"/>
            <w:sz w:val="24"/>
            <w:szCs w:val="24"/>
          </w:rPr>
          <w:t>changes</w:t>
        </w:r>
      </w:ins>
      <w:ins w:id="186" w:author="User" w:date="2016-11-10T03:30:00Z">
        <w:r w:rsidR="00F86C0C">
          <w:rPr>
            <w:rFonts w:ascii="Times New Roman" w:hAnsi="Times New Roman" w:cs="Times New Roman" w:hint="eastAsia"/>
            <w:sz w:val="24"/>
            <w:szCs w:val="24"/>
          </w:rPr>
          <w:t xml:space="preserve"> random</w:t>
        </w:r>
      </w:ins>
      <w:ins w:id="187" w:author="User" w:date="2016-11-10T04:42:00Z">
        <w:r w:rsidR="0020424D">
          <w:rPr>
            <w:rFonts w:ascii="Times New Roman" w:hAnsi="Times New Roman" w:cs="Times New Roman" w:hint="eastAsia"/>
            <w:sz w:val="24"/>
            <w:szCs w:val="24"/>
          </w:rPr>
          <w:t>ly</w:t>
        </w:r>
      </w:ins>
      <w:ins w:id="188" w:author="User" w:date="2016-11-10T03:30:00Z">
        <w:r w:rsidR="00F86C0C">
          <w:rPr>
            <w:rFonts w:ascii="Times New Roman" w:hAnsi="Times New Roman" w:cs="Times New Roman" w:hint="eastAsia"/>
            <w:sz w:val="24"/>
            <w:szCs w:val="24"/>
          </w:rPr>
          <w:t xml:space="preserve"> by the increasing of the </w:t>
        </w:r>
      </w:ins>
      <w:ins w:id="189" w:author="User" w:date="2016-11-10T03:32:00Z">
        <w:r w:rsidR="007D2957">
          <w:rPr>
            <w:rFonts w:ascii="Times New Roman" w:hAnsi="Times New Roman" w:cs="Times New Roman"/>
            <w:sz w:val="24"/>
            <w:szCs w:val="24"/>
          </w:rPr>
          <w:t>depth</w:t>
        </w:r>
      </w:ins>
      <w:ins w:id="190" w:author="User" w:date="2016-11-10T03:29:00Z">
        <w:r w:rsidR="00F86C0C">
          <w:rPr>
            <w:rFonts w:ascii="Times New Roman" w:hAnsi="Times New Roman" w:cs="Times New Roman" w:hint="eastAsia"/>
            <w:sz w:val="24"/>
            <w:szCs w:val="24"/>
          </w:rPr>
          <w:t>.</w:t>
        </w:r>
      </w:ins>
      <w:ins w:id="191" w:author="User" w:date="2016-11-10T03:30:00Z">
        <w:r w:rsidR="00F86C0C">
          <w:rPr>
            <w:rFonts w:ascii="Times New Roman" w:hAnsi="Times New Roman" w:cs="Times New Roman" w:hint="eastAsia"/>
            <w:sz w:val="24"/>
            <w:szCs w:val="24"/>
          </w:rPr>
          <w:t xml:space="preserve"> </w:t>
        </w:r>
      </w:ins>
      <w:r w:rsidRPr="00473395">
        <w:rPr>
          <w:rFonts w:ascii="Times New Roman" w:hAnsi="Times New Roman" w:cs="Times New Roman"/>
          <w:sz w:val="24"/>
          <w:szCs w:val="24"/>
        </w:rPr>
        <w:t>The distance minimum spanning tree (</w:t>
      </w:r>
      <w:proofErr w:type="spellStart"/>
      <w:r w:rsidRPr="00473395">
        <w:rPr>
          <w:rFonts w:ascii="Times New Roman" w:hAnsi="Times New Roman" w:cs="Times New Roman"/>
          <w:sz w:val="24"/>
          <w:szCs w:val="24"/>
        </w:rPr>
        <w:t>DMst</w:t>
      </w:r>
      <w:proofErr w:type="spellEnd"/>
      <w:r w:rsidRPr="00473395">
        <w:rPr>
          <w:rFonts w:ascii="Times New Roman" w:hAnsi="Times New Roman" w:cs="Times New Roman"/>
          <w:sz w:val="24"/>
          <w:szCs w:val="24"/>
        </w:rPr>
        <w:t xml:space="preserve">) algorithm </w:t>
      </w:r>
      <w:ins w:id="192" w:author="User" w:date="2016-11-10T03:32:00Z">
        <w:r w:rsidR="002547E9">
          <w:rPr>
            <w:rFonts w:ascii="Times New Roman" w:hAnsi="Times New Roman" w:cs="Times New Roman" w:hint="eastAsia"/>
            <w:sz w:val="24"/>
            <w:szCs w:val="24"/>
          </w:rPr>
          <w:t xml:space="preserve">is used to </w:t>
        </w:r>
      </w:ins>
      <w:ins w:id="193" w:author="User" w:date="2016-11-10T03:33:00Z">
        <w:r w:rsidR="002547E9">
          <w:rPr>
            <w:rFonts w:ascii="Times New Roman" w:hAnsi="Times New Roman" w:cs="Times New Roman"/>
            <w:sz w:val="24"/>
            <w:szCs w:val="24"/>
          </w:rPr>
          <w:t>organize</w:t>
        </w:r>
        <w:r w:rsidR="002547E9">
          <w:rPr>
            <w:rFonts w:ascii="Times New Roman" w:hAnsi="Times New Roman" w:cs="Times New Roman" w:hint="eastAsia"/>
            <w:sz w:val="24"/>
            <w:szCs w:val="24"/>
          </w:rPr>
          <w:t xml:space="preserve"> point</w:t>
        </w:r>
      </w:ins>
      <w:ins w:id="194" w:author="User" w:date="2016-11-10T03:34:00Z">
        <w:r w:rsidR="003F5932">
          <w:rPr>
            <w:rFonts w:ascii="Times New Roman" w:hAnsi="Times New Roman" w:cs="Times New Roman" w:hint="eastAsia"/>
            <w:sz w:val="24"/>
            <w:szCs w:val="24"/>
          </w:rPr>
          <w:t xml:space="preserve"> in clusters</w:t>
        </w:r>
      </w:ins>
      <w:ins w:id="195" w:author="User" w:date="2016-11-10T03:51:00Z">
        <w:r w:rsidR="00503DF1">
          <w:rPr>
            <w:rFonts w:ascii="Times New Roman" w:hAnsi="Times New Roman" w:cs="Times New Roman" w:hint="eastAsia"/>
            <w:sz w:val="24"/>
            <w:szCs w:val="24"/>
          </w:rPr>
          <w:t>. C</w:t>
        </w:r>
      </w:ins>
      <w:ins w:id="196" w:author="User" w:date="2016-11-10T03:49:00Z">
        <w:r w:rsidR="00503DF1">
          <w:rPr>
            <w:rFonts w:ascii="Times New Roman" w:hAnsi="Times New Roman" w:cs="Times New Roman" w:hint="eastAsia"/>
            <w:sz w:val="24"/>
            <w:szCs w:val="24"/>
          </w:rPr>
          <w:t xml:space="preserve">omparing to </w:t>
        </w:r>
      </w:ins>
      <w:ins w:id="197" w:author="User" w:date="2016-11-10T04:06:00Z">
        <w:r w:rsidR="00830650">
          <w:rPr>
            <w:rFonts w:ascii="Times New Roman" w:hAnsi="Times New Roman" w:cs="Times New Roman" w:hint="eastAsia"/>
            <w:sz w:val="24"/>
            <w:szCs w:val="24"/>
          </w:rPr>
          <w:t xml:space="preserve">pooling </w:t>
        </w:r>
      </w:ins>
      <w:ins w:id="198" w:author="User" w:date="2016-11-10T03:50:00Z">
        <w:r w:rsidR="00503DF1" w:rsidRPr="00503DF1">
          <w:rPr>
            <w:rFonts w:ascii="Times New Roman" w:hAnsi="Times New Roman" w:cs="Times New Roman"/>
            <w:sz w:val="24"/>
            <w:szCs w:val="24"/>
          </w:rPr>
          <w:t>windows in the images</w:t>
        </w:r>
        <w:r w:rsidR="00503DF1">
          <w:rPr>
            <w:rFonts w:ascii="Times New Roman" w:hAnsi="Times New Roman" w:cs="Times New Roman" w:hint="eastAsia"/>
            <w:sz w:val="24"/>
            <w:szCs w:val="24"/>
          </w:rPr>
          <w:t xml:space="preserve">, the connecting points are </w:t>
        </w:r>
      </w:ins>
      <w:ins w:id="199" w:author="User" w:date="2016-11-10T03:51:00Z">
        <w:r w:rsidR="00503DF1">
          <w:rPr>
            <w:rFonts w:ascii="Times New Roman" w:hAnsi="Times New Roman" w:cs="Times New Roman"/>
            <w:sz w:val="24"/>
            <w:szCs w:val="24"/>
          </w:rPr>
          <w:t>similar</w:t>
        </w:r>
      </w:ins>
      <w:ins w:id="200" w:author="User" w:date="2016-11-10T03:53:00Z">
        <w:r w:rsidR="00503DF1">
          <w:rPr>
            <w:rFonts w:ascii="Times New Roman" w:hAnsi="Times New Roman" w:cs="Times New Roman" w:hint="eastAsia"/>
            <w:sz w:val="24"/>
            <w:szCs w:val="24"/>
          </w:rPr>
          <w:t xml:space="preserve"> as</w:t>
        </w:r>
      </w:ins>
      <w:ins w:id="201" w:author="User" w:date="2016-11-10T03:51:00Z">
        <w:r w:rsidR="00503DF1">
          <w:rPr>
            <w:rFonts w:ascii="Times New Roman" w:hAnsi="Times New Roman" w:cs="Times New Roman" w:hint="eastAsia"/>
            <w:sz w:val="24"/>
            <w:szCs w:val="24"/>
          </w:rPr>
          <w:t xml:space="preserve"> </w:t>
        </w:r>
      </w:ins>
      <w:ins w:id="202" w:author="User" w:date="2016-11-10T03:50:00Z">
        <w:r w:rsidR="00503DF1">
          <w:rPr>
            <w:rFonts w:ascii="Times New Roman" w:hAnsi="Times New Roman" w:cs="Times New Roman" w:hint="eastAsia"/>
            <w:sz w:val="24"/>
            <w:szCs w:val="24"/>
          </w:rPr>
          <w:t>the pixel in windows a</w:t>
        </w:r>
      </w:ins>
      <w:ins w:id="203" w:author="User" w:date="2016-11-10T03:52:00Z">
        <w:r w:rsidR="00503DF1">
          <w:rPr>
            <w:rFonts w:ascii="Times New Roman" w:hAnsi="Times New Roman" w:cs="Times New Roman" w:hint="eastAsia"/>
            <w:sz w:val="24"/>
            <w:szCs w:val="24"/>
          </w:rPr>
          <w:t xml:space="preserve">nd the difference is the </w:t>
        </w:r>
      </w:ins>
      <w:ins w:id="204" w:author="User" w:date="2016-11-10T03:54:00Z">
        <w:r w:rsidR="00503DF1">
          <w:rPr>
            <w:rFonts w:ascii="Times New Roman" w:hAnsi="Times New Roman" w:cs="Times New Roman" w:hint="eastAsia"/>
            <w:sz w:val="24"/>
            <w:szCs w:val="24"/>
          </w:rPr>
          <w:t xml:space="preserve">number of </w:t>
        </w:r>
      </w:ins>
      <w:ins w:id="205" w:author="User" w:date="2016-11-10T03:52:00Z">
        <w:r w:rsidR="00503DF1">
          <w:rPr>
            <w:rFonts w:ascii="Times New Roman" w:hAnsi="Times New Roman" w:cs="Times New Roman" w:hint="eastAsia"/>
            <w:sz w:val="24"/>
            <w:szCs w:val="24"/>
          </w:rPr>
          <w:t>connecting points are not fixed as windows.</w:t>
        </w:r>
      </w:ins>
      <w:ins w:id="206" w:author="User" w:date="2016-11-10T03:54:00Z">
        <w:r w:rsidR="00503DF1">
          <w:rPr>
            <w:rFonts w:ascii="Times New Roman" w:hAnsi="Times New Roman" w:cs="Times New Roman" w:hint="eastAsia"/>
            <w:sz w:val="24"/>
            <w:szCs w:val="24"/>
          </w:rPr>
          <w:t xml:space="preserve"> </w:t>
        </w:r>
      </w:ins>
      <w:ins w:id="207" w:author="User" w:date="2016-11-10T04:45:00Z">
        <w:r w:rsidR="0020424D">
          <w:rPr>
            <w:rFonts w:ascii="Times New Roman" w:hAnsi="Times New Roman" w:cs="Times New Roman" w:hint="eastAsia"/>
            <w:sz w:val="24"/>
            <w:szCs w:val="24"/>
          </w:rPr>
          <w:t>Because t</w:t>
        </w:r>
      </w:ins>
      <w:ins w:id="208" w:author="User" w:date="2016-11-10T03:54:00Z">
        <w:r w:rsidR="00503DF1">
          <w:rPr>
            <w:rFonts w:ascii="Times New Roman" w:hAnsi="Times New Roman" w:cs="Times New Roman" w:hint="eastAsia"/>
            <w:sz w:val="24"/>
            <w:szCs w:val="24"/>
          </w:rPr>
          <w:t xml:space="preserve">he </w:t>
        </w:r>
        <w:proofErr w:type="spellStart"/>
        <w:r w:rsidR="00503DF1">
          <w:rPr>
            <w:rFonts w:ascii="Times New Roman" w:hAnsi="Times New Roman" w:cs="Times New Roman" w:hint="eastAsia"/>
            <w:sz w:val="24"/>
            <w:szCs w:val="24"/>
          </w:rPr>
          <w:t>DMst</w:t>
        </w:r>
        <w:proofErr w:type="spellEnd"/>
        <w:r w:rsidR="00503DF1">
          <w:rPr>
            <w:rFonts w:ascii="Times New Roman" w:hAnsi="Times New Roman" w:cs="Times New Roman" w:hint="eastAsia"/>
            <w:sz w:val="24"/>
            <w:szCs w:val="24"/>
          </w:rPr>
          <w:t xml:space="preserve"> can </w:t>
        </w:r>
      </w:ins>
      <w:ins w:id="209" w:author="User" w:date="2016-11-10T03:55:00Z">
        <w:r w:rsidR="00503DF1">
          <w:rPr>
            <w:rFonts w:ascii="Times New Roman" w:hAnsi="Times New Roman" w:cs="Times New Roman"/>
            <w:sz w:val="24"/>
            <w:szCs w:val="24"/>
          </w:rPr>
          <w:t>describe</w:t>
        </w:r>
        <w:r w:rsidR="00503DF1">
          <w:rPr>
            <w:rFonts w:ascii="Times New Roman" w:hAnsi="Times New Roman" w:cs="Times New Roman" w:hint="eastAsia"/>
            <w:sz w:val="24"/>
            <w:szCs w:val="24"/>
          </w:rPr>
          <w:t xml:space="preserve"> the local spatial structure, </w:t>
        </w:r>
      </w:ins>
      <w:ins w:id="210" w:author="User" w:date="2016-11-10T04:04:00Z">
        <w:r w:rsidR="00830650">
          <w:rPr>
            <w:rFonts w:ascii="Times New Roman" w:hAnsi="Times New Roman" w:cs="Times New Roman" w:hint="eastAsia"/>
            <w:sz w:val="24"/>
            <w:szCs w:val="24"/>
          </w:rPr>
          <w:t xml:space="preserve">the </w:t>
        </w:r>
        <w:proofErr w:type="spellStart"/>
        <w:r w:rsidR="00830650">
          <w:rPr>
            <w:rFonts w:ascii="Times New Roman" w:hAnsi="Times New Roman" w:cs="Times New Roman" w:hint="eastAsia"/>
            <w:sz w:val="24"/>
            <w:szCs w:val="24"/>
          </w:rPr>
          <w:t>DMst</w:t>
        </w:r>
        <w:proofErr w:type="spellEnd"/>
        <w:r w:rsidR="00830650">
          <w:rPr>
            <w:rFonts w:ascii="Times New Roman" w:hAnsi="Times New Roman" w:cs="Times New Roman" w:hint="eastAsia"/>
            <w:sz w:val="24"/>
            <w:szCs w:val="24"/>
          </w:rPr>
          <w:t xml:space="preserve">-based </w:t>
        </w:r>
      </w:ins>
      <w:ins w:id="211" w:author="User" w:date="2016-11-10T03:59:00Z">
        <w:r w:rsidR="00830650">
          <w:rPr>
            <w:rFonts w:ascii="Times New Roman" w:hAnsi="Times New Roman" w:cs="Times New Roman" w:hint="eastAsia"/>
            <w:sz w:val="24"/>
            <w:szCs w:val="24"/>
          </w:rPr>
          <w:t xml:space="preserve">pooling also </w:t>
        </w:r>
      </w:ins>
      <w:ins w:id="212" w:author="User" w:date="2016-11-10T04:05:00Z">
        <w:r w:rsidR="00830650">
          <w:rPr>
            <w:rFonts w:ascii="Times New Roman" w:hAnsi="Times New Roman" w:cs="Times New Roman" w:hint="eastAsia"/>
            <w:sz w:val="24"/>
            <w:szCs w:val="24"/>
          </w:rPr>
          <w:t>i</w:t>
        </w:r>
        <w:r w:rsidR="00830650" w:rsidRPr="00830650">
          <w:rPr>
            <w:rFonts w:ascii="Times New Roman" w:hAnsi="Times New Roman" w:cs="Times New Roman"/>
            <w:sz w:val="24"/>
            <w:szCs w:val="24"/>
          </w:rPr>
          <w:t>nherit</w:t>
        </w:r>
        <w:r w:rsidR="00830650">
          <w:rPr>
            <w:rFonts w:ascii="Times New Roman" w:hAnsi="Times New Roman" w:cs="Times New Roman" w:hint="eastAsia"/>
            <w:sz w:val="24"/>
            <w:szCs w:val="24"/>
          </w:rPr>
          <w:t>s</w:t>
        </w:r>
        <w:r w:rsidR="00830650" w:rsidRPr="00830650">
          <w:rPr>
            <w:rFonts w:ascii="Times New Roman" w:hAnsi="Times New Roman" w:cs="Times New Roman"/>
            <w:sz w:val="24"/>
            <w:szCs w:val="24"/>
          </w:rPr>
          <w:t xml:space="preserve"> this advantage</w:t>
        </w:r>
      </w:ins>
      <w:ins w:id="213" w:author="User" w:date="2016-11-10T04:45:00Z">
        <w:r w:rsidR="0020424D">
          <w:rPr>
            <w:rFonts w:ascii="Times New Roman" w:hAnsi="Times New Roman" w:cs="Times New Roman" w:hint="eastAsia"/>
            <w:sz w:val="24"/>
            <w:szCs w:val="24"/>
          </w:rPr>
          <w:t xml:space="preserve">, which </w:t>
        </w:r>
      </w:ins>
      <w:ins w:id="214" w:author="User" w:date="2016-11-10T04:46:00Z">
        <w:r w:rsidR="0020424D">
          <w:rPr>
            <w:rFonts w:ascii="Times New Roman" w:hAnsi="Times New Roman" w:cs="Times New Roman" w:hint="eastAsia"/>
            <w:sz w:val="24"/>
            <w:szCs w:val="24"/>
          </w:rPr>
          <w:t xml:space="preserve">makes the </w:t>
        </w:r>
      </w:ins>
      <w:ins w:id="215" w:author="User" w:date="2016-11-10T04:47:00Z">
        <w:r w:rsidR="0020424D">
          <w:rPr>
            <w:rFonts w:ascii="Times New Roman" w:hAnsi="Times New Roman" w:cs="Times New Roman" w:hint="eastAsia"/>
            <w:sz w:val="24"/>
            <w:szCs w:val="24"/>
          </w:rPr>
          <w:t xml:space="preserve">representations </w:t>
        </w:r>
      </w:ins>
      <w:ins w:id="216" w:author="User" w:date="2016-11-10T04:46:00Z">
        <w:r w:rsidR="0020424D">
          <w:rPr>
            <w:rFonts w:ascii="Times New Roman" w:hAnsi="Times New Roman" w:cs="Times New Roman" w:hint="eastAsia"/>
            <w:sz w:val="24"/>
            <w:szCs w:val="24"/>
          </w:rPr>
          <w:t>robust</w:t>
        </w:r>
      </w:ins>
      <w:ins w:id="217" w:author="User" w:date="2016-11-10T04:05:00Z">
        <w:r w:rsidR="00830650">
          <w:rPr>
            <w:rFonts w:ascii="Times New Roman" w:hAnsi="Times New Roman" w:cs="Times New Roman" w:hint="eastAsia"/>
            <w:sz w:val="24"/>
            <w:szCs w:val="24"/>
          </w:rPr>
          <w:t xml:space="preserve">.  </w:t>
        </w:r>
      </w:ins>
      <w:ins w:id="218" w:author="User" w:date="2016-11-10T04:08:00Z">
        <w:r w:rsidR="00830650">
          <w:rPr>
            <w:rFonts w:ascii="Times New Roman" w:hAnsi="Times New Roman" w:cs="Times New Roman"/>
            <w:sz w:val="24"/>
            <w:szCs w:val="24"/>
          </w:rPr>
          <w:t>P</w:t>
        </w:r>
        <w:r w:rsidR="00830650">
          <w:rPr>
            <w:rFonts w:ascii="Times New Roman" w:hAnsi="Times New Roman" w:cs="Times New Roman" w:hint="eastAsia"/>
            <w:sz w:val="24"/>
            <w:szCs w:val="24"/>
          </w:rPr>
          <w:t>ooling helps the feature extracted scaled in image and here it is the same</w:t>
        </w:r>
      </w:ins>
      <w:ins w:id="219" w:author="User" w:date="2016-11-10T04:09:00Z">
        <w:r w:rsidR="00830650">
          <w:rPr>
            <w:rFonts w:ascii="Times New Roman" w:hAnsi="Times New Roman" w:cs="Times New Roman" w:hint="eastAsia"/>
            <w:sz w:val="24"/>
            <w:szCs w:val="24"/>
          </w:rPr>
          <w:t>,</w:t>
        </w:r>
      </w:ins>
      <w:ins w:id="220" w:author="User" w:date="2016-11-10T04:08:00Z">
        <w:r w:rsidR="00830650">
          <w:rPr>
            <w:rFonts w:ascii="Times New Roman" w:hAnsi="Times New Roman" w:cs="Times New Roman" w:hint="eastAsia"/>
            <w:sz w:val="24"/>
            <w:szCs w:val="24"/>
          </w:rPr>
          <w:t xml:space="preserve"> </w:t>
        </w:r>
      </w:ins>
      <w:ins w:id="221" w:author="User" w:date="2016-11-10T04:10:00Z">
        <w:r w:rsidR="00C61154">
          <w:rPr>
            <w:rFonts w:ascii="Times New Roman" w:hAnsi="Times New Roman" w:cs="Times New Roman" w:hint="eastAsia"/>
            <w:sz w:val="24"/>
            <w:szCs w:val="24"/>
          </w:rPr>
          <w:t xml:space="preserve">the </w:t>
        </w:r>
        <w:r w:rsidR="00C61154" w:rsidRPr="00C61154">
          <w:rPr>
            <w:rFonts w:ascii="Times New Roman" w:hAnsi="Times New Roman" w:cs="Times New Roman"/>
            <w:sz w:val="24"/>
            <w:szCs w:val="24"/>
          </w:rPr>
          <w:t xml:space="preserve">representations </w:t>
        </w:r>
        <w:r w:rsidR="00C61154">
          <w:rPr>
            <w:rFonts w:ascii="Times New Roman" w:hAnsi="Times New Roman" w:cs="Times New Roman" w:hint="eastAsia"/>
            <w:sz w:val="24"/>
            <w:szCs w:val="24"/>
          </w:rPr>
          <w:t xml:space="preserve">are </w:t>
        </w:r>
        <w:r w:rsidR="00C61154" w:rsidRPr="00C61154">
          <w:rPr>
            <w:rFonts w:ascii="Times New Roman" w:hAnsi="Times New Roman" w:cs="Times New Roman"/>
            <w:sz w:val="24"/>
            <w:szCs w:val="24"/>
          </w:rPr>
          <w:t>scaled from the whole region of the cluster to the center of the cluster</w:t>
        </w:r>
      </w:ins>
      <w:ins w:id="222" w:author="User" w:date="2016-11-10T04:09:00Z">
        <w:r w:rsidR="00830650">
          <w:rPr>
            <w:rFonts w:ascii="Times New Roman" w:hAnsi="Times New Roman" w:cs="Times New Roman" w:hint="eastAsia"/>
            <w:sz w:val="24"/>
            <w:szCs w:val="24"/>
          </w:rPr>
          <w:t>.</w:t>
        </w:r>
      </w:ins>
      <w:ins w:id="223" w:author="User" w:date="2016-11-10T04:11:00Z">
        <w:r w:rsidR="0093281C">
          <w:rPr>
            <w:rFonts w:ascii="Times New Roman" w:hAnsi="Times New Roman" w:cs="Times New Roman" w:hint="eastAsia"/>
            <w:sz w:val="24"/>
            <w:szCs w:val="24"/>
          </w:rPr>
          <w:t xml:space="preserve"> </w:t>
        </w:r>
        <w:r w:rsidR="000B1702">
          <w:rPr>
            <w:rFonts w:ascii="Times New Roman" w:hAnsi="Times New Roman" w:cs="Times New Roman" w:hint="eastAsia"/>
            <w:sz w:val="24"/>
            <w:szCs w:val="24"/>
          </w:rPr>
          <w:t xml:space="preserve">The </w:t>
        </w:r>
        <w:proofErr w:type="spellStart"/>
        <w:r w:rsidR="000B1702">
          <w:rPr>
            <w:rFonts w:ascii="Times New Roman" w:hAnsi="Times New Roman" w:cs="Times New Roman" w:hint="eastAsia"/>
            <w:sz w:val="24"/>
            <w:szCs w:val="24"/>
          </w:rPr>
          <w:t>DMst</w:t>
        </w:r>
        <w:proofErr w:type="spellEnd"/>
        <w:r w:rsidR="000B1702">
          <w:rPr>
            <w:rFonts w:ascii="Times New Roman" w:hAnsi="Times New Roman" w:cs="Times New Roman" w:hint="eastAsia"/>
            <w:sz w:val="24"/>
            <w:szCs w:val="24"/>
          </w:rPr>
          <w:t xml:space="preserve"> can also </w:t>
        </w:r>
      </w:ins>
      <w:del w:id="224" w:author="User" w:date="2016-11-10T04:48:00Z">
        <w:r w:rsidRPr="00473395" w:rsidDel="008A02D4">
          <w:rPr>
            <w:rFonts w:ascii="Times New Roman" w:hAnsi="Times New Roman" w:cs="Times New Roman"/>
            <w:sz w:val="24"/>
            <w:szCs w:val="24"/>
          </w:rPr>
          <w:delText>separates</w:delText>
        </w:r>
      </w:del>
      <w:ins w:id="225" w:author="User" w:date="2016-11-10T04:48:00Z">
        <w:r w:rsidR="008A02D4" w:rsidRPr="00473395">
          <w:rPr>
            <w:rFonts w:ascii="Times New Roman" w:hAnsi="Times New Roman" w:cs="Times New Roman"/>
            <w:sz w:val="24"/>
            <w:szCs w:val="24"/>
          </w:rPr>
          <w:t>separate</w:t>
        </w:r>
      </w:ins>
      <w:r w:rsidRPr="00473395">
        <w:rPr>
          <w:rFonts w:ascii="Times New Roman" w:hAnsi="Times New Roman" w:cs="Times New Roman"/>
          <w:sz w:val="24"/>
          <w:szCs w:val="24"/>
        </w:rPr>
        <w:t xml:space="preserve"> the points </w:t>
      </w:r>
      <w:del w:id="226" w:author="User" w:date="2016-11-10T03:34:00Z">
        <w:r w:rsidRPr="00473395" w:rsidDel="003F5932">
          <w:rPr>
            <w:rFonts w:ascii="Times New Roman" w:hAnsi="Times New Roman" w:cs="Times New Roman"/>
            <w:sz w:val="24"/>
            <w:szCs w:val="24"/>
          </w:rPr>
          <w:delText xml:space="preserve">in </w:delText>
        </w:r>
      </w:del>
      <w:del w:id="227" w:author="User" w:date="2016-11-10T03:27:00Z">
        <w:r w:rsidRPr="00473395" w:rsidDel="00F86C0C">
          <w:rPr>
            <w:rFonts w:ascii="Times New Roman" w:hAnsi="Times New Roman" w:cs="Times New Roman"/>
            <w:sz w:val="24"/>
            <w:szCs w:val="24"/>
          </w:rPr>
          <w:delText xml:space="preserve">the </w:delText>
        </w:r>
      </w:del>
      <w:del w:id="228" w:author="User" w:date="2016-11-10T03:34:00Z">
        <w:r w:rsidDel="003F5932">
          <w:rPr>
            <w:rFonts w:ascii="Times New Roman" w:hAnsi="Times New Roman" w:cs="Times New Roman" w:hint="eastAsia"/>
            <w:sz w:val="24"/>
            <w:szCs w:val="24"/>
          </w:rPr>
          <w:delText>cluster</w:delText>
        </w:r>
        <w:r w:rsidRPr="00473395" w:rsidDel="003F5932">
          <w:rPr>
            <w:rFonts w:ascii="Times New Roman" w:hAnsi="Times New Roman" w:cs="Times New Roman"/>
            <w:sz w:val="24"/>
            <w:szCs w:val="24"/>
          </w:rPr>
          <w:delText xml:space="preserve"> </w:delText>
        </w:r>
      </w:del>
      <w:r w:rsidRPr="00473395">
        <w:rPr>
          <w:rFonts w:ascii="Times New Roman" w:hAnsi="Times New Roman" w:cs="Times New Roman"/>
          <w:sz w:val="24"/>
          <w:szCs w:val="24"/>
        </w:rPr>
        <w:t xml:space="preserve">into </w:t>
      </w:r>
      <w:r w:rsidRPr="008C5870">
        <w:rPr>
          <w:rFonts w:ascii="Times New Roman" w:hAnsi="Times New Roman" w:cs="Times New Roman"/>
          <w:sz w:val="24"/>
          <w:szCs w:val="24"/>
        </w:rPr>
        <w:t xml:space="preserve">marginal </w:t>
      </w:r>
      <w:r w:rsidRPr="00473395">
        <w:rPr>
          <w:rFonts w:ascii="Times New Roman" w:hAnsi="Times New Roman" w:cs="Times New Roman"/>
          <w:sz w:val="24"/>
          <w:szCs w:val="24"/>
        </w:rPr>
        <w:t xml:space="preserve">points and body points. The body points help to classify the objects with non-resemblance in appearance, and the </w:t>
      </w:r>
      <w:r w:rsidRPr="008C5870">
        <w:rPr>
          <w:rFonts w:ascii="Times New Roman" w:hAnsi="Times New Roman" w:cs="Times New Roman"/>
          <w:sz w:val="24"/>
          <w:szCs w:val="24"/>
        </w:rPr>
        <w:t xml:space="preserve">marginal </w:t>
      </w:r>
      <w:r w:rsidRPr="00473395">
        <w:rPr>
          <w:rFonts w:ascii="Times New Roman" w:hAnsi="Times New Roman" w:cs="Times New Roman"/>
          <w:sz w:val="24"/>
          <w:szCs w:val="24"/>
        </w:rPr>
        <w:t xml:space="preserve">points help to classify similar objects. The </w:t>
      </w:r>
      <w:r w:rsidRPr="008C5870">
        <w:rPr>
          <w:rFonts w:ascii="Times New Roman" w:hAnsi="Times New Roman" w:cs="Times New Roman"/>
          <w:sz w:val="24"/>
          <w:szCs w:val="24"/>
        </w:rPr>
        <w:t xml:space="preserve">marginal </w:t>
      </w:r>
      <w:r w:rsidRPr="00473395">
        <w:rPr>
          <w:rFonts w:ascii="Times New Roman" w:hAnsi="Times New Roman" w:cs="Times New Roman"/>
          <w:sz w:val="24"/>
          <w:szCs w:val="24"/>
        </w:rPr>
        <w:t>points and body points have different weights in the DNNSP, but their weights can be propagated</w:t>
      </w:r>
      <w:ins w:id="229" w:author="User" w:date="2016-11-10T03:38:00Z">
        <w:r w:rsidR="00033607">
          <w:rPr>
            <w:rFonts w:ascii="Times New Roman" w:hAnsi="Times New Roman" w:cs="Times New Roman" w:hint="eastAsia"/>
            <w:sz w:val="24"/>
            <w:szCs w:val="24"/>
          </w:rPr>
          <w:t xml:space="preserve"> to</w:t>
        </w:r>
      </w:ins>
      <w:r w:rsidRPr="00473395">
        <w:rPr>
          <w:rFonts w:ascii="Times New Roman" w:hAnsi="Times New Roman" w:cs="Times New Roman"/>
          <w:sz w:val="24"/>
          <w:szCs w:val="24"/>
        </w:rPr>
        <w:t xml:space="preserve"> each other</w:t>
      </w:r>
      <w:ins w:id="230" w:author="User" w:date="2016-11-10T04:11:00Z">
        <w:r w:rsidR="000B1702">
          <w:rPr>
            <w:rFonts w:ascii="Times New Roman" w:hAnsi="Times New Roman" w:cs="Times New Roman" w:hint="eastAsia"/>
            <w:sz w:val="24"/>
            <w:szCs w:val="24"/>
          </w:rPr>
          <w:t xml:space="preserve"> in the pooling process</w:t>
        </w:r>
      </w:ins>
      <w:r w:rsidRPr="00473395">
        <w:rPr>
          <w:rFonts w:ascii="Times New Roman" w:hAnsi="Times New Roman" w:cs="Times New Roman"/>
          <w:sz w:val="24"/>
          <w:szCs w:val="24"/>
        </w:rPr>
        <w:t xml:space="preserve">. In this way, the contributions of the margin points and the body points </w:t>
      </w:r>
      <w:r w:rsidRPr="00A11A44">
        <w:rPr>
          <w:rFonts w:ascii="Times New Roman" w:hAnsi="Times New Roman" w:cs="Times New Roman"/>
          <w:sz w:val="24"/>
          <w:szCs w:val="24"/>
        </w:rPr>
        <w:t xml:space="preserve">for classification </w:t>
      </w:r>
      <w:r w:rsidRPr="00473395">
        <w:rPr>
          <w:rFonts w:ascii="Times New Roman" w:hAnsi="Times New Roman" w:cs="Times New Roman"/>
          <w:sz w:val="24"/>
          <w:szCs w:val="24"/>
        </w:rPr>
        <w:t>are automatically determined by the DNNSP. Similar to the transfer learning, the DNNSP learns the common features of all levels in each point cluster, which make</w:t>
      </w:r>
      <w:ins w:id="231" w:author="User" w:date="2016-11-10T04:50:00Z">
        <w:r w:rsidR="00EE679A">
          <w:rPr>
            <w:rFonts w:ascii="Times New Roman" w:hAnsi="Times New Roman" w:cs="Times New Roman" w:hint="eastAsia"/>
            <w:sz w:val="24"/>
            <w:szCs w:val="24"/>
          </w:rPr>
          <w:t>s</w:t>
        </w:r>
      </w:ins>
      <w:r w:rsidRPr="00473395">
        <w:rPr>
          <w:rFonts w:ascii="Times New Roman" w:hAnsi="Times New Roman" w:cs="Times New Roman"/>
          <w:sz w:val="24"/>
          <w:szCs w:val="24"/>
        </w:rPr>
        <w:t xml:space="preserve"> the features robust, and then the point clusters in different levels are classified by the different fully-connected networks in the DNNSP. Finally, </w:t>
      </w:r>
      <w:del w:id="232" w:author="User" w:date="2016-11-10T04:51:00Z">
        <w:r w:rsidRPr="00473395" w:rsidDel="001B5897">
          <w:rPr>
            <w:rFonts w:ascii="Times New Roman" w:hAnsi="Times New Roman" w:cs="Times New Roman"/>
            <w:sz w:val="24"/>
            <w:szCs w:val="24"/>
          </w:rPr>
          <w:delText xml:space="preserve">the DNNSP combine </w:delText>
        </w:r>
      </w:del>
      <w:r w:rsidRPr="00473395">
        <w:rPr>
          <w:rFonts w:ascii="Times New Roman" w:hAnsi="Times New Roman" w:cs="Times New Roman"/>
          <w:sz w:val="24"/>
          <w:szCs w:val="24"/>
        </w:rPr>
        <w:t xml:space="preserve">the classification results of all levels </w:t>
      </w:r>
      <w:ins w:id="233" w:author="User" w:date="2016-11-10T04:51:00Z">
        <w:r w:rsidR="001B5897">
          <w:rPr>
            <w:rFonts w:ascii="Times New Roman" w:hAnsi="Times New Roman" w:cs="Times New Roman" w:hint="eastAsia"/>
            <w:sz w:val="24"/>
            <w:szCs w:val="24"/>
          </w:rPr>
          <w:t xml:space="preserve">are combined </w:t>
        </w:r>
      </w:ins>
      <w:r w:rsidRPr="00473395">
        <w:rPr>
          <w:rFonts w:ascii="Times New Roman" w:hAnsi="Times New Roman" w:cs="Times New Roman"/>
          <w:sz w:val="24"/>
          <w:szCs w:val="24"/>
        </w:rPr>
        <w:t xml:space="preserve">as the final results. </w:t>
      </w:r>
    </w:p>
    <w:p w:rsidR="00BC4273" w:rsidDel="00A501FF" w:rsidRDefault="00BC4273" w:rsidP="00BC4273">
      <w:pPr>
        <w:spacing w:line="300" w:lineRule="auto"/>
        <w:ind w:firstLineChars="50" w:firstLine="120"/>
        <w:rPr>
          <w:del w:id="234" w:author="User" w:date="2016-11-09T12:55:00Z"/>
          <w:rFonts w:ascii="Times New Roman" w:hAnsi="Times New Roman" w:cs="Times New Roman"/>
          <w:sz w:val="24"/>
          <w:szCs w:val="24"/>
        </w:rPr>
      </w:pPr>
      <w:del w:id="235" w:author="User" w:date="2016-11-09T12:55:00Z">
        <w:r w:rsidRPr="00473395" w:rsidDel="008A257F">
          <w:rPr>
            <w:rFonts w:ascii="Times New Roman" w:hAnsi="Times New Roman" w:cs="Times New Roman"/>
            <w:sz w:val="24"/>
            <w:szCs w:val="24"/>
          </w:rPr>
          <w:delText xml:space="preserve">Through this process, the point classification performance is improved. </w:delText>
        </w:r>
        <w:r w:rsidDel="008A257F">
          <w:rPr>
            <w:rFonts w:ascii="Times New Roman" w:hAnsi="Times New Roman" w:cs="Times New Roman" w:hint="eastAsia"/>
            <w:sz w:val="24"/>
            <w:szCs w:val="24"/>
          </w:rPr>
          <w:delText xml:space="preserve"> </w:delText>
        </w:r>
      </w:del>
    </w:p>
    <w:p w:rsidR="00C34F65" w:rsidRDefault="00A501FF" w:rsidP="00A501FF">
      <w:pPr>
        <w:spacing w:line="300" w:lineRule="auto"/>
        <w:ind w:firstLineChars="50" w:firstLine="120"/>
        <w:rPr>
          <w:ins w:id="236" w:author="User" w:date="2016-11-09T14:10:00Z"/>
          <w:rFonts w:ascii="Times New Roman" w:hAnsi="Times New Roman" w:cs="Times New Roman"/>
          <w:sz w:val="24"/>
          <w:szCs w:val="24"/>
        </w:rPr>
      </w:pPr>
      <w:ins w:id="237" w:author="User" w:date="2016-11-09T14:08:00Z">
        <w:r>
          <w:rPr>
            <w:rFonts w:ascii="Times New Roman" w:hAnsi="Times New Roman" w:cs="Times New Roman" w:hint="eastAsia"/>
            <w:sz w:val="24"/>
            <w:szCs w:val="24"/>
          </w:rPr>
          <w:t xml:space="preserve">In summary, </w:t>
        </w:r>
        <w:r w:rsidRPr="00A501FF">
          <w:rPr>
            <w:rFonts w:ascii="Times New Roman" w:hAnsi="Times New Roman" w:cs="Times New Roman"/>
            <w:sz w:val="24"/>
            <w:szCs w:val="24"/>
          </w:rPr>
          <w:t xml:space="preserve">the core </w:t>
        </w:r>
        <w:bookmarkStart w:id="238" w:name="OLE_LINK16"/>
        <w:r w:rsidRPr="00A501FF">
          <w:rPr>
            <w:rFonts w:ascii="Times New Roman" w:hAnsi="Times New Roman" w:cs="Times New Roman"/>
            <w:sz w:val="24"/>
            <w:szCs w:val="24"/>
          </w:rPr>
          <w:t xml:space="preserve">contribution </w:t>
        </w:r>
        <w:bookmarkEnd w:id="238"/>
        <w:r w:rsidRPr="00A501FF">
          <w:rPr>
            <w:rFonts w:ascii="Times New Roman" w:hAnsi="Times New Roman" w:cs="Times New Roman"/>
            <w:sz w:val="24"/>
            <w:szCs w:val="24"/>
          </w:rPr>
          <w:t>of this paper is the</w:t>
        </w:r>
        <w:r>
          <w:rPr>
            <w:rFonts w:ascii="Times New Roman" w:hAnsi="Times New Roman" w:cs="Times New Roman" w:hint="eastAsia"/>
            <w:sz w:val="24"/>
            <w:szCs w:val="24"/>
          </w:rPr>
          <w:t xml:space="preserve"> </w:t>
        </w:r>
        <w:r w:rsidRPr="00A501FF">
          <w:rPr>
            <w:rFonts w:ascii="Times New Roman" w:hAnsi="Times New Roman" w:cs="Times New Roman"/>
            <w:sz w:val="24"/>
            <w:szCs w:val="24"/>
          </w:rPr>
          <w:t xml:space="preserve">proposal of the </w:t>
        </w:r>
      </w:ins>
      <w:proofErr w:type="spellStart"/>
      <w:ins w:id="239" w:author="User" w:date="2016-11-09T14:09:00Z">
        <w:r w:rsidR="00C34F65">
          <w:rPr>
            <w:rFonts w:ascii="Times New Roman" w:hAnsi="Times New Roman" w:cs="Times New Roman" w:hint="eastAsia"/>
            <w:sz w:val="24"/>
            <w:szCs w:val="24"/>
          </w:rPr>
          <w:t>DMst</w:t>
        </w:r>
        <w:proofErr w:type="spellEnd"/>
        <w:r w:rsidR="00C34F65">
          <w:rPr>
            <w:rFonts w:ascii="Times New Roman" w:hAnsi="Times New Roman" w:cs="Times New Roman" w:hint="eastAsia"/>
            <w:sz w:val="24"/>
            <w:szCs w:val="24"/>
          </w:rPr>
          <w:t xml:space="preserve"> based pooling nets</w:t>
        </w:r>
      </w:ins>
      <w:ins w:id="240" w:author="User" w:date="2016-11-09T14:08:00Z">
        <w:r w:rsidRPr="00A501FF">
          <w:rPr>
            <w:rFonts w:ascii="Times New Roman" w:hAnsi="Times New Roman" w:cs="Times New Roman"/>
            <w:sz w:val="24"/>
            <w:szCs w:val="24"/>
          </w:rPr>
          <w:t xml:space="preserve">, which </w:t>
        </w:r>
      </w:ins>
      <w:ins w:id="241" w:author="User" w:date="2016-11-09T23:14:00Z">
        <w:r w:rsidR="00606484">
          <w:rPr>
            <w:rFonts w:ascii="Times New Roman" w:hAnsi="Times New Roman" w:cs="Times New Roman" w:hint="eastAsia"/>
            <w:sz w:val="24"/>
            <w:szCs w:val="24"/>
          </w:rPr>
          <w:t>can</w:t>
        </w:r>
      </w:ins>
      <w:ins w:id="242" w:author="User" w:date="2016-11-10T02:42:00Z">
        <w:r w:rsidR="003B7BAC">
          <w:rPr>
            <w:rFonts w:ascii="Times New Roman" w:hAnsi="Times New Roman" w:cs="Times New Roman" w:hint="eastAsia"/>
            <w:sz w:val="24"/>
            <w:szCs w:val="24"/>
          </w:rPr>
          <w:t xml:space="preserve"> </w:t>
        </w:r>
      </w:ins>
      <w:ins w:id="243" w:author="User" w:date="2016-11-09T14:08:00Z">
        <w:r w:rsidR="00606484">
          <w:rPr>
            <w:rFonts w:ascii="Times New Roman" w:hAnsi="Times New Roman" w:cs="Times New Roman"/>
            <w:sz w:val="24"/>
            <w:szCs w:val="24"/>
          </w:rPr>
          <w:t>learn</w:t>
        </w:r>
      </w:ins>
      <w:ins w:id="244" w:author="User" w:date="2016-11-09T23:14:00Z">
        <w:r w:rsidR="00606484">
          <w:rPr>
            <w:rFonts w:ascii="Times New Roman" w:hAnsi="Times New Roman" w:cs="Times New Roman" w:hint="eastAsia"/>
            <w:sz w:val="24"/>
            <w:szCs w:val="24"/>
          </w:rPr>
          <w:t xml:space="preserve"> </w:t>
        </w:r>
        <w:r w:rsidR="00606484" w:rsidRPr="00606484">
          <w:rPr>
            <w:rFonts w:ascii="Times New Roman" w:hAnsi="Times New Roman" w:cs="Times New Roman"/>
            <w:sz w:val="24"/>
            <w:szCs w:val="24"/>
          </w:rPr>
          <w:t>features of the point cluster scaled from the whole region to the center of the cluster</w:t>
        </w:r>
      </w:ins>
      <w:ins w:id="245" w:author="User" w:date="2016-11-10T02:45:00Z">
        <w:r w:rsidR="003B7BAC">
          <w:rPr>
            <w:rFonts w:ascii="Times New Roman" w:hAnsi="Times New Roman" w:cs="Times New Roman" w:hint="eastAsia"/>
            <w:sz w:val="24"/>
            <w:szCs w:val="24"/>
          </w:rPr>
          <w:t xml:space="preserve"> by </w:t>
        </w:r>
      </w:ins>
      <w:ins w:id="246" w:author="User" w:date="2016-11-10T02:46:00Z">
        <w:r w:rsidR="003B7BAC" w:rsidRPr="003B7BAC">
          <w:rPr>
            <w:rFonts w:ascii="Times New Roman" w:hAnsi="Times New Roman" w:cs="Times New Roman"/>
            <w:sz w:val="24"/>
            <w:szCs w:val="24"/>
          </w:rPr>
          <w:t>utiliz</w:t>
        </w:r>
        <w:r w:rsidR="003B7BAC">
          <w:rPr>
            <w:rFonts w:ascii="Times New Roman" w:hAnsi="Times New Roman" w:cs="Times New Roman" w:hint="eastAsia"/>
            <w:sz w:val="24"/>
            <w:szCs w:val="24"/>
          </w:rPr>
          <w:t>ing</w:t>
        </w:r>
        <w:r w:rsidR="003B7BAC" w:rsidRPr="003B7BAC">
          <w:rPr>
            <w:rFonts w:ascii="Times New Roman" w:hAnsi="Times New Roman" w:cs="Times New Roman"/>
            <w:sz w:val="24"/>
            <w:szCs w:val="24"/>
          </w:rPr>
          <w:t xml:space="preserve"> </w:t>
        </w:r>
      </w:ins>
      <w:ins w:id="247" w:author="User" w:date="2016-11-10T02:45:00Z">
        <w:r w:rsidR="003B7BAC" w:rsidRPr="00ED6899">
          <w:rPr>
            <w:rFonts w:ascii="Times New Roman" w:hAnsi="Times New Roman" w:cs="Times New Roman"/>
            <w:sz w:val="24"/>
            <w:szCs w:val="24"/>
          </w:rPr>
          <w:t xml:space="preserve">the spatial </w:t>
        </w:r>
      </w:ins>
      <w:ins w:id="248" w:author="User" w:date="2016-11-10T02:46:00Z">
        <w:r w:rsidR="003B7BAC">
          <w:rPr>
            <w:rFonts w:ascii="Times New Roman" w:hAnsi="Times New Roman" w:cs="Times New Roman" w:hint="eastAsia"/>
            <w:sz w:val="24"/>
            <w:szCs w:val="24"/>
          </w:rPr>
          <w:t>structure</w:t>
        </w:r>
      </w:ins>
      <w:ins w:id="249" w:author="User" w:date="2016-11-10T02:45:00Z">
        <w:r w:rsidR="003B7BAC" w:rsidRPr="00ED6899">
          <w:rPr>
            <w:rFonts w:ascii="Times New Roman" w:hAnsi="Times New Roman" w:cs="Times New Roman"/>
            <w:sz w:val="24"/>
            <w:szCs w:val="24"/>
          </w:rPr>
          <w:t xml:space="preserve"> among the points in the point clusters</w:t>
        </w:r>
        <w:r w:rsidR="003B7BAC">
          <w:rPr>
            <w:rFonts w:ascii="Times New Roman" w:hAnsi="Times New Roman" w:cs="Times New Roman" w:hint="eastAsia"/>
            <w:sz w:val="24"/>
            <w:szCs w:val="24"/>
          </w:rPr>
          <w:t>.</w:t>
        </w:r>
      </w:ins>
      <w:ins w:id="250" w:author="User" w:date="2016-11-10T02:46:00Z">
        <w:r w:rsidR="001C43C1">
          <w:rPr>
            <w:rFonts w:ascii="Times New Roman" w:hAnsi="Times New Roman" w:cs="Times New Roman" w:hint="eastAsia"/>
            <w:sz w:val="24"/>
            <w:szCs w:val="24"/>
          </w:rPr>
          <w:t xml:space="preserve"> </w:t>
        </w:r>
        <w:r w:rsidR="001C43C1">
          <w:rPr>
            <w:rFonts w:ascii="Times New Roman" w:hAnsi="Times New Roman" w:cs="Times New Roman"/>
            <w:sz w:val="24"/>
            <w:szCs w:val="24"/>
          </w:rPr>
          <w:t>W</w:t>
        </w:r>
        <w:r w:rsidR="001C43C1">
          <w:rPr>
            <w:rFonts w:ascii="Times New Roman" w:hAnsi="Times New Roman" w:cs="Times New Roman" w:hint="eastAsia"/>
            <w:sz w:val="24"/>
            <w:szCs w:val="24"/>
          </w:rPr>
          <w:t xml:space="preserve">ith the help of the </w:t>
        </w:r>
        <w:proofErr w:type="spellStart"/>
        <w:r w:rsidR="001C43C1">
          <w:rPr>
            <w:rFonts w:ascii="Times New Roman" w:hAnsi="Times New Roman" w:cs="Times New Roman" w:hint="eastAsia"/>
            <w:sz w:val="24"/>
            <w:szCs w:val="24"/>
          </w:rPr>
          <w:t>DMst</w:t>
        </w:r>
        <w:proofErr w:type="spellEnd"/>
        <w:r w:rsidR="001C43C1">
          <w:rPr>
            <w:rFonts w:ascii="Times New Roman" w:hAnsi="Times New Roman" w:cs="Times New Roman" w:hint="eastAsia"/>
            <w:sz w:val="24"/>
            <w:szCs w:val="24"/>
          </w:rPr>
          <w:t xml:space="preserve"> based pooling nets, the DNNSP can </w:t>
        </w:r>
      </w:ins>
      <w:ins w:id="251" w:author="User" w:date="2016-11-10T02:48:00Z">
        <w:r w:rsidR="001C43C1">
          <w:rPr>
            <w:rFonts w:ascii="Times New Roman" w:hAnsi="Times New Roman" w:cs="Times New Roman" w:hint="eastAsia"/>
            <w:sz w:val="24"/>
            <w:szCs w:val="24"/>
          </w:rPr>
          <w:t xml:space="preserve">be </w:t>
        </w:r>
      </w:ins>
      <w:ins w:id="252" w:author="User" w:date="2016-11-10T02:46:00Z">
        <w:r w:rsidR="001C43C1">
          <w:rPr>
            <w:rFonts w:ascii="Times New Roman" w:hAnsi="Times New Roman" w:cs="Times New Roman" w:hint="eastAsia"/>
            <w:sz w:val="24"/>
            <w:szCs w:val="24"/>
          </w:rPr>
          <w:t>stack</w:t>
        </w:r>
      </w:ins>
      <w:ins w:id="253" w:author="User" w:date="2016-11-10T02:48:00Z">
        <w:r w:rsidR="001C43C1">
          <w:rPr>
            <w:rFonts w:ascii="Times New Roman" w:hAnsi="Times New Roman" w:cs="Times New Roman" w:hint="eastAsia"/>
            <w:sz w:val="24"/>
            <w:szCs w:val="24"/>
          </w:rPr>
          <w:t>ed</w:t>
        </w:r>
      </w:ins>
      <w:ins w:id="254" w:author="User" w:date="2016-11-10T02:46:00Z">
        <w:r w:rsidR="001C43C1">
          <w:rPr>
            <w:rFonts w:ascii="Times New Roman" w:hAnsi="Times New Roman" w:cs="Times New Roman" w:hint="eastAsia"/>
            <w:sz w:val="24"/>
            <w:szCs w:val="24"/>
          </w:rPr>
          <w:t xml:space="preserve"> to deep </w:t>
        </w:r>
      </w:ins>
      <w:ins w:id="255" w:author="User" w:date="2016-11-10T02:48:00Z">
        <w:r w:rsidR="001C43C1">
          <w:rPr>
            <w:rFonts w:ascii="Times New Roman" w:hAnsi="Times New Roman" w:cs="Times New Roman" w:hint="eastAsia"/>
            <w:sz w:val="24"/>
            <w:szCs w:val="24"/>
          </w:rPr>
          <w:t>n</w:t>
        </w:r>
        <w:r w:rsidR="001C43C1" w:rsidRPr="00401B85">
          <w:rPr>
            <w:rFonts w:ascii="Times New Roman" w:hAnsi="Times New Roman" w:cs="Times New Roman"/>
            <w:sz w:val="24"/>
            <w:szCs w:val="24"/>
          </w:rPr>
          <w:t xml:space="preserve">eural </w:t>
        </w:r>
        <w:r w:rsidR="001C43C1">
          <w:rPr>
            <w:rFonts w:ascii="Times New Roman" w:hAnsi="Times New Roman" w:cs="Times New Roman" w:hint="eastAsia"/>
            <w:sz w:val="24"/>
            <w:szCs w:val="24"/>
          </w:rPr>
          <w:t>n</w:t>
        </w:r>
        <w:r w:rsidR="001C43C1" w:rsidRPr="00401B85">
          <w:rPr>
            <w:rFonts w:ascii="Times New Roman" w:hAnsi="Times New Roman" w:cs="Times New Roman"/>
            <w:sz w:val="24"/>
            <w:szCs w:val="24"/>
          </w:rPr>
          <w:t>etwork</w:t>
        </w:r>
        <w:r w:rsidR="001C43C1">
          <w:rPr>
            <w:rFonts w:ascii="Times New Roman" w:hAnsi="Times New Roman" w:cs="Times New Roman" w:hint="eastAsia"/>
            <w:sz w:val="24"/>
            <w:szCs w:val="24"/>
          </w:rPr>
          <w:t>.</w:t>
        </w:r>
      </w:ins>
      <w:ins w:id="256" w:author="User" w:date="2016-11-10T02:49:00Z">
        <w:r w:rsidR="001C43C1">
          <w:rPr>
            <w:rFonts w:ascii="Times New Roman" w:hAnsi="Times New Roman" w:cs="Times New Roman" w:hint="eastAsia"/>
            <w:sz w:val="24"/>
            <w:szCs w:val="24"/>
          </w:rPr>
          <w:t xml:space="preserve"> </w:t>
        </w:r>
      </w:ins>
      <w:ins w:id="257" w:author="User" w:date="2016-11-09T14:08:00Z">
        <w:r w:rsidRPr="00A501FF">
          <w:rPr>
            <w:rFonts w:ascii="Times New Roman" w:hAnsi="Times New Roman" w:cs="Times New Roman"/>
            <w:sz w:val="24"/>
            <w:szCs w:val="24"/>
          </w:rPr>
          <w:t xml:space="preserve"> </w:t>
        </w:r>
      </w:ins>
    </w:p>
    <w:p w:rsidR="00DA1070" w:rsidDel="00C006EC" w:rsidRDefault="00BE4688" w:rsidP="00401B85">
      <w:pPr>
        <w:spacing w:line="300" w:lineRule="auto"/>
        <w:ind w:firstLineChars="50" w:firstLine="120"/>
        <w:rPr>
          <w:del w:id="258" w:author="User" w:date="2016-11-09T14:07:00Z"/>
          <w:rFonts w:ascii="Times New Roman" w:hAnsi="Times New Roman" w:cs="Times New Roman"/>
          <w:sz w:val="24"/>
          <w:szCs w:val="24"/>
        </w:rPr>
      </w:pPr>
      <w:ins w:id="259" w:author="User" w:date="2016-11-09T13:41:00Z">
        <w:r w:rsidRPr="00BE4688">
          <w:rPr>
            <w:rFonts w:ascii="Times New Roman" w:hAnsi="Times New Roman" w:cs="Times New Roman"/>
            <w:sz w:val="24"/>
            <w:szCs w:val="24"/>
          </w:rPr>
          <w:t>We present experiments</w:t>
        </w:r>
        <w:r>
          <w:rPr>
            <w:rFonts w:ascii="Times New Roman" w:hAnsi="Times New Roman" w:cs="Times New Roman" w:hint="eastAsia"/>
            <w:sz w:val="24"/>
            <w:szCs w:val="24"/>
          </w:rPr>
          <w:t xml:space="preserve"> on</w:t>
        </w:r>
      </w:ins>
      <w:ins w:id="260" w:author="User" w:date="2016-11-09T13:46:00Z">
        <w:r>
          <w:rPr>
            <w:rFonts w:ascii="Times New Roman" w:hAnsi="Times New Roman" w:cs="Times New Roman" w:hint="eastAsia"/>
            <w:sz w:val="24"/>
            <w:szCs w:val="24"/>
          </w:rPr>
          <w:t xml:space="preserve"> </w:t>
        </w:r>
      </w:ins>
      <w:ins w:id="261" w:author="User" w:date="2016-11-09T13:41:00Z">
        <w:r w:rsidR="00E61636">
          <w:rPr>
            <w:rFonts w:ascii="Times New Roman" w:hAnsi="Times New Roman" w:cs="Times New Roman" w:hint="eastAsia"/>
            <w:sz w:val="24"/>
            <w:szCs w:val="24"/>
          </w:rPr>
          <w:t>th</w:t>
        </w:r>
      </w:ins>
      <w:ins w:id="262" w:author="User" w:date="2016-11-09T13:56:00Z">
        <w:r w:rsidR="00E61636">
          <w:rPr>
            <w:rFonts w:ascii="Times New Roman" w:hAnsi="Times New Roman" w:cs="Times New Roman" w:hint="eastAsia"/>
            <w:sz w:val="24"/>
            <w:szCs w:val="24"/>
          </w:rPr>
          <w:t>ree</w:t>
        </w:r>
      </w:ins>
      <w:ins w:id="263" w:author="User" w:date="2016-11-09T13:41:00Z">
        <w:r>
          <w:rPr>
            <w:rFonts w:ascii="Times New Roman" w:hAnsi="Times New Roman" w:cs="Times New Roman" w:hint="eastAsia"/>
            <w:sz w:val="24"/>
            <w:szCs w:val="24"/>
          </w:rPr>
          <w:t xml:space="preserve"> </w:t>
        </w:r>
      </w:ins>
      <w:ins w:id="264" w:author="User" w:date="2016-11-09T14:02:00Z">
        <w:r w:rsidR="00C006EC">
          <w:rPr>
            <w:rFonts w:ascii="Times New Roman" w:hAnsi="Times New Roman" w:cs="Times New Roman"/>
            <w:sz w:val="24"/>
            <w:szCs w:val="24"/>
          </w:rPr>
          <w:t>airborne</w:t>
        </w:r>
        <w:r w:rsidR="00C006EC">
          <w:rPr>
            <w:rFonts w:ascii="Times New Roman" w:hAnsi="Times New Roman" w:cs="Times New Roman" w:hint="eastAsia"/>
            <w:sz w:val="24"/>
            <w:szCs w:val="24"/>
          </w:rPr>
          <w:t xml:space="preserve"> </w:t>
        </w:r>
      </w:ins>
      <w:ins w:id="265" w:author="User" w:date="2016-11-09T13:41:00Z">
        <w:r>
          <w:rPr>
            <w:rFonts w:ascii="Times New Roman" w:hAnsi="Times New Roman" w:cs="Times New Roman" w:hint="eastAsia"/>
            <w:sz w:val="24"/>
            <w:szCs w:val="24"/>
          </w:rPr>
          <w:t>point clouds</w:t>
        </w:r>
      </w:ins>
      <w:ins w:id="266" w:author="User" w:date="2016-11-09T13:47:00Z">
        <w:r>
          <w:rPr>
            <w:rFonts w:ascii="Times New Roman" w:hAnsi="Times New Roman" w:cs="Times New Roman" w:hint="eastAsia"/>
            <w:sz w:val="24"/>
            <w:szCs w:val="24"/>
          </w:rPr>
          <w:t xml:space="preserve"> with the different point density. We show </w:t>
        </w:r>
      </w:ins>
      <w:ins w:id="267" w:author="User" w:date="2016-11-09T13:49:00Z">
        <w:r>
          <w:rPr>
            <w:rFonts w:ascii="Times New Roman" w:hAnsi="Times New Roman" w:cs="Times New Roman"/>
            <w:sz w:val="24"/>
            <w:szCs w:val="24"/>
          </w:rPr>
          <w:t>that</w:t>
        </w:r>
      </w:ins>
      <w:ins w:id="268" w:author="User" w:date="2016-11-09T13:47:00Z">
        <w:r>
          <w:rPr>
            <w:rFonts w:ascii="Times New Roman" w:hAnsi="Times New Roman" w:cs="Times New Roman" w:hint="eastAsia"/>
            <w:sz w:val="24"/>
            <w:szCs w:val="24"/>
          </w:rPr>
          <w:t xml:space="preserve"> </w:t>
        </w:r>
      </w:ins>
      <w:ins w:id="269" w:author="User" w:date="2016-11-09T13:52:00Z">
        <w:r w:rsidR="00E61636">
          <w:rPr>
            <w:rFonts w:ascii="Times New Roman" w:hAnsi="Times New Roman" w:cs="Times New Roman" w:hint="eastAsia"/>
            <w:sz w:val="24"/>
            <w:szCs w:val="24"/>
          </w:rPr>
          <w:t>o</w:t>
        </w:r>
      </w:ins>
      <w:ins w:id="270" w:author="User" w:date="2016-11-09T13:47:00Z">
        <w:r>
          <w:rPr>
            <w:rFonts w:ascii="Times New Roman" w:hAnsi="Times New Roman" w:cs="Times New Roman" w:hint="eastAsia"/>
            <w:sz w:val="24"/>
            <w:szCs w:val="24"/>
          </w:rPr>
          <w:t xml:space="preserve">ur method can </w:t>
        </w:r>
      </w:ins>
      <w:ins w:id="271" w:author="User" w:date="2016-11-09T13:48:00Z">
        <w:r w:rsidRPr="00BE4688">
          <w:rPr>
            <w:rFonts w:ascii="Times New Roman" w:hAnsi="Times New Roman" w:cs="Times New Roman"/>
            <w:sz w:val="24"/>
            <w:szCs w:val="24"/>
          </w:rPr>
          <w:t>producing results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better than </w:t>
        </w:r>
        <w:r>
          <w:rPr>
            <w:rFonts w:ascii="Times New Roman" w:hAnsi="Times New Roman" w:cs="Times New Roman" w:hint="eastAsia"/>
            <w:sz w:val="24"/>
            <w:szCs w:val="24"/>
          </w:rPr>
          <w:t>the</w:t>
        </w:r>
      </w:ins>
      <w:ins w:id="272" w:author="User" w:date="2016-11-09T13:49:00Z">
        <w:r>
          <w:rPr>
            <w:rFonts w:ascii="Times New Roman" w:hAnsi="Times New Roman" w:cs="Times New Roman" w:hint="eastAsia"/>
            <w:sz w:val="24"/>
            <w:szCs w:val="24"/>
          </w:rPr>
          <w:t xml:space="preserve"> </w:t>
        </w:r>
        <w:r w:rsidRPr="00BE4688">
          <w:rPr>
            <w:rFonts w:ascii="Times New Roman" w:hAnsi="Times New Roman" w:cs="Times New Roman"/>
            <w:sz w:val="24"/>
            <w:szCs w:val="24"/>
          </w:rPr>
          <w:t xml:space="preserve">previous </w:t>
        </w:r>
      </w:ins>
      <w:ins w:id="273" w:author="User" w:date="2016-11-09T13:48:00Z">
        <w:r>
          <w:rPr>
            <w:rFonts w:ascii="Times New Roman" w:hAnsi="Times New Roman" w:cs="Times New Roman" w:hint="eastAsia"/>
            <w:sz w:val="24"/>
            <w:szCs w:val="24"/>
          </w:rPr>
          <w:t>methods</w:t>
        </w:r>
        <w:r w:rsidRPr="00BE4688">
          <w:rPr>
            <w:rFonts w:ascii="Times New Roman" w:hAnsi="Times New Roman" w:cs="Times New Roman"/>
            <w:sz w:val="24"/>
            <w:szCs w:val="24"/>
          </w:rPr>
          <w:t>.</w:t>
        </w:r>
      </w:ins>
      <w:ins w:id="274" w:author="User" w:date="2016-11-09T13:53:00Z">
        <w:r w:rsidR="00E61636">
          <w:rPr>
            <w:rFonts w:ascii="Times New Roman" w:hAnsi="Times New Roman" w:cs="Times New Roman" w:hint="eastAsia"/>
            <w:sz w:val="24"/>
            <w:szCs w:val="24"/>
          </w:rPr>
          <w:t xml:space="preserve"> </w:t>
        </w:r>
      </w:ins>
      <w:ins w:id="275" w:author="User" w:date="2016-11-09T13:59:00Z">
        <w:r w:rsidR="00E61636">
          <w:rPr>
            <w:rFonts w:ascii="Times New Roman" w:hAnsi="Times New Roman" w:cs="Times New Roman"/>
            <w:sz w:val="24"/>
            <w:szCs w:val="24"/>
          </w:rPr>
          <w:t>W</w:t>
        </w:r>
        <w:r w:rsidR="00E61636">
          <w:rPr>
            <w:rFonts w:ascii="Times New Roman" w:hAnsi="Times New Roman" w:cs="Times New Roman" w:hint="eastAsia"/>
            <w:sz w:val="24"/>
            <w:szCs w:val="24"/>
          </w:rPr>
          <w:t xml:space="preserve">e also used the </w:t>
        </w:r>
      </w:ins>
      <w:ins w:id="276" w:author="User" w:date="2016-11-10T04:54:00Z">
        <w:r w:rsidR="001A40E8" w:rsidRPr="001A40E8">
          <w:rPr>
            <w:rFonts w:ascii="Times New Roman" w:hAnsi="Times New Roman" w:cs="Times New Roman"/>
            <w:sz w:val="24"/>
            <w:szCs w:val="24"/>
          </w:rPr>
          <w:t>terrestrial laser scanning (TLS) point clouds</w:t>
        </w:r>
      </w:ins>
      <w:ins w:id="277" w:author="User" w:date="2016-11-09T13:59:00Z">
        <w:r w:rsidR="00E61636">
          <w:rPr>
            <w:rFonts w:ascii="Times New Roman" w:hAnsi="Times New Roman" w:cs="Times New Roman" w:hint="eastAsia"/>
            <w:sz w:val="24"/>
            <w:szCs w:val="24"/>
          </w:rPr>
          <w:t xml:space="preserve"> for </w:t>
        </w:r>
      </w:ins>
      <w:ins w:id="278" w:author="User" w:date="2016-11-09T14:00:00Z">
        <w:r w:rsidR="00E61636" w:rsidRPr="00BE4688">
          <w:rPr>
            <w:rFonts w:ascii="Times New Roman" w:hAnsi="Times New Roman" w:cs="Times New Roman"/>
            <w:sz w:val="24"/>
            <w:szCs w:val="24"/>
          </w:rPr>
          <w:t>experiments</w:t>
        </w:r>
        <w:r w:rsidR="00E61636">
          <w:rPr>
            <w:rFonts w:ascii="Times New Roman" w:hAnsi="Times New Roman" w:cs="Times New Roman" w:hint="eastAsia"/>
            <w:sz w:val="24"/>
            <w:szCs w:val="24"/>
          </w:rPr>
          <w:t xml:space="preserve">. </w:t>
        </w:r>
        <w:r w:rsidR="00E61636">
          <w:rPr>
            <w:rFonts w:ascii="Times New Roman" w:hAnsi="Times New Roman" w:cs="Times New Roman"/>
            <w:sz w:val="24"/>
            <w:szCs w:val="24"/>
          </w:rPr>
          <w:t>T</w:t>
        </w:r>
        <w:r w:rsidR="00E61636">
          <w:rPr>
            <w:rFonts w:ascii="Times New Roman" w:hAnsi="Times New Roman" w:cs="Times New Roman" w:hint="eastAsia"/>
            <w:sz w:val="24"/>
            <w:szCs w:val="24"/>
          </w:rPr>
          <w:t xml:space="preserve">he point density and the </w:t>
        </w:r>
      </w:ins>
      <w:ins w:id="279" w:author="User" w:date="2016-11-09T14:01:00Z">
        <w:r w:rsidR="00E61636">
          <w:rPr>
            <w:rFonts w:ascii="Times New Roman" w:hAnsi="Times New Roman" w:cs="Times New Roman"/>
            <w:sz w:val="24"/>
            <w:szCs w:val="24"/>
          </w:rPr>
          <w:t>occlusion</w:t>
        </w:r>
        <w:r w:rsidR="00E61636">
          <w:rPr>
            <w:rFonts w:ascii="Times New Roman" w:hAnsi="Times New Roman" w:cs="Times New Roman" w:hint="eastAsia"/>
            <w:sz w:val="24"/>
            <w:szCs w:val="24"/>
          </w:rPr>
          <w:t>s</w:t>
        </w:r>
        <w:r w:rsidR="00C006EC">
          <w:rPr>
            <w:rFonts w:ascii="Times New Roman" w:hAnsi="Times New Roman" w:cs="Times New Roman" w:hint="eastAsia"/>
            <w:sz w:val="24"/>
            <w:szCs w:val="24"/>
          </w:rPr>
          <w:t xml:space="preserve"> in </w:t>
        </w:r>
      </w:ins>
      <w:ins w:id="280" w:author="User" w:date="2016-11-10T04:55:00Z">
        <w:r w:rsidR="001A40E8">
          <w:rPr>
            <w:rFonts w:ascii="Times New Roman" w:hAnsi="Times New Roman" w:cs="Times New Roman" w:hint="eastAsia"/>
            <w:sz w:val="24"/>
            <w:szCs w:val="24"/>
          </w:rPr>
          <w:t>TLS</w:t>
        </w:r>
      </w:ins>
      <w:ins w:id="281" w:author="User" w:date="2016-11-09T14:01:00Z">
        <w:r w:rsidR="00C006EC">
          <w:rPr>
            <w:rFonts w:ascii="Times New Roman" w:hAnsi="Times New Roman" w:cs="Times New Roman" w:hint="eastAsia"/>
            <w:sz w:val="24"/>
            <w:szCs w:val="24"/>
          </w:rPr>
          <w:t xml:space="preserve"> point clouds are more serious than</w:t>
        </w:r>
      </w:ins>
      <w:ins w:id="282" w:author="User" w:date="2016-11-09T14:02:00Z">
        <w:r w:rsidR="00C006EC">
          <w:rPr>
            <w:rFonts w:ascii="Times New Roman" w:hAnsi="Times New Roman" w:cs="Times New Roman" w:hint="eastAsia"/>
            <w:sz w:val="24"/>
            <w:szCs w:val="24"/>
          </w:rPr>
          <w:t xml:space="preserve"> </w:t>
        </w:r>
        <w:r w:rsidR="00C006EC">
          <w:rPr>
            <w:rFonts w:ascii="Times New Roman" w:hAnsi="Times New Roman" w:cs="Times New Roman"/>
            <w:sz w:val="24"/>
            <w:szCs w:val="24"/>
          </w:rPr>
          <w:t>airborne</w:t>
        </w:r>
      </w:ins>
      <w:ins w:id="283" w:author="User" w:date="2016-11-09T14:01:00Z">
        <w:r w:rsidR="00C006EC">
          <w:rPr>
            <w:rFonts w:ascii="Times New Roman" w:hAnsi="Times New Roman" w:cs="Times New Roman" w:hint="eastAsia"/>
            <w:sz w:val="24"/>
            <w:szCs w:val="24"/>
          </w:rPr>
          <w:t xml:space="preserve"> point clouds. </w:t>
        </w:r>
      </w:ins>
      <w:ins w:id="284" w:author="User" w:date="2016-11-09T14:04:00Z">
        <w:r w:rsidR="00C006EC">
          <w:rPr>
            <w:rFonts w:ascii="Times New Roman" w:hAnsi="Times New Roman" w:cs="Times New Roman" w:hint="eastAsia"/>
            <w:sz w:val="24"/>
            <w:szCs w:val="24"/>
          </w:rPr>
          <w:t xml:space="preserve">Compared with the </w:t>
        </w:r>
        <w:r w:rsidR="00C006EC">
          <w:rPr>
            <w:rFonts w:ascii="Times New Roman" w:hAnsi="Times New Roman" w:cs="Times New Roman"/>
            <w:sz w:val="24"/>
            <w:szCs w:val="24"/>
          </w:rPr>
          <w:t>airborne</w:t>
        </w:r>
        <w:r w:rsidR="00C006EC">
          <w:rPr>
            <w:rFonts w:ascii="Times New Roman" w:hAnsi="Times New Roman" w:cs="Times New Roman" w:hint="eastAsia"/>
            <w:sz w:val="24"/>
            <w:szCs w:val="24"/>
          </w:rPr>
          <w:t xml:space="preserve"> point clouds, t</w:t>
        </w:r>
      </w:ins>
      <w:ins w:id="285" w:author="User" w:date="2016-11-09T14:02:00Z">
        <w:r w:rsidR="00C006EC">
          <w:rPr>
            <w:rFonts w:ascii="Times New Roman" w:hAnsi="Times New Roman" w:cs="Times New Roman" w:hint="eastAsia"/>
            <w:sz w:val="24"/>
            <w:szCs w:val="24"/>
          </w:rPr>
          <w:t xml:space="preserve">he </w:t>
        </w:r>
      </w:ins>
      <w:ins w:id="286" w:author="User" w:date="2016-11-09T14:03:00Z">
        <w:r w:rsidR="00C006EC">
          <w:rPr>
            <w:rFonts w:ascii="Times New Roman" w:hAnsi="Times New Roman" w:cs="Times New Roman"/>
            <w:sz w:val="24"/>
            <w:szCs w:val="24"/>
          </w:rPr>
          <w:t>advantages</w:t>
        </w:r>
      </w:ins>
      <w:ins w:id="287" w:author="User" w:date="2016-11-09T14:05:00Z">
        <w:r w:rsidR="00C006EC">
          <w:rPr>
            <w:rFonts w:ascii="Times New Roman" w:hAnsi="Times New Roman" w:cs="Times New Roman" w:hint="eastAsia"/>
            <w:sz w:val="24"/>
            <w:szCs w:val="24"/>
          </w:rPr>
          <w:t xml:space="preserve"> between our method and the </w:t>
        </w:r>
        <w:r w:rsidR="00C006EC" w:rsidRPr="00BE4688">
          <w:rPr>
            <w:rFonts w:ascii="Times New Roman" w:hAnsi="Times New Roman" w:cs="Times New Roman"/>
            <w:sz w:val="24"/>
            <w:szCs w:val="24"/>
          </w:rPr>
          <w:t xml:space="preserve">previous </w:t>
        </w:r>
        <w:r w:rsidR="00C006EC">
          <w:rPr>
            <w:rFonts w:ascii="Times New Roman" w:hAnsi="Times New Roman" w:cs="Times New Roman" w:hint="eastAsia"/>
            <w:sz w:val="24"/>
            <w:szCs w:val="24"/>
          </w:rPr>
          <w:t>methods</w:t>
        </w:r>
      </w:ins>
      <w:ins w:id="288" w:author="User" w:date="2016-11-09T14:03:00Z">
        <w:r w:rsidR="00C006EC">
          <w:rPr>
            <w:rFonts w:ascii="Times New Roman" w:hAnsi="Times New Roman" w:cs="Times New Roman" w:hint="eastAsia"/>
            <w:sz w:val="24"/>
            <w:szCs w:val="24"/>
          </w:rPr>
          <w:t xml:space="preserve"> </w:t>
        </w:r>
        <w:r w:rsidR="00C006EC" w:rsidRPr="00C006EC">
          <w:rPr>
            <w:rFonts w:ascii="Times New Roman" w:hAnsi="Times New Roman" w:cs="Times New Roman"/>
            <w:sz w:val="24"/>
            <w:szCs w:val="24"/>
          </w:rPr>
          <w:t>become more obvious</w:t>
        </w:r>
      </w:ins>
      <w:ins w:id="289" w:author="User" w:date="2016-11-09T14:05:00Z">
        <w:r w:rsidR="00C006EC">
          <w:rPr>
            <w:rFonts w:ascii="Times New Roman" w:hAnsi="Times New Roman" w:cs="Times New Roman" w:hint="eastAsia"/>
            <w:sz w:val="24"/>
            <w:szCs w:val="24"/>
          </w:rPr>
          <w:t xml:space="preserve"> in </w:t>
        </w:r>
        <w:r w:rsidR="00C006EC">
          <w:rPr>
            <w:rFonts w:ascii="Times New Roman" w:hAnsi="Times New Roman" w:cs="Times New Roman" w:hint="eastAsia"/>
            <w:sz w:val="24"/>
            <w:szCs w:val="24"/>
          </w:rPr>
          <w:lastRenderedPageBreak/>
          <w:t>the more</w:t>
        </w:r>
      </w:ins>
      <w:ins w:id="290" w:author="User" w:date="2016-11-09T14:06:00Z">
        <w:r w:rsidR="00C006EC">
          <w:rPr>
            <w:rFonts w:ascii="Times New Roman" w:hAnsi="Times New Roman" w:cs="Times New Roman" w:hint="eastAsia"/>
            <w:sz w:val="24"/>
            <w:szCs w:val="24"/>
          </w:rPr>
          <w:t xml:space="preserve"> </w:t>
        </w:r>
        <w:r w:rsidR="00C006EC" w:rsidRPr="00C006EC">
          <w:rPr>
            <w:rFonts w:ascii="Times New Roman" w:hAnsi="Times New Roman" w:cs="Times New Roman"/>
            <w:sz w:val="24"/>
            <w:szCs w:val="24"/>
          </w:rPr>
          <w:t>sophisticated</w:t>
        </w:r>
      </w:ins>
      <w:ins w:id="291" w:author="User" w:date="2016-11-09T14:05:00Z">
        <w:r w:rsidR="00C006EC">
          <w:rPr>
            <w:rFonts w:ascii="Times New Roman" w:hAnsi="Times New Roman" w:cs="Times New Roman" w:hint="eastAsia"/>
            <w:sz w:val="24"/>
            <w:szCs w:val="24"/>
          </w:rPr>
          <w:t xml:space="preserve"> scene</w:t>
        </w:r>
      </w:ins>
      <w:ins w:id="292" w:author="User" w:date="2016-11-09T14:06:00Z">
        <w:r w:rsidR="00C006EC">
          <w:rPr>
            <w:rFonts w:ascii="Times New Roman" w:hAnsi="Times New Roman" w:cs="Times New Roman" w:hint="eastAsia"/>
            <w:sz w:val="24"/>
            <w:szCs w:val="24"/>
          </w:rPr>
          <w:t>s</w:t>
        </w:r>
      </w:ins>
      <w:ins w:id="293" w:author="User" w:date="2016-11-09T14:05:00Z">
        <w:r w:rsidR="00C006EC">
          <w:rPr>
            <w:rFonts w:ascii="Times New Roman" w:hAnsi="Times New Roman" w:cs="Times New Roman" w:hint="eastAsia"/>
            <w:sz w:val="24"/>
            <w:szCs w:val="24"/>
          </w:rPr>
          <w:t>.</w:t>
        </w:r>
      </w:ins>
      <w:ins w:id="294" w:author="User" w:date="2016-11-10T02:41:00Z">
        <w:r w:rsidR="00AD4097">
          <w:rPr>
            <w:rFonts w:ascii="Times New Roman" w:hAnsi="Times New Roman" w:cs="Times New Roman" w:hint="eastAsia"/>
            <w:sz w:val="24"/>
            <w:szCs w:val="24"/>
          </w:rPr>
          <w:t xml:space="preserve"> Moreover,</w:t>
        </w:r>
      </w:ins>
      <w:ins w:id="295" w:author="User" w:date="2016-11-10T02:30:00Z">
        <w:r w:rsidR="00401B85" w:rsidRPr="00401B85">
          <w:t xml:space="preserve"> </w:t>
        </w:r>
      </w:ins>
      <w:ins w:id="296" w:author="User" w:date="2016-11-10T02:41:00Z">
        <w:r w:rsidR="00AD4097">
          <w:rPr>
            <w:rFonts w:ascii="Times New Roman" w:hAnsi="Times New Roman" w:cs="Times New Roman" w:hint="eastAsia"/>
            <w:sz w:val="24"/>
            <w:szCs w:val="24"/>
          </w:rPr>
          <w:t>t</w:t>
        </w:r>
      </w:ins>
      <w:ins w:id="297" w:author="User" w:date="2016-11-10T02:40:00Z">
        <w:r w:rsidR="00AD4097">
          <w:rPr>
            <w:rFonts w:ascii="Times New Roman" w:hAnsi="Times New Roman" w:cs="Times New Roman"/>
            <w:sz w:val="24"/>
            <w:szCs w:val="24"/>
          </w:rPr>
          <w:t xml:space="preserve">he results </w:t>
        </w:r>
        <w:r w:rsidR="00AD4097">
          <w:rPr>
            <w:rFonts w:ascii="Times New Roman" w:hAnsi="Times New Roman" w:cs="Times New Roman" w:hint="eastAsia"/>
            <w:sz w:val="24"/>
            <w:szCs w:val="24"/>
          </w:rPr>
          <w:t xml:space="preserve">become better </w:t>
        </w:r>
        <w:r w:rsidR="00AD4097">
          <w:rPr>
            <w:rFonts w:ascii="Times New Roman" w:hAnsi="Times New Roman" w:cs="Times New Roman"/>
            <w:sz w:val="24"/>
            <w:szCs w:val="24"/>
          </w:rPr>
          <w:t xml:space="preserve">when the </w:t>
        </w:r>
        <w:r w:rsidR="00AD4097">
          <w:rPr>
            <w:rFonts w:ascii="Times New Roman" w:hAnsi="Times New Roman" w:cs="Times New Roman" w:hint="eastAsia"/>
            <w:sz w:val="24"/>
            <w:szCs w:val="24"/>
          </w:rPr>
          <w:t>DNNSP becomes deeper</w:t>
        </w:r>
        <w:r w:rsidR="00AD4097" w:rsidRPr="00401B85">
          <w:rPr>
            <w:rFonts w:ascii="Times New Roman" w:hAnsi="Times New Roman" w:cs="Times New Roman"/>
            <w:sz w:val="24"/>
            <w:szCs w:val="24"/>
          </w:rPr>
          <w:t xml:space="preserve"> </w:t>
        </w:r>
        <w:r w:rsidR="00AD4097">
          <w:rPr>
            <w:rFonts w:ascii="Times New Roman" w:hAnsi="Times New Roman" w:cs="Times New Roman" w:hint="eastAsia"/>
            <w:sz w:val="24"/>
            <w:szCs w:val="24"/>
          </w:rPr>
          <w:t>b</w:t>
        </w:r>
      </w:ins>
      <w:ins w:id="298" w:author="User" w:date="2016-11-10T02:30:00Z">
        <w:r w:rsidR="00401B85" w:rsidRPr="00401B85">
          <w:rPr>
            <w:rFonts w:ascii="Times New Roman" w:hAnsi="Times New Roman" w:cs="Times New Roman"/>
            <w:sz w:val="24"/>
            <w:szCs w:val="24"/>
          </w:rPr>
          <w:t xml:space="preserve">y using the </w:t>
        </w:r>
      </w:ins>
      <w:proofErr w:type="spellStart"/>
      <w:ins w:id="299" w:author="User" w:date="2016-11-10T02:41:00Z">
        <w:r w:rsidR="00AD4097">
          <w:rPr>
            <w:rFonts w:ascii="Times New Roman" w:hAnsi="Times New Roman" w:cs="Times New Roman"/>
            <w:sz w:val="24"/>
            <w:szCs w:val="24"/>
          </w:rPr>
          <w:t>DMst</w:t>
        </w:r>
        <w:proofErr w:type="spellEnd"/>
        <w:r w:rsidR="00AD4097">
          <w:rPr>
            <w:rFonts w:ascii="Times New Roman" w:hAnsi="Times New Roman" w:cs="Times New Roman"/>
            <w:sz w:val="24"/>
            <w:szCs w:val="24"/>
          </w:rPr>
          <w:t xml:space="preserve">-based </w:t>
        </w:r>
      </w:ins>
      <w:ins w:id="300" w:author="User" w:date="2016-11-10T02:30:00Z">
        <w:r w:rsidR="00AD4097">
          <w:rPr>
            <w:rFonts w:ascii="Times New Roman" w:hAnsi="Times New Roman" w:cs="Times New Roman"/>
            <w:sz w:val="24"/>
            <w:szCs w:val="24"/>
          </w:rPr>
          <w:t>pooling nets</w:t>
        </w:r>
        <w:r w:rsidR="00401B85" w:rsidRPr="00401B85">
          <w:rPr>
            <w:rFonts w:ascii="Times New Roman" w:hAnsi="Times New Roman" w:cs="Times New Roman"/>
            <w:sz w:val="24"/>
            <w:szCs w:val="24"/>
          </w:rPr>
          <w:t>.</w:t>
        </w:r>
      </w:ins>
      <w:ins w:id="301" w:author="User" w:date="2016-11-10T02:32:00Z">
        <w:r w:rsidR="00401B85" w:rsidRPr="00401B85">
          <w:t xml:space="preserve"> </w:t>
        </w:r>
        <w:r w:rsidR="00401B85">
          <w:rPr>
            <w:rFonts w:ascii="Times New Roman" w:hAnsi="Times New Roman" w:cs="Times New Roman" w:hint="eastAsia"/>
            <w:sz w:val="24"/>
            <w:szCs w:val="24"/>
          </w:rPr>
          <w:t>All of the</w:t>
        </w:r>
        <w:r w:rsidR="00401B85" w:rsidRPr="00401B85">
          <w:rPr>
            <w:rFonts w:ascii="Times New Roman" w:hAnsi="Times New Roman" w:cs="Times New Roman"/>
            <w:sz w:val="24"/>
            <w:szCs w:val="24"/>
          </w:rPr>
          <w:t xml:space="preserve"> evidence</w:t>
        </w:r>
        <w:r w:rsidR="00401B85">
          <w:rPr>
            <w:rFonts w:ascii="Times New Roman" w:hAnsi="Times New Roman" w:cs="Times New Roman" w:hint="eastAsia"/>
            <w:sz w:val="24"/>
            <w:szCs w:val="24"/>
          </w:rPr>
          <w:t>s</w:t>
        </w:r>
        <w:r w:rsidR="00401B85" w:rsidRPr="00401B85">
          <w:rPr>
            <w:rFonts w:ascii="Times New Roman" w:hAnsi="Times New Roman" w:cs="Times New Roman"/>
            <w:sz w:val="24"/>
            <w:szCs w:val="24"/>
          </w:rPr>
          <w:t xml:space="preserve"> show that</w:t>
        </w:r>
        <w:r w:rsidR="00401B85">
          <w:rPr>
            <w:rFonts w:ascii="Times New Roman" w:hAnsi="Times New Roman" w:cs="Times New Roman" w:hint="eastAsia"/>
            <w:sz w:val="24"/>
            <w:szCs w:val="24"/>
          </w:rPr>
          <w:t xml:space="preserve"> </w:t>
        </w:r>
        <w:r w:rsidR="00401B85" w:rsidRPr="00401B85">
          <w:rPr>
            <w:rFonts w:ascii="Times New Roman" w:hAnsi="Times New Roman" w:cs="Times New Roman"/>
            <w:sz w:val="24"/>
            <w:szCs w:val="24"/>
          </w:rPr>
          <w:t>the</w:t>
        </w:r>
      </w:ins>
      <w:ins w:id="302" w:author="User" w:date="2016-11-10T02:34:00Z">
        <w:r w:rsidR="00401B85">
          <w:rPr>
            <w:rFonts w:ascii="Times New Roman" w:hAnsi="Times New Roman" w:cs="Times New Roman" w:hint="eastAsia"/>
            <w:sz w:val="24"/>
            <w:szCs w:val="24"/>
          </w:rPr>
          <w:t xml:space="preserve"> </w:t>
        </w:r>
      </w:ins>
      <w:ins w:id="303" w:author="User" w:date="2016-11-10T02:33:00Z">
        <w:r w:rsidR="00401B85">
          <w:rPr>
            <w:rFonts w:ascii="Times New Roman" w:hAnsi="Times New Roman" w:cs="Times New Roman" w:hint="eastAsia"/>
            <w:sz w:val="24"/>
            <w:szCs w:val="24"/>
          </w:rPr>
          <w:t>DNNSP</w:t>
        </w:r>
      </w:ins>
      <w:ins w:id="304" w:author="User" w:date="2016-11-10T02:34:00Z">
        <w:r w:rsidR="00401B85">
          <w:rPr>
            <w:rFonts w:ascii="Times New Roman" w:hAnsi="Times New Roman" w:cs="Times New Roman" w:hint="eastAsia"/>
            <w:sz w:val="24"/>
            <w:szCs w:val="24"/>
          </w:rPr>
          <w:t xml:space="preserve"> is </w:t>
        </w:r>
      </w:ins>
      <w:ins w:id="305" w:author="User" w:date="2016-11-10T02:35:00Z">
        <w:r w:rsidR="00401B85">
          <w:rPr>
            <w:rFonts w:ascii="Times New Roman" w:hAnsi="Times New Roman" w:cs="Times New Roman"/>
            <w:sz w:val="24"/>
            <w:szCs w:val="24"/>
          </w:rPr>
          <w:t>an</w:t>
        </w:r>
      </w:ins>
      <w:ins w:id="306" w:author="User" w:date="2016-11-10T02:34:00Z">
        <w:r w:rsidR="00401B85">
          <w:rPr>
            <w:rFonts w:ascii="Times New Roman" w:hAnsi="Times New Roman" w:cs="Times New Roman" w:hint="eastAsia"/>
            <w:sz w:val="24"/>
            <w:szCs w:val="24"/>
          </w:rPr>
          <w:t xml:space="preserve"> </w:t>
        </w:r>
      </w:ins>
      <w:ins w:id="307" w:author="User" w:date="2016-11-10T02:35:00Z">
        <w:r w:rsidR="00401B85">
          <w:rPr>
            <w:rFonts w:ascii="Times New Roman" w:hAnsi="Times New Roman" w:cs="Times New Roman"/>
            <w:sz w:val="24"/>
            <w:szCs w:val="24"/>
          </w:rPr>
          <w:t>effect</w:t>
        </w:r>
        <w:r w:rsidR="00401B85">
          <w:rPr>
            <w:rFonts w:ascii="Times New Roman" w:hAnsi="Times New Roman" w:cs="Times New Roman" w:hint="eastAsia"/>
            <w:sz w:val="24"/>
            <w:szCs w:val="24"/>
          </w:rPr>
          <w:t>ive deep n</w:t>
        </w:r>
        <w:r w:rsidR="00401B85" w:rsidRPr="00401B85">
          <w:rPr>
            <w:rFonts w:ascii="Times New Roman" w:hAnsi="Times New Roman" w:cs="Times New Roman"/>
            <w:sz w:val="24"/>
            <w:szCs w:val="24"/>
          </w:rPr>
          <w:t xml:space="preserve">eural </w:t>
        </w:r>
        <w:r w:rsidR="00401B85">
          <w:rPr>
            <w:rFonts w:ascii="Times New Roman" w:hAnsi="Times New Roman" w:cs="Times New Roman" w:hint="eastAsia"/>
            <w:sz w:val="24"/>
            <w:szCs w:val="24"/>
          </w:rPr>
          <w:t>n</w:t>
        </w:r>
        <w:r w:rsidR="00401B85" w:rsidRPr="00401B85">
          <w:rPr>
            <w:rFonts w:ascii="Times New Roman" w:hAnsi="Times New Roman" w:cs="Times New Roman"/>
            <w:sz w:val="24"/>
            <w:szCs w:val="24"/>
          </w:rPr>
          <w:t>etwork</w:t>
        </w:r>
        <w:r w:rsidR="00401B85" w:rsidRPr="00401B85">
          <w:rPr>
            <w:rFonts w:ascii="Times New Roman" w:hAnsi="Times New Roman" w:cs="Times New Roman" w:hint="eastAsia"/>
            <w:sz w:val="24"/>
            <w:szCs w:val="24"/>
          </w:rPr>
          <w:t xml:space="preserve"> </w:t>
        </w:r>
      </w:ins>
      <w:ins w:id="308" w:author="User" w:date="2016-11-10T02:34:00Z">
        <w:r w:rsidR="00401B85">
          <w:rPr>
            <w:rFonts w:ascii="Times New Roman" w:hAnsi="Times New Roman" w:cs="Times New Roman" w:hint="eastAsia"/>
            <w:sz w:val="24"/>
            <w:szCs w:val="24"/>
          </w:rPr>
          <w:t>framework</w:t>
        </w:r>
      </w:ins>
      <w:ins w:id="309" w:author="User" w:date="2016-11-10T02:32:00Z">
        <w:r w:rsidR="00401B85" w:rsidRPr="00401B85">
          <w:rPr>
            <w:rFonts w:ascii="Times New Roman" w:hAnsi="Times New Roman" w:cs="Times New Roman"/>
            <w:sz w:val="24"/>
            <w:szCs w:val="24"/>
          </w:rPr>
          <w:t>.</w:t>
        </w:r>
      </w:ins>
    </w:p>
    <w:p w:rsidR="00DA1070" w:rsidRPr="00473395" w:rsidDel="00414C05" w:rsidRDefault="00DA1070" w:rsidP="00DA1070">
      <w:pPr>
        <w:spacing w:line="300" w:lineRule="auto"/>
        <w:ind w:firstLineChars="50" w:firstLine="120"/>
        <w:rPr>
          <w:del w:id="310" w:author="User" w:date="2016-11-09T13:28:00Z"/>
          <w:rFonts w:ascii="Times New Roman" w:hAnsi="Times New Roman" w:cs="Times New Roman"/>
          <w:sz w:val="24"/>
          <w:szCs w:val="24"/>
        </w:rPr>
      </w:pPr>
      <w:del w:id="311" w:author="User" w:date="2016-11-09T13:28:00Z">
        <w:r w:rsidRPr="00473395" w:rsidDel="00414C05">
          <w:rPr>
            <w:rFonts w:ascii="Times New Roman" w:hAnsi="Times New Roman" w:cs="Times New Roman"/>
            <w:sz w:val="24"/>
            <w:szCs w:val="24"/>
          </w:rPr>
          <w:delText>The main contributions of this work can be summarized as follows:</w:delText>
        </w:r>
      </w:del>
    </w:p>
    <w:p w:rsidR="00DA1070" w:rsidRPr="00473395" w:rsidDel="00414C05" w:rsidRDefault="00DA1070" w:rsidP="00DA1070">
      <w:pPr>
        <w:spacing w:line="300" w:lineRule="auto"/>
        <w:ind w:firstLineChars="50" w:firstLine="120"/>
        <w:rPr>
          <w:del w:id="312" w:author="User" w:date="2016-11-09T13:28:00Z"/>
          <w:rFonts w:ascii="Times New Roman" w:hAnsi="Times New Roman" w:cs="Times New Roman"/>
          <w:sz w:val="24"/>
          <w:szCs w:val="24"/>
        </w:rPr>
      </w:pPr>
      <w:del w:id="313" w:author="User" w:date="2016-11-09T13:28:00Z">
        <w:r w:rsidRPr="00473395" w:rsidDel="00414C05">
          <w:rPr>
            <w:rFonts w:ascii="Times New Roman" w:hAnsi="Times New Roman" w:cs="Times New Roman"/>
            <w:sz w:val="24"/>
            <w:szCs w:val="24"/>
          </w:rPr>
          <w:delText xml:space="preserve"> i) A deep neural network , which can learn the features of multi-level point clusters and classify large-scale point clouds without rasterizing them, is proposed. </w:delText>
        </w:r>
      </w:del>
    </w:p>
    <w:p w:rsidR="00DA1070" w:rsidRPr="00473395" w:rsidRDefault="00DA1070" w:rsidP="00DA1070">
      <w:pPr>
        <w:spacing w:line="300" w:lineRule="auto"/>
        <w:ind w:firstLineChars="50" w:firstLine="120"/>
        <w:rPr>
          <w:rFonts w:ascii="Times New Roman" w:hAnsi="Times New Roman" w:cs="Times New Roman"/>
          <w:sz w:val="24"/>
          <w:szCs w:val="24"/>
        </w:rPr>
      </w:pPr>
      <w:del w:id="314" w:author="User" w:date="2016-11-09T13:28:00Z">
        <w:r w:rsidRPr="00473395" w:rsidDel="00414C05">
          <w:rPr>
            <w:rFonts w:ascii="Times New Roman" w:hAnsi="Times New Roman" w:cs="Times New Roman"/>
            <w:sz w:val="24"/>
            <w:szCs w:val="24"/>
          </w:rPr>
          <w:delText xml:space="preserve"> ii) A strategy </w:delText>
        </w:r>
        <w:r w:rsidDel="00414C05">
          <w:rPr>
            <w:rFonts w:ascii="Times New Roman" w:hAnsi="Times New Roman" w:cs="Times New Roman" w:hint="eastAsia"/>
            <w:sz w:val="24"/>
            <w:szCs w:val="24"/>
          </w:rPr>
          <w:delText>that the different feature describers of different types of points share</w:delText>
        </w:r>
        <w:r w:rsidRPr="00473395" w:rsidDel="00414C05">
          <w:rPr>
            <w:rFonts w:ascii="Times New Roman" w:hAnsi="Times New Roman" w:cs="Times New Roman"/>
            <w:sz w:val="24"/>
            <w:szCs w:val="24"/>
          </w:rPr>
          <w:delText xml:space="preserve"> </w:delText>
        </w:r>
        <w:r w:rsidDel="00414C05">
          <w:rPr>
            <w:rFonts w:ascii="Times New Roman" w:hAnsi="Times New Roman" w:cs="Times New Roman" w:hint="eastAsia"/>
            <w:sz w:val="24"/>
            <w:szCs w:val="24"/>
          </w:rPr>
          <w:delText xml:space="preserve">different </w:delText>
        </w:r>
        <w:r w:rsidRPr="00473395" w:rsidDel="00414C05">
          <w:rPr>
            <w:rFonts w:ascii="Times New Roman" w:hAnsi="Times New Roman" w:cs="Times New Roman"/>
            <w:sz w:val="24"/>
            <w:szCs w:val="24"/>
          </w:rPr>
          <w:delText>weight</w:delText>
        </w:r>
        <w:r w:rsidDel="00414C05">
          <w:rPr>
            <w:rFonts w:ascii="Times New Roman" w:hAnsi="Times New Roman" w:cs="Times New Roman" w:hint="eastAsia"/>
            <w:sz w:val="24"/>
            <w:szCs w:val="24"/>
          </w:rPr>
          <w:delText>s</w:delText>
        </w:r>
        <w:r w:rsidRPr="00473395" w:rsidDel="00414C05">
          <w:rPr>
            <w:rFonts w:ascii="Times New Roman" w:hAnsi="Times New Roman" w:cs="Times New Roman"/>
            <w:sz w:val="24"/>
            <w:szCs w:val="24"/>
          </w:rPr>
          <w:delText xml:space="preserve"> is presented. The shared weights make sure the DNNSP can directly work on the point clouds.</w:delText>
        </w:r>
        <w:r w:rsidDel="00414C05">
          <w:rPr>
            <w:rFonts w:ascii="Times New Roman" w:hAnsi="Times New Roman" w:cs="Times New Roman" w:hint="eastAsia"/>
            <w:sz w:val="24"/>
            <w:szCs w:val="24"/>
          </w:rPr>
          <w:delText xml:space="preserve"> </w:delText>
        </w:r>
        <w:r w:rsidDel="00414C05">
          <w:rPr>
            <w:rFonts w:ascii="Times New Roman" w:hAnsi="Times New Roman" w:cs="Times New Roman"/>
            <w:sz w:val="24"/>
            <w:szCs w:val="24"/>
          </w:rPr>
          <w:delText>D</w:delText>
        </w:r>
        <w:r w:rsidDel="00414C05">
          <w:rPr>
            <w:rFonts w:ascii="Times New Roman" w:hAnsi="Times New Roman" w:cs="Times New Roman" w:hint="eastAsia"/>
            <w:sz w:val="24"/>
            <w:szCs w:val="24"/>
          </w:rPr>
          <w:delText>ifferent weights can improve the performance of classification.</w:delText>
        </w:r>
        <w:r w:rsidRPr="00473395" w:rsidDel="00414C05">
          <w:rPr>
            <w:rFonts w:ascii="Times New Roman" w:hAnsi="Times New Roman" w:cs="Times New Roman"/>
            <w:sz w:val="24"/>
            <w:szCs w:val="24"/>
          </w:rPr>
          <w:delText xml:space="preserve"> iii) A distance minimum spanning tree (DMst)-based pooling method is proposed to explicitly </w:delText>
        </w:r>
        <w:r w:rsidDel="00414C05">
          <w:rPr>
            <w:rFonts w:ascii="Times New Roman" w:hAnsi="Times New Roman" w:cs="Times New Roman" w:hint="eastAsia"/>
            <w:sz w:val="24"/>
            <w:szCs w:val="24"/>
          </w:rPr>
          <w:delText>u</w:delText>
        </w:r>
        <w:r w:rsidDel="00414C05">
          <w:rPr>
            <w:rFonts w:ascii="Times New Roman" w:hAnsi="Times New Roman" w:cs="Times New Roman"/>
            <w:sz w:val="24"/>
            <w:szCs w:val="24"/>
          </w:rPr>
          <w:delText>tiliz</w:delText>
        </w:r>
        <w:r w:rsidDel="00414C05">
          <w:rPr>
            <w:rFonts w:ascii="Times New Roman" w:hAnsi="Times New Roman" w:cs="Times New Roman" w:hint="eastAsia"/>
            <w:sz w:val="24"/>
            <w:szCs w:val="24"/>
          </w:rPr>
          <w:delText>e</w:delText>
        </w:r>
        <w:r w:rsidRPr="00023BE9" w:rsidDel="00414C05">
          <w:rPr>
            <w:rFonts w:ascii="Times New Roman" w:hAnsi="Times New Roman" w:cs="Times New Roman"/>
            <w:sz w:val="24"/>
            <w:szCs w:val="24"/>
          </w:rPr>
          <w:delText xml:space="preserve"> </w:delText>
        </w:r>
        <w:r w:rsidRPr="00473395" w:rsidDel="00414C05">
          <w:rPr>
            <w:rFonts w:ascii="Times New Roman" w:hAnsi="Times New Roman" w:cs="Times New Roman"/>
            <w:sz w:val="24"/>
            <w:szCs w:val="24"/>
          </w:rPr>
          <w:delText>the spatial information between different points in the point cloud.</w:delText>
        </w:r>
      </w:del>
      <w:del w:id="315" w:author="User" w:date="2016-11-09T23:13:00Z">
        <w:r w:rsidRPr="00473395" w:rsidDel="00606484">
          <w:rPr>
            <w:rFonts w:ascii="Times New Roman" w:hAnsi="Times New Roman" w:cs="Times New Roman"/>
            <w:sz w:val="24"/>
            <w:szCs w:val="24"/>
          </w:rPr>
          <w:delText xml:space="preserve"> The DMst-based pooling process can extract features of the point cluster scaled from the whole region to the center of the cluster, which makes the features robust and discriminative.</w:delText>
        </w:r>
      </w:del>
    </w:p>
    <w:p w:rsidR="00DA1070" w:rsidRPr="00DA1070" w:rsidDel="002B3789" w:rsidRDefault="00DA1070" w:rsidP="00BC4273">
      <w:pPr>
        <w:spacing w:line="300" w:lineRule="auto"/>
        <w:ind w:firstLineChars="50" w:firstLine="120"/>
        <w:rPr>
          <w:del w:id="316" w:author="User" w:date="2016-11-10T06:18:00Z"/>
          <w:rFonts w:ascii="Times New Roman" w:hAnsi="Times New Roman" w:cs="Times New Roman"/>
          <w:sz w:val="24"/>
          <w:szCs w:val="24"/>
        </w:rPr>
      </w:pPr>
    </w:p>
    <w:bookmarkEnd w:id="103"/>
    <w:bookmarkEnd w:id="104"/>
    <w:p w:rsidR="000E29D3" w:rsidDel="002B3789" w:rsidRDefault="000E29D3" w:rsidP="00D41862">
      <w:pPr>
        <w:spacing w:line="300" w:lineRule="auto"/>
        <w:ind w:firstLineChars="50" w:firstLine="120"/>
        <w:rPr>
          <w:del w:id="317" w:author="User" w:date="2016-11-10T06:18:00Z"/>
          <w:rFonts w:ascii="Times New Roman" w:hAnsi="Times New Roman" w:cs="Times New Roman"/>
          <w:sz w:val="24"/>
          <w:szCs w:val="24"/>
        </w:rPr>
      </w:pPr>
    </w:p>
    <w:p w:rsidR="000E29D3" w:rsidDel="002B3789" w:rsidRDefault="000E29D3" w:rsidP="00D41862">
      <w:pPr>
        <w:spacing w:line="300" w:lineRule="auto"/>
        <w:ind w:firstLineChars="50" w:firstLine="120"/>
        <w:rPr>
          <w:del w:id="318" w:author="User" w:date="2016-11-10T06:18:00Z"/>
          <w:rFonts w:ascii="Times New Roman" w:hAnsi="Times New Roman" w:cs="Times New Roman"/>
          <w:sz w:val="24"/>
          <w:szCs w:val="24"/>
        </w:rPr>
      </w:pPr>
    </w:p>
    <w:p w:rsidR="000E29D3" w:rsidDel="002B3789" w:rsidRDefault="000E29D3" w:rsidP="00D41862">
      <w:pPr>
        <w:spacing w:line="300" w:lineRule="auto"/>
        <w:ind w:firstLineChars="50" w:firstLine="120"/>
        <w:rPr>
          <w:del w:id="319" w:author="User" w:date="2016-11-10T06:18:00Z"/>
          <w:rFonts w:ascii="Times New Roman" w:hAnsi="Times New Roman" w:cs="Times New Roman"/>
          <w:sz w:val="24"/>
          <w:szCs w:val="24"/>
        </w:rPr>
      </w:pPr>
    </w:p>
    <w:p w:rsidR="00D41862" w:rsidRPr="00473395" w:rsidDel="002B3789" w:rsidRDefault="00D41862" w:rsidP="00D41862">
      <w:pPr>
        <w:spacing w:line="300" w:lineRule="auto"/>
        <w:ind w:firstLineChars="50" w:firstLine="120"/>
        <w:rPr>
          <w:del w:id="320" w:author="User" w:date="2016-11-10T06:18:00Z"/>
          <w:rFonts w:ascii="Times New Roman" w:hAnsi="Times New Roman" w:cs="Times New Roman"/>
          <w:sz w:val="24"/>
          <w:szCs w:val="24"/>
        </w:rPr>
      </w:pPr>
      <w:del w:id="321" w:author="User" w:date="2016-11-10T06:18:00Z">
        <w:r w:rsidRPr="00473395" w:rsidDel="002B3789">
          <w:rPr>
            <w:rFonts w:ascii="Times New Roman" w:hAnsi="Times New Roman" w:cs="Times New Roman"/>
            <w:sz w:val="24"/>
            <w:szCs w:val="24"/>
          </w:rPr>
          <w:delText>Most of the state-of-the-art approaches usually first extract and aggregate hand-</w:delText>
        </w:r>
        <w:r w:rsidRPr="00E1481C" w:rsidDel="002B3789">
          <w:rPr>
            <w:rFonts w:ascii="Times New Roman" w:hAnsi="Times New Roman" w:cs="Times New Roman"/>
            <w:color w:val="auto"/>
            <w:sz w:val="24"/>
            <w:szCs w:val="24"/>
          </w:rPr>
          <w:delText xml:space="preserve">designed </w:delText>
        </w:r>
        <w:r w:rsidRPr="00473395" w:rsidDel="002B3789">
          <w:rPr>
            <w:rFonts w:ascii="Times New Roman" w:hAnsi="Times New Roman" w:cs="Times New Roman"/>
            <w:sz w:val="24"/>
            <w:szCs w:val="24"/>
          </w:rPr>
          <w:delText xml:space="preserve">features, and then the features are fed into an off-the-shelf classifier [1]-[4]. For the feature extraction, the point-based features extracted from the point clouds utilizing some of existing methods like [1]-[5] fail to capture </w:delText>
        </w:r>
        <w:r w:rsidRPr="008A2A1B" w:rsidDel="002B3789">
          <w:rPr>
            <w:rFonts w:ascii="Times New Roman" w:hAnsi="Times New Roman" w:cs="Times New Roman"/>
            <w:bCs/>
            <w:sz w:val="24"/>
            <w:szCs w:val="24"/>
          </w:rPr>
          <w:delText>the spat</w:delText>
        </w:r>
        <w:r w:rsidRPr="00473395" w:rsidDel="002B3789">
          <w:rPr>
            <w:rFonts w:ascii="Times New Roman" w:hAnsi="Times New Roman" w:cs="Times New Roman"/>
            <w:bCs/>
            <w:sz w:val="24"/>
            <w:szCs w:val="24"/>
          </w:rPr>
          <w:delText>ial relationships among the points in the point clouds.</w:delText>
        </w:r>
        <w:r w:rsidRPr="00473395" w:rsidDel="002B3789">
          <w:rPr>
            <w:rFonts w:ascii="Times New Roman" w:hAnsi="Times New Roman" w:cs="Times New Roman"/>
            <w:sz w:val="24"/>
            <w:szCs w:val="24"/>
          </w:rPr>
          <w:delText xml:space="preserve"> Use of the hierarchy to guide the feature learning can bring improvement in efficiency and accuracy [6]–[</w:delText>
        </w:r>
        <w:r w:rsidRPr="00473395" w:rsidDel="002B3789">
          <w:rPr>
            <w:rFonts w:ascii="Times New Roman" w:eastAsia="Times-Roman" w:hAnsi="Times New Roman" w:cs="Times New Roman"/>
            <w:color w:val="auto"/>
            <w:sz w:val="24"/>
            <w:szCs w:val="24"/>
          </w:rPr>
          <w:delText>12</w:delText>
        </w:r>
        <w:r w:rsidRPr="00473395" w:rsidDel="002B3789">
          <w:rPr>
            <w:rFonts w:ascii="Times New Roman" w:hAnsi="Times New Roman" w:cs="Times New Roman"/>
            <w:sz w:val="24"/>
            <w:szCs w:val="24"/>
          </w:rPr>
          <w:delText>]. Therefore, much previous multi-level classification work usually extracts the features from the data in each of level and then concatenates them as the final features for the classification. In general, the features extracted by these methods are sensitive to noise and missing data and are also hard to be adaptive to different types of point clouds.</w:delText>
        </w:r>
      </w:del>
    </w:p>
    <w:p w:rsidR="00D41862" w:rsidRPr="00473395" w:rsidDel="002B3789" w:rsidRDefault="00D41862" w:rsidP="00D41862">
      <w:pPr>
        <w:autoSpaceDE w:val="0"/>
        <w:autoSpaceDN w:val="0"/>
        <w:adjustRightInd w:val="0"/>
        <w:spacing w:line="300" w:lineRule="auto"/>
        <w:rPr>
          <w:del w:id="322" w:author="User" w:date="2016-11-10T06:18:00Z"/>
          <w:rFonts w:ascii="Times New Roman" w:hAnsi="Times New Roman" w:cs="Times New Roman"/>
          <w:sz w:val="24"/>
          <w:szCs w:val="24"/>
        </w:rPr>
      </w:pPr>
      <w:bookmarkStart w:id="323" w:name="OLE_LINK21"/>
      <w:del w:id="324" w:author="User" w:date="2016-11-10T06:18:00Z">
        <w:r w:rsidDel="002B3789">
          <w:rPr>
            <w:rFonts w:ascii="Times New Roman" w:hAnsi="Times New Roman" w:cs="Times New Roman" w:hint="eastAsia"/>
            <w:sz w:val="24"/>
            <w:szCs w:val="24"/>
          </w:rPr>
          <w:delText xml:space="preserve"> </w:delText>
        </w:r>
        <w:r w:rsidRPr="00473395" w:rsidDel="002B3789">
          <w:rPr>
            <w:rFonts w:ascii="Times New Roman" w:hAnsi="Times New Roman" w:cs="Times New Roman"/>
            <w:sz w:val="24"/>
            <w:szCs w:val="24"/>
          </w:rPr>
          <w:delText>The deep learning technique can automatically jointly learn the features and the classifiers from data [</w:delText>
        </w:r>
        <w:r w:rsidRPr="00E1481C" w:rsidDel="002B3789">
          <w:rPr>
            <w:rFonts w:ascii="Times New Roman" w:hAnsi="Times New Roman" w:cs="Times New Roman"/>
            <w:color w:val="auto"/>
            <w:sz w:val="24"/>
            <w:szCs w:val="24"/>
          </w:rPr>
          <w:delText>13</w:delText>
        </w:r>
        <w:r w:rsidRPr="00473395" w:rsidDel="002B3789">
          <w:rPr>
            <w:rFonts w:ascii="Times New Roman" w:hAnsi="Times New Roman" w:cs="Times New Roman"/>
            <w:sz w:val="24"/>
            <w:szCs w:val="24"/>
          </w:rPr>
          <w:delText xml:space="preserve">]-[16]. It has shown flexibility and capability in many applications, like image classification [17], </w:delText>
        </w:r>
        <w:r w:rsidRPr="00473395" w:rsidDel="002B3789">
          <w:rPr>
            <w:rFonts w:ascii="Times New Roman" w:hAnsi="Times New Roman" w:cs="Times New Roman"/>
            <w:color w:val="auto"/>
            <w:sz w:val="24"/>
            <w:szCs w:val="24"/>
          </w:rPr>
          <w:delText>scene Labeling</w:delText>
        </w:r>
        <w:r w:rsidRPr="00473395" w:rsidDel="002B3789">
          <w:rPr>
            <w:rFonts w:ascii="Times New Roman" w:hAnsi="Times New Roman" w:cs="Times New Roman"/>
            <w:sz w:val="24"/>
            <w:szCs w:val="24"/>
          </w:rPr>
          <w:delText xml:space="preserve"> [</w:delText>
        </w:r>
        <w:r w:rsidRPr="00473395" w:rsidDel="002B3789">
          <w:rPr>
            <w:rFonts w:ascii="Times New Roman" w:hAnsi="Times New Roman" w:cs="Times New Roman"/>
            <w:color w:val="auto"/>
            <w:sz w:val="24"/>
            <w:szCs w:val="24"/>
          </w:rPr>
          <w:delText>18</w:delText>
        </w:r>
        <w:r w:rsidRPr="00473395" w:rsidDel="002B3789">
          <w:rPr>
            <w:rFonts w:ascii="Times New Roman" w:hAnsi="Times New Roman" w:cs="Times New Roman"/>
            <w:sz w:val="24"/>
            <w:szCs w:val="24"/>
          </w:rPr>
          <w:delText>] and shape retrieval [</w:delText>
        </w:r>
        <w:r w:rsidRPr="00473395" w:rsidDel="002B3789">
          <w:rPr>
            <w:rFonts w:ascii="Times New Roman" w:hAnsi="Times New Roman" w:cs="Times New Roman"/>
            <w:color w:val="auto"/>
            <w:sz w:val="24"/>
            <w:szCs w:val="24"/>
          </w:rPr>
          <w:delText>19</w:delText>
        </w:r>
        <w:r w:rsidRPr="00473395" w:rsidDel="002B3789">
          <w:rPr>
            <w:rFonts w:ascii="Times New Roman" w:hAnsi="Times New Roman" w:cs="Times New Roman"/>
            <w:sz w:val="24"/>
            <w:szCs w:val="24"/>
          </w:rPr>
          <w:delText xml:space="preserve">]. </w:delText>
        </w:r>
        <w:bookmarkEnd w:id="323"/>
        <w:r w:rsidRPr="00473395" w:rsidDel="002B3789">
          <w:rPr>
            <w:rFonts w:ascii="Times New Roman" w:hAnsi="Times New Roman" w:cs="Times New Roman"/>
            <w:sz w:val="24"/>
            <w:szCs w:val="24"/>
          </w:rPr>
          <w:delText>Its potential for point cloud classification is still relatively unexplored. One of the main reasons is that point clouds are unorganized. Considering the relationship of pixels in images can be caught by the sliding windows, we may rasterize the point clouds. However, the rasterization process will lose a lot of valuable information about the shape and geometric layout of objects and the size of the rasterization is hard to decide, especially, for the point clouds with various point density and missing data. With the original 3D point cloud data, we can more precisely determine the shape, size and geometric orientation of the objects [</w:delText>
        </w:r>
        <w:r w:rsidRPr="00E1481C" w:rsidDel="002B3789">
          <w:rPr>
            <w:rFonts w:ascii="Times New Roman" w:hAnsi="Times New Roman" w:cs="Times New Roman"/>
            <w:color w:val="auto"/>
            <w:sz w:val="24"/>
            <w:szCs w:val="24"/>
          </w:rPr>
          <w:delText>20</w:delText>
        </w:r>
        <w:r w:rsidRPr="00473395" w:rsidDel="002B3789">
          <w:rPr>
            <w:rFonts w:ascii="Times New Roman" w:hAnsi="Times New Roman" w:cs="Times New Roman"/>
            <w:sz w:val="24"/>
            <w:szCs w:val="24"/>
          </w:rPr>
          <w:delText xml:space="preserve">]. Moreover, </w:delText>
        </w:r>
        <w:r w:rsidRPr="00E1481C" w:rsidDel="002B3789">
          <w:rPr>
            <w:rFonts w:ascii="Times New Roman" w:hAnsi="Times New Roman" w:cs="Times New Roman"/>
            <w:color w:val="auto"/>
            <w:sz w:val="24"/>
            <w:szCs w:val="24"/>
          </w:rPr>
          <w:delText>augmenting spatial cues with 3D information can enhance object detection in cluttered, realworld</w:delText>
        </w:r>
        <w:r w:rsidDel="002B3789">
          <w:rPr>
            <w:rFonts w:ascii="Times New Roman" w:hAnsi="Times New Roman" w:cs="Times New Roman" w:hint="eastAsia"/>
            <w:color w:val="auto"/>
            <w:sz w:val="24"/>
            <w:szCs w:val="24"/>
          </w:rPr>
          <w:delText xml:space="preserve"> </w:delText>
        </w:r>
        <w:r w:rsidRPr="00E1481C" w:rsidDel="002B3789">
          <w:rPr>
            <w:rFonts w:ascii="Times New Roman" w:hAnsi="Times New Roman" w:cs="Times New Roman"/>
            <w:color w:val="auto"/>
            <w:sz w:val="24"/>
            <w:szCs w:val="24"/>
          </w:rPr>
          <w:delText>environments</w:delText>
        </w:r>
        <w:r w:rsidDel="002B3789">
          <w:rPr>
            <w:rFonts w:ascii="Times New Roman" w:hAnsi="Times New Roman" w:cs="Times New Roman" w:hint="eastAsia"/>
            <w:color w:val="auto"/>
            <w:sz w:val="24"/>
            <w:szCs w:val="24"/>
          </w:rPr>
          <w:delText xml:space="preserve"> </w:delText>
        </w:r>
        <w:r w:rsidRPr="00537F64" w:rsidDel="002B3789">
          <w:rPr>
            <w:rFonts w:ascii="Times New Roman" w:hAnsi="Times New Roman" w:cs="Times New Roman"/>
            <w:color w:val="auto"/>
            <w:sz w:val="24"/>
            <w:szCs w:val="24"/>
          </w:rPr>
          <w:delText>[3]</w:delText>
        </w:r>
        <w:r w:rsidRPr="00E1481C" w:rsidDel="002B3789">
          <w:rPr>
            <w:rFonts w:ascii="Times New Roman" w:hAnsi="Times New Roman" w:cs="Times New Roman"/>
            <w:color w:val="auto"/>
            <w:sz w:val="24"/>
            <w:szCs w:val="24"/>
          </w:rPr>
          <w:delText>.</w:delText>
        </w:r>
      </w:del>
    </w:p>
    <w:p w:rsidR="00D41862" w:rsidRPr="00473395" w:rsidDel="002B3789" w:rsidRDefault="00D41862" w:rsidP="00D41862">
      <w:pPr>
        <w:spacing w:line="300" w:lineRule="auto"/>
        <w:ind w:firstLineChars="50" w:firstLine="120"/>
        <w:rPr>
          <w:del w:id="325" w:author="User" w:date="2016-11-10T06:18:00Z"/>
          <w:rFonts w:ascii="Times New Roman" w:hAnsi="Times New Roman" w:cs="Times New Roman"/>
          <w:sz w:val="24"/>
          <w:szCs w:val="24"/>
        </w:rPr>
      </w:pPr>
      <w:del w:id="326" w:author="User" w:date="2016-11-09T08:04:00Z">
        <w:r w:rsidRPr="00473395" w:rsidDel="009970F8">
          <w:rPr>
            <w:rFonts w:ascii="Times New Roman" w:hAnsi="Times New Roman" w:cs="Times New Roman"/>
            <w:sz w:val="24"/>
            <w:szCs w:val="24"/>
          </w:rPr>
          <w:delText xml:space="preserve">In this paper, </w:delText>
        </w:r>
        <w:r w:rsidRPr="0001360E" w:rsidDel="009970F8">
          <w:rPr>
            <w:rFonts w:ascii="Times New Roman" w:hAnsi="Times New Roman" w:cs="Times New Roman"/>
            <w:sz w:val="24"/>
            <w:szCs w:val="24"/>
          </w:rPr>
          <w:delText>a</w:delText>
        </w:r>
        <w:r w:rsidDel="009970F8">
          <w:rPr>
            <w:rFonts w:ascii="Times New Roman" w:hAnsi="Times New Roman" w:cs="Times New Roman" w:hint="eastAsia"/>
            <w:sz w:val="24"/>
            <w:szCs w:val="24"/>
          </w:rPr>
          <w:delText xml:space="preserve"> deep </w:delText>
        </w:r>
        <w:r w:rsidRPr="0001360E" w:rsidDel="009970F8">
          <w:rPr>
            <w:rFonts w:ascii="Times New Roman" w:hAnsi="Times New Roman" w:cs="Times New Roman"/>
            <w:sz w:val="24"/>
            <w:szCs w:val="24"/>
          </w:rPr>
          <w:delText>neural network</w:delText>
        </w:r>
        <w:r w:rsidDel="009970F8">
          <w:rPr>
            <w:rFonts w:ascii="Times New Roman" w:hAnsi="Times New Roman" w:cs="Times New Roman" w:hint="eastAsia"/>
            <w:sz w:val="24"/>
            <w:szCs w:val="24"/>
          </w:rPr>
          <w:delText xml:space="preserve"> with spatial pooling (DNNSP) </w:delText>
        </w:r>
        <w:r w:rsidRPr="00473395" w:rsidDel="009970F8">
          <w:rPr>
            <w:rFonts w:ascii="Times New Roman" w:hAnsi="Times New Roman" w:cs="Times New Roman"/>
            <w:sz w:val="24"/>
            <w:szCs w:val="24"/>
          </w:rPr>
          <w:delText xml:space="preserve">that exploits rich relational information derived from the scene 3D point cloud is proposed to classify a raw point cloud without rasterization. At preprocessing, the point clouds are clustered into point clusters, and the feature of each point is calculated. They are taken as the input of the DNNSP. The feature of each point cluster is learned from the features of points in the corresponding point cluster. The distance minimum spanning tree (DMst) algorithm separates the points in the </w:delText>
        </w:r>
        <w:r w:rsidR="008C5870" w:rsidDel="009970F8">
          <w:rPr>
            <w:rFonts w:ascii="Times New Roman" w:hAnsi="Times New Roman" w:cs="Times New Roman" w:hint="eastAsia"/>
            <w:sz w:val="24"/>
            <w:szCs w:val="24"/>
          </w:rPr>
          <w:delText>cluster</w:delText>
        </w:r>
        <w:r w:rsidRPr="00473395" w:rsidDel="009970F8">
          <w:rPr>
            <w:rFonts w:ascii="Times New Roman" w:hAnsi="Times New Roman" w:cs="Times New Roman"/>
            <w:sz w:val="24"/>
            <w:szCs w:val="24"/>
          </w:rPr>
          <w:delText xml:space="preserve"> into </w:delText>
        </w:r>
        <w:r w:rsidR="008C5870" w:rsidRPr="008C5870" w:rsidDel="009970F8">
          <w:rPr>
            <w:rFonts w:ascii="Times New Roman" w:hAnsi="Times New Roman" w:cs="Times New Roman"/>
            <w:sz w:val="24"/>
            <w:szCs w:val="24"/>
          </w:rPr>
          <w:delText xml:space="preserve">marginal </w:delText>
        </w:r>
        <w:r w:rsidRPr="00473395" w:rsidDel="009970F8">
          <w:rPr>
            <w:rFonts w:ascii="Times New Roman" w:hAnsi="Times New Roman" w:cs="Times New Roman"/>
            <w:sz w:val="24"/>
            <w:szCs w:val="24"/>
          </w:rPr>
          <w:delText xml:space="preserve">points and body points. The body points help to classify the objects with non-resemblance in appearance, and the </w:delText>
        </w:r>
        <w:r w:rsidR="008C5870" w:rsidRPr="008C5870" w:rsidDel="009970F8">
          <w:rPr>
            <w:rFonts w:ascii="Times New Roman" w:hAnsi="Times New Roman" w:cs="Times New Roman"/>
            <w:sz w:val="24"/>
            <w:szCs w:val="24"/>
          </w:rPr>
          <w:delText xml:space="preserve">marginal </w:delText>
        </w:r>
        <w:r w:rsidRPr="00473395" w:rsidDel="009970F8">
          <w:rPr>
            <w:rFonts w:ascii="Times New Roman" w:hAnsi="Times New Roman" w:cs="Times New Roman"/>
            <w:sz w:val="24"/>
            <w:szCs w:val="24"/>
          </w:rPr>
          <w:delText xml:space="preserve">points help to classify similar objects. The </w:delText>
        </w:r>
        <w:r w:rsidR="00A11A44" w:rsidRPr="008C5870" w:rsidDel="009970F8">
          <w:rPr>
            <w:rFonts w:ascii="Times New Roman" w:hAnsi="Times New Roman" w:cs="Times New Roman"/>
            <w:sz w:val="24"/>
            <w:szCs w:val="24"/>
          </w:rPr>
          <w:delText xml:space="preserve">marginal </w:delText>
        </w:r>
        <w:r w:rsidRPr="00473395" w:rsidDel="009970F8">
          <w:rPr>
            <w:rFonts w:ascii="Times New Roman" w:hAnsi="Times New Roman" w:cs="Times New Roman"/>
            <w:sz w:val="24"/>
            <w:szCs w:val="24"/>
          </w:rPr>
          <w:delText xml:space="preserve">points and body points have different weights in the DNNSP, but their </w:delText>
        </w:r>
        <w:r w:rsidR="00A11A44" w:rsidRPr="00473395" w:rsidDel="009970F8">
          <w:rPr>
            <w:rFonts w:ascii="Times New Roman" w:hAnsi="Times New Roman" w:cs="Times New Roman"/>
            <w:sz w:val="24"/>
            <w:szCs w:val="24"/>
          </w:rPr>
          <w:delText xml:space="preserve">weights </w:delText>
        </w:r>
        <w:r w:rsidRPr="00473395" w:rsidDel="009970F8">
          <w:rPr>
            <w:rFonts w:ascii="Times New Roman" w:hAnsi="Times New Roman" w:cs="Times New Roman"/>
            <w:sz w:val="24"/>
            <w:szCs w:val="24"/>
          </w:rPr>
          <w:delText xml:space="preserve">can be propagated each other. In this way, the contributions of the margin points and the body points </w:delText>
        </w:r>
        <w:r w:rsidR="00A11A44" w:rsidRPr="00A11A44" w:rsidDel="009970F8">
          <w:rPr>
            <w:rFonts w:ascii="Times New Roman" w:hAnsi="Times New Roman" w:cs="Times New Roman"/>
            <w:sz w:val="24"/>
            <w:szCs w:val="24"/>
          </w:rPr>
          <w:delText xml:space="preserve">for classification </w:delText>
        </w:r>
        <w:r w:rsidRPr="00473395" w:rsidDel="009970F8">
          <w:rPr>
            <w:rFonts w:ascii="Times New Roman" w:hAnsi="Times New Roman" w:cs="Times New Roman"/>
            <w:sz w:val="24"/>
            <w:szCs w:val="24"/>
          </w:rPr>
          <w:delText xml:space="preserve">are automatically determined by the DNNSP. Similar to the transfer learning, the DNNSP learns the common features of all levels in each point cluster, which make the features robust, and then the point clusters in different levels are classified by the different fully-connected networks in the DNNSP. Finally, the DNNSP combine the classification results of all levels as the final results. Through this process, the point classification performance is improved. </w:delText>
        </w:r>
        <w:r w:rsidR="008C5870" w:rsidDel="009970F8">
          <w:rPr>
            <w:rFonts w:ascii="Times New Roman" w:hAnsi="Times New Roman" w:cs="Times New Roman" w:hint="eastAsia"/>
            <w:sz w:val="24"/>
            <w:szCs w:val="24"/>
          </w:rPr>
          <w:delText xml:space="preserve"> </w:delText>
        </w:r>
      </w:del>
    </w:p>
    <w:p w:rsidR="00D41862" w:rsidRPr="00473395" w:rsidDel="002B3789" w:rsidRDefault="00D41862" w:rsidP="00D41862">
      <w:pPr>
        <w:spacing w:line="300" w:lineRule="auto"/>
        <w:ind w:firstLineChars="50" w:firstLine="120"/>
        <w:rPr>
          <w:del w:id="327" w:author="User" w:date="2016-11-10T06:18:00Z"/>
          <w:rFonts w:ascii="Times New Roman" w:hAnsi="Times New Roman" w:cs="Times New Roman"/>
          <w:sz w:val="24"/>
          <w:szCs w:val="24"/>
        </w:rPr>
      </w:pPr>
      <w:del w:id="328" w:author="User" w:date="2016-11-09T08:04:00Z">
        <w:r w:rsidRPr="00473395" w:rsidDel="009970F8">
          <w:rPr>
            <w:rFonts w:ascii="Times New Roman" w:hAnsi="Times New Roman" w:cs="Times New Roman"/>
            <w:sz w:val="24"/>
            <w:szCs w:val="24"/>
          </w:rPr>
          <w:delText>The main contributions of this work can be summarized as follows:</w:delText>
        </w:r>
      </w:del>
    </w:p>
    <w:p w:rsidR="00D41862" w:rsidRPr="00473395" w:rsidDel="002B3789" w:rsidRDefault="00D41862" w:rsidP="00D41862">
      <w:pPr>
        <w:spacing w:line="300" w:lineRule="auto"/>
        <w:ind w:firstLineChars="50" w:firstLine="120"/>
        <w:rPr>
          <w:del w:id="329" w:author="User" w:date="2016-11-10T06:18:00Z"/>
          <w:rFonts w:ascii="Times New Roman" w:hAnsi="Times New Roman" w:cs="Times New Roman"/>
          <w:sz w:val="24"/>
          <w:szCs w:val="24"/>
        </w:rPr>
      </w:pPr>
      <w:del w:id="330" w:author="User" w:date="2016-11-09T08:04:00Z">
        <w:r w:rsidRPr="00473395" w:rsidDel="009970F8">
          <w:rPr>
            <w:rFonts w:ascii="Times New Roman" w:hAnsi="Times New Roman" w:cs="Times New Roman"/>
            <w:sz w:val="24"/>
            <w:szCs w:val="24"/>
          </w:rPr>
          <w:delText xml:space="preserve"> i) A deep neural network , which can learn the features of multi-level point clusters and classify large-scale point clouds without rasterizing them, is proposed. </w:delText>
        </w:r>
      </w:del>
    </w:p>
    <w:p w:rsidR="00D41862" w:rsidRPr="00473395" w:rsidDel="009970F8" w:rsidRDefault="00D41862" w:rsidP="00D41862">
      <w:pPr>
        <w:spacing w:line="300" w:lineRule="auto"/>
        <w:ind w:firstLineChars="50" w:firstLine="120"/>
        <w:rPr>
          <w:rFonts w:ascii="Times New Roman" w:hAnsi="Times New Roman" w:cs="Times New Roman"/>
          <w:sz w:val="24"/>
          <w:szCs w:val="24"/>
        </w:rPr>
      </w:pPr>
      <w:del w:id="331" w:author="User" w:date="2016-11-09T08:04:00Z">
        <w:r w:rsidRPr="00473395" w:rsidDel="009970F8">
          <w:rPr>
            <w:rFonts w:ascii="Times New Roman" w:hAnsi="Times New Roman" w:cs="Times New Roman"/>
            <w:sz w:val="24"/>
            <w:szCs w:val="24"/>
          </w:rPr>
          <w:delText xml:space="preserve"> ii) A strategy </w:delText>
        </w:r>
        <w:r w:rsidR="00A11A44" w:rsidDel="009970F8">
          <w:rPr>
            <w:rFonts w:ascii="Times New Roman" w:hAnsi="Times New Roman" w:cs="Times New Roman" w:hint="eastAsia"/>
            <w:sz w:val="24"/>
            <w:szCs w:val="24"/>
          </w:rPr>
          <w:delText>that the different feature describers of different types of points share</w:delText>
        </w:r>
        <w:r w:rsidR="00A11A44" w:rsidRPr="00473395" w:rsidDel="009970F8">
          <w:rPr>
            <w:rFonts w:ascii="Times New Roman" w:hAnsi="Times New Roman" w:cs="Times New Roman"/>
            <w:sz w:val="24"/>
            <w:szCs w:val="24"/>
          </w:rPr>
          <w:delText xml:space="preserve"> </w:delText>
        </w:r>
        <w:r w:rsidR="00A11A44" w:rsidDel="009970F8">
          <w:rPr>
            <w:rFonts w:ascii="Times New Roman" w:hAnsi="Times New Roman" w:cs="Times New Roman" w:hint="eastAsia"/>
            <w:sz w:val="24"/>
            <w:szCs w:val="24"/>
          </w:rPr>
          <w:delText xml:space="preserve">different </w:delText>
        </w:r>
        <w:r w:rsidRPr="00473395" w:rsidDel="009970F8">
          <w:rPr>
            <w:rFonts w:ascii="Times New Roman" w:hAnsi="Times New Roman" w:cs="Times New Roman"/>
            <w:sz w:val="24"/>
            <w:szCs w:val="24"/>
          </w:rPr>
          <w:delText>weight</w:delText>
        </w:r>
        <w:r w:rsidR="00A11A44" w:rsidDel="009970F8">
          <w:rPr>
            <w:rFonts w:ascii="Times New Roman" w:hAnsi="Times New Roman" w:cs="Times New Roman" w:hint="eastAsia"/>
            <w:sz w:val="24"/>
            <w:szCs w:val="24"/>
          </w:rPr>
          <w:delText>s</w:delText>
        </w:r>
        <w:r w:rsidRPr="00473395" w:rsidDel="009970F8">
          <w:rPr>
            <w:rFonts w:ascii="Times New Roman" w:hAnsi="Times New Roman" w:cs="Times New Roman"/>
            <w:sz w:val="24"/>
            <w:szCs w:val="24"/>
          </w:rPr>
          <w:delText xml:space="preserve"> is presented. The shared weights make sure the DNNSP can directly work on the point clouds.</w:delText>
        </w:r>
        <w:r w:rsidR="00023BE9" w:rsidDel="009970F8">
          <w:rPr>
            <w:rFonts w:ascii="Times New Roman" w:hAnsi="Times New Roman" w:cs="Times New Roman" w:hint="eastAsia"/>
            <w:sz w:val="24"/>
            <w:szCs w:val="24"/>
          </w:rPr>
          <w:delText xml:space="preserve"> </w:delText>
        </w:r>
        <w:r w:rsidR="00023BE9" w:rsidDel="009970F8">
          <w:rPr>
            <w:rFonts w:ascii="Times New Roman" w:hAnsi="Times New Roman" w:cs="Times New Roman"/>
            <w:sz w:val="24"/>
            <w:szCs w:val="24"/>
          </w:rPr>
          <w:delText>D</w:delText>
        </w:r>
        <w:r w:rsidR="00023BE9" w:rsidDel="009970F8">
          <w:rPr>
            <w:rFonts w:ascii="Times New Roman" w:hAnsi="Times New Roman" w:cs="Times New Roman" w:hint="eastAsia"/>
            <w:sz w:val="24"/>
            <w:szCs w:val="24"/>
          </w:rPr>
          <w:delText>ifferent weights can improve the performance of classification.</w:delText>
        </w:r>
        <w:r w:rsidRPr="00473395" w:rsidDel="009970F8">
          <w:rPr>
            <w:rFonts w:ascii="Times New Roman" w:hAnsi="Times New Roman" w:cs="Times New Roman"/>
            <w:sz w:val="24"/>
            <w:szCs w:val="24"/>
          </w:rPr>
          <w:delText xml:space="preserve"> iii) A distance minimum spanning tree (DMst)-based pooling method is proposed to explicitly </w:delText>
        </w:r>
        <w:r w:rsidR="00023BE9" w:rsidDel="009970F8">
          <w:rPr>
            <w:rFonts w:ascii="Times New Roman" w:hAnsi="Times New Roman" w:cs="Times New Roman" w:hint="eastAsia"/>
            <w:sz w:val="24"/>
            <w:szCs w:val="24"/>
          </w:rPr>
          <w:delText>u</w:delText>
        </w:r>
        <w:r w:rsidR="00023BE9" w:rsidDel="009970F8">
          <w:rPr>
            <w:rFonts w:ascii="Times New Roman" w:hAnsi="Times New Roman" w:cs="Times New Roman"/>
            <w:sz w:val="24"/>
            <w:szCs w:val="24"/>
          </w:rPr>
          <w:delText>tiliz</w:delText>
        </w:r>
        <w:r w:rsidR="00023BE9" w:rsidDel="009970F8">
          <w:rPr>
            <w:rFonts w:ascii="Times New Roman" w:hAnsi="Times New Roman" w:cs="Times New Roman" w:hint="eastAsia"/>
            <w:sz w:val="24"/>
            <w:szCs w:val="24"/>
          </w:rPr>
          <w:delText>e</w:delText>
        </w:r>
        <w:r w:rsidR="00023BE9" w:rsidRPr="00023BE9" w:rsidDel="009970F8">
          <w:rPr>
            <w:rFonts w:ascii="Times New Roman" w:hAnsi="Times New Roman" w:cs="Times New Roman"/>
            <w:sz w:val="24"/>
            <w:szCs w:val="24"/>
          </w:rPr>
          <w:delText xml:space="preserve"> </w:delText>
        </w:r>
        <w:r w:rsidRPr="00473395" w:rsidDel="009970F8">
          <w:rPr>
            <w:rFonts w:ascii="Times New Roman" w:hAnsi="Times New Roman" w:cs="Times New Roman"/>
            <w:sz w:val="24"/>
            <w:szCs w:val="24"/>
          </w:rPr>
          <w:delText>the spatial information between different points in the point cloud. The DMst-based pooling process can extract features of the point cluster scaled from the whole region to the center of the cluster, which makes the features robust and discriminative.</w:delText>
        </w:r>
      </w:del>
    </w:p>
    <w:p w:rsidR="00D41862" w:rsidRDefault="00D41862" w:rsidP="00D41862">
      <w:pPr>
        <w:spacing w:before="156" w:after="156" w:line="300" w:lineRule="auto"/>
        <w:jc w:val="center"/>
      </w:pPr>
      <w:r>
        <w:rPr>
          <w:rFonts w:ascii="Times New Roman" w:hAnsi="Times New Roman" w:cs="Times New Roman"/>
          <w:b/>
          <w:sz w:val="28"/>
          <w:szCs w:val="28"/>
        </w:rPr>
        <w:t>II. RELATED WORK</w:t>
      </w:r>
    </w:p>
    <w:p w:rsidR="00F97101" w:rsidRDefault="00D41862" w:rsidP="00D41862">
      <w:pPr>
        <w:spacing w:line="300" w:lineRule="auto"/>
        <w:ind w:firstLineChars="50" w:firstLine="120"/>
        <w:rPr>
          <w:rFonts w:ascii="Times New Roman" w:hAnsi="Times New Roman" w:cs="Times New Roman"/>
          <w:sz w:val="24"/>
          <w:szCs w:val="24"/>
        </w:rPr>
      </w:pPr>
      <w:r w:rsidRPr="007B0D78">
        <w:rPr>
          <w:rFonts w:ascii="Times New Roman" w:hAnsi="Times New Roman" w:cs="Times New Roman"/>
          <w:sz w:val="24"/>
          <w:szCs w:val="24"/>
        </w:rPr>
        <w:t>Many recent methods</w:t>
      </w:r>
      <w:del w:id="332" w:author="User" w:date="2016-11-08T16:41:00Z">
        <w:r w:rsidRPr="007B0D78" w:rsidDel="004D4D9E">
          <w:rPr>
            <w:rFonts w:ascii="Times New Roman" w:hAnsi="Times New Roman" w:cs="Times New Roman"/>
            <w:sz w:val="24"/>
            <w:szCs w:val="24"/>
          </w:rPr>
          <w:delText xml:space="preserve"> for point cloud classification</w:delText>
        </w:r>
      </w:del>
      <w:r w:rsidRPr="007B0D78">
        <w:rPr>
          <w:rFonts w:ascii="Times New Roman" w:hAnsi="Times New Roman" w:cs="Times New Roman"/>
          <w:sz w:val="24"/>
          <w:szCs w:val="24"/>
        </w:rPr>
        <w:t xml:space="preserve"> use hand-designed features</w:t>
      </w:r>
      <w:ins w:id="333" w:author="User" w:date="2016-11-10T05:36:00Z">
        <w:r w:rsidR="00F97101">
          <w:rPr>
            <w:rFonts w:ascii="Times New Roman" w:hAnsi="Times New Roman" w:cs="Times New Roman" w:hint="eastAsia"/>
            <w:sz w:val="24"/>
            <w:szCs w:val="24"/>
          </w:rPr>
          <w:t xml:space="preserve"> </w:t>
        </w:r>
      </w:ins>
      <w:del w:id="334" w:author="User" w:date="2016-11-08T16:41:00Z">
        <w:r w:rsidRPr="007B0D78" w:rsidDel="004D4D9E">
          <w:rPr>
            <w:rFonts w:ascii="Times New Roman" w:hAnsi="Times New Roman" w:cs="Times New Roman"/>
            <w:sz w:val="24"/>
            <w:szCs w:val="24"/>
          </w:rPr>
          <w:delText xml:space="preserve"> such as Spin Images [</w:delText>
        </w:r>
        <w:r w:rsidDel="004D4D9E">
          <w:rPr>
            <w:rFonts w:ascii="Times New Roman" w:hAnsi="Times New Roman" w:cs="Times New Roman" w:hint="eastAsia"/>
            <w:sz w:val="24"/>
            <w:szCs w:val="24"/>
          </w:rPr>
          <w:delText>21</w:delText>
        </w:r>
        <w:r w:rsidRPr="007B0D78" w:rsidDel="004D4D9E">
          <w:rPr>
            <w:rFonts w:ascii="Times New Roman" w:hAnsi="Times New Roman" w:cs="Times New Roman"/>
            <w:sz w:val="24"/>
            <w:szCs w:val="24"/>
          </w:rPr>
          <w:delText xml:space="preserve">], </w:delText>
        </w:r>
        <w:r w:rsidRPr="00E1481C" w:rsidDel="004D4D9E">
          <w:rPr>
            <w:rFonts w:ascii="Times New Roman" w:hAnsi="Times New Roman" w:cs="Times New Roman"/>
            <w:bCs/>
            <w:color w:val="auto"/>
            <w:sz w:val="24"/>
            <w:szCs w:val="24"/>
          </w:rPr>
          <w:delText>eigenvalues [</w:delText>
        </w:r>
        <w:r w:rsidDel="004D4D9E">
          <w:rPr>
            <w:rFonts w:ascii="Times New Roman" w:hAnsi="Times New Roman" w:cs="Times New Roman" w:hint="eastAsia"/>
            <w:bCs/>
            <w:color w:val="auto"/>
            <w:sz w:val="24"/>
            <w:szCs w:val="24"/>
          </w:rPr>
          <w:delText>22</w:delText>
        </w:r>
        <w:r w:rsidRPr="00E1481C" w:rsidDel="004D4D9E">
          <w:rPr>
            <w:rFonts w:ascii="Times New Roman" w:hAnsi="Times New Roman" w:cs="Times New Roman"/>
            <w:bCs/>
            <w:color w:val="auto"/>
            <w:sz w:val="24"/>
            <w:szCs w:val="24"/>
          </w:rPr>
          <w:delText xml:space="preserve">] </w:delText>
        </w:r>
        <w:r w:rsidRPr="007B0D78" w:rsidDel="004D4D9E">
          <w:rPr>
            <w:rFonts w:ascii="Times New Roman" w:hAnsi="Times New Roman" w:cs="Times New Roman"/>
            <w:sz w:val="24"/>
            <w:szCs w:val="24"/>
          </w:rPr>
          <w:delText>or specific color, shape and geometry features [</w:delText>
        </w:r>
        <w:r w:rsidDel="004D4D9E">
          <w:rPr>
            <w:rFonts w:ascii="Times New Roman" w:hAnsi="Times New Roman" w:cs="Times New Roman" w:hint="eastAsia"/>
            <w:sz w:val="24"/>
            <w:szCs w:val="24"/>
          </w:rPr>
          <w:delText>23</w:delText>
        </w:r>
        <w:r w:rsidRPr="007B0D78" w:rsidDel="004D4D9E">
          <w:rPr>
            <w:rFonts w:ascii="Times New Roman" w:hAnsi="Times New Roman" w:cs="Times New Roman"/>
            <w:sz w:val="24"/>
            <w:szCs w:val="24"/>
          </w:rPr>
          <w:delText>]</w:delText>
        </w:r>
      </w:del>
      <w:ins w:id="335" w:author="User" w:date="2016-11-08T16:40:00Z">
        <w:r w:rsidR="004D4D9E">
          <w:rPr>
            <w:rFonts w:ascii="Times New Roman" w:hAnsi="Times New Roman" w:cs="Times New Roman" w:hint="eastAsia"/>
            <w:sz w:val="24"/>
            <w:szCs w:val="24"/>
          </w:rPr>
          <w:t>combining with classifiers</w:t>
        </w:r>
      </w:ins>
      <w:ins w:id="336" w:author="User" w:date="2016-11-08T16:41:00Z">
        <w:r w:rsidR="004D4D9E" w:rsidRPr="007B0D78">
          <w:rPr>
            <w:rFonts w:ascii="Times New Roman" w:hAnsi="Times New Roman" w:cs="Times New Roman"/>
            <w:sz w:val="24"/>
            <w:szCs w:val="24"/>
          </w:rPr>
          <w:t xml:space="preserve"> for point cloud classification</w:t>
        </w:r>
      </w:ins>
      <w:r w:rsidRPr="007B0D78">
        <w:rPr>
          <w:rFonts w:ascii="Times New Roman" w:hAnsi="Times New Roman" w:cs="Times New Roman"/>
          <w:sz w:val="24"/>
          <w:szCs w:val="24"/>
        </w:rPr>
        <w:t xml:space="preserve">. </w:t>
      </w:r>
      <w:ins w:id="337" w:author="User" w:date="2016-11-08T16:45:00Z">
        <w:r w:rsidR="004D47B6">
          <w:rPr>
            <w:rFonts w:ascii="Times New Roman" w:hAnsi="Times New Roman" w:cs="Times New Roman" w:hint="eastAsia"/>
            <w:sz w:val="24"/>
            <w:szCs w:val="24"/>
          </w:rPr>
          <w:t>V</w:t>
        </w:r>
        <w:r w:rsidR="004D47B6" w:rsidRPr="004D47B6">
          <w:rPr>
            <w:rFonts w:ascii="Times New Roman" w:hAnsi="Times New Roman" w:cs="Times New Roman"/>
            <w:sz w:val="24"/>
            <w:szCs w:val="24"/>
          </w:rPr>
          <w:t>arious</w:t>
        </w:r>
        <w:r w:rsidR="004D47B6">
          <w:rPr>
            <w:rFonts w:ascii="Times New Roman" w:hAnsi="Times New Roman" w:cs="Times New Roman" w:hint="eastAsia"/>
            <w:sz w:val="24"/>
            <w:szCs w:val="24"/>
          </w:rPr>
          <w:t xml:space="preserve"> </w:t>
        </w:r>
      </w:ins>
      <w:ins w:id="338" w:author="User" w:date="2016-11-08T16:43:00Z">
        <w:r w:rsidR="00693567">
          <w:rPr>
            <w:rFonts w:ascii="Times New Roman" w:hAnsi="Times New Roman" w:cs="Times New Roman" w:hint="eastAsia"/>
            <w:sz w:val="24"/>
            <w:szCs w:val="24"/>
          </w:rPr>
          <w:t xml:space="preserve">features </w:t>
        </w:r>
      </w:ins>
      <w:ins w:id="339" w:author="User" w:date="2016-11-08T16:41:00Z">
        <w:r w:rsidR="004D4D9E" w:rsidRPr="004D4D9E">
          <w:rPr>
            <w:rFonts w:ascii="Times New Roman" w:hAnsi="Times New Roman" w:cs="Times New Roman"/>
            <w:sz w:val="24"/>
            <w:szCs w:val="24"/>
          </w:rPr>
          <w:t xml:space="preserve">such as Spin Images [21], eigenvalues [22] or specific color, shape and geometry features [23] </w:t>
        </w:r>
      </w:ins>
      <w:ins w:id="340" w:author="User" w:date="2016-11-08T16:43:00Z">
        <w:r w:rsidR="00693567">
          <w:rPr>
            <w:rFonts w:ascii="Times New Roman" w:hAnsi="Times New Roman" w:cs="Times New Roman" w:hint="eastAsia"/>
            <w:sz w:val="24"/>
            <w:szCs w:val="24"/>
          </w:rPr>
          <w:t>have been used</w:t>
        </w:r>
      </w:ins>
      <w:ins w:id="341" w:author="User" w:date="2016-11-08T16:44:00Z">
        <w:r w:rsidR="00693567">
          <w:rPr>
            <w:rFonts w:ascii="Times New Roman" w:hAnsi="Times New Roman" w:cs="Times New Roman" w:hint="eastAsia"/>
            <w:sz w:val="24"/>
            <w:szCs w:val="24"/>
          </w:rPr>
          <w:t xml:space="preserve"> in </w:t>
        </w:r>
      </w:ins>
      <w:ins w:id="342" w:author="User" w:date="2016-11-08T16:45:00Z">
        <w:r w:rsidR="00693567">
          <w:rPr>
            <w:rFonts w:ascii="Times New Roman" w:hAnsi="Times New Roman" w:cs="Times New Roman" w:hint="eastAsia"/>
            <w:sz w:val="24"/>
            <w:szCs w:val="24"/>
          </w:rPr>
          <w:t xml:space="preserve">a </w:t>
        </w:r>
      </w:ins>
      <w:ins w:id="343" w:author="User" w:date="2016-11-08T16:44:00Z">
        <w:r w:rsidR="00693567" w:rsidRPr="00693567">
          <w:rPr>
            <w:rFonts w:ascii="Times New Roman" w:hAnsi="Times New Roman" w:cs="Times New Roman"/>
            <w:sz w:val="24"/>
            <w:szCs w:val="24"/>
          </w:rPr>
          <w:t>variety of ways</w:t>
        </w:r>
      </w:ins>
      <w:ins w:id="344" w:author="User" w:date="2016-11-08T16:43:00Z">
        <w:r w:rsidR="00693567">
          <w:rPr>
            <w:rFonts w:ascii="Times New Roman" w:hAnsi="Times New Roman" w:cs="Times New Roman" w:hint="eastAsia"/>
            <w:sz w:val="24"/>
            <w:szCs w:val="24"/>
          </w:rPr>
          <w:t xml:space="preserve">. </w:t>
        </w:r>
      </w:ins>
      <w:moveFromRangeStart w:id="345" w:author="User" w:date="2016-11-08T16:36:00Z" w:name="move466386295"/>
      <w:moveFrom w:id="346" w:author="User" w:date="2016-11-08T16:36:00Z">
        <w:del w:id="347" w:author="User" w:date="2016-11-08T16:39:00Z">
          <w:r w:rsidRPr="007B0D78" w:rsidDel="004D4D9E">
            <w:rPr>
              <w:rFonts w:ascii="Times New Roman" w:hAnsi="Times New Roman" w:cs="Times New Roman"/>
              <w:sz w:val="24"/>
              <w:szCs w:val="24"/>
            </w:rPr>
            <w:delText>However, these features are sensitive to local geometric noise and they do not capture the gl</w:delText>
          </w:r>
        </w:del>
        <w:r w:rsidRPr="007B0D78" w:rsidDel="004D4D9E">
          <w:rPr>
            <w:rFonts w:ascii="Times New Roman" w:hAnsi="Times New Roman" w:cs="Times New Roman"/>
            <w:sz w:val="24"/>
            <w:szCs w:val="24"/>
          </w:rPr>
          <w:t>obal structure of the shape very well</w:t>
        </w:r>
        <w:r w:rsidDel="004D4D9E">
          <w:rPr>
            <w:rFonts w:ascii="Times New Roman" w:hAnsi="Times New Roman" w:cs="Times New Roman" w:hint="eastAsia"/>
            <w:sz w:val="24"/>
            <w:szCs w:val="24"/>
          </w:rPr>
          <w:t xml:space="preserve"> </w:t>
        </w:r>
        <w:r w:rsidRPr="007B0D78" w:rsidDel="004D4D9E">
          <w:rPr>
            <w:rFonts w:ascii="Times New Roman" w:hAnsi="Times New Roman" w:cs="Times New Roman"/>
            <w:sz w:val="24"/>
            <w:szCs w:val="24"/>
          </w:rPr>
          <w:t>[</w:t>
        </w:r>
        <w:r w:rsidDel="004D4D9E">
          <w:rPr>
            <w:rFonts w:ascii="Times New Roman" w:hAnsi="Times New Roman" w:cs="Times New Roman" w:hint="eastAsia"/>
            <w:sz w:val="24"/>
            <w:szCs w:val="24"/>
          </w:rPr>
          <w:t>19</w:t>
        </w:r>
        <w:r w:rsidRPr="007B0D78" w:rsidDel="004D4D9E">
          <w:rPr>
            <w:rFonts w:ascii="Times New Roman" w:hAnsi="Times New Roman" w:cs="Times New Roman"/>
            <w:sz w:val="24"/>
            <w:szCs w:val="24"/>
          </w:rPr>
          <w:t xml:space="preserve">]. </w:t>
        </w:r>
      </w:moveFrom>
      <w:moveFromRangeEnd w:id="345"/>
      <w:del w:id="348" w:author="User" w:date="2016-11-08T16:35:00Z">
        <w:r w:rsidRPr="007B0D78" w:rsidDel="004D4D9E">
          <w:rPr>
            <w:rFonts w:ascii="Times New Roman" w:hAnsi="Times New Roman" w:cs="Times New Roman"/>
            <w:sz w:val="24"/>
            <w:szCs w:val="24"/>
          </w:rPr>
          <w:delText xml:space="preserve">Therefore, </w:delText>
        </w:r>
      </w:del>
      <w:del w:id="349" w:author="User" w:date="2016-11-08T16:36:00Z">
        <w:r w:rsidRPr="007B0D78" w:rsidDel="004D4D9E">
          <w:rPr>
            <w:rFonts w:ascii="Times New Roman" w:hAnsi="Times New Roman" w:cs="Times New Roman"/>
            <w:sz w:val="24"/>
            <w:szCs w:val="24"/>
          </w:rPr>
          <w:delText>Multiple point-based features or point cluster features are often combined into the classifiers</w:delText>
        </w:r>
      </w:del>
      <w:del w:id="350" w:author="User" w:date="2016-11-08T16:35:00Z">
        <w:r w:rsidRPr="007B0D78" w:rsidDel="004D4D9E">
          <w:rPr>
            <w:rFonts w:ascii="Times New Roman" w:hAnsi="Times New Roman" w:cs="Times New Roman"/>
            <w:sz w:val="24"/>
            <w:szCs w:val="24"/>
          </w:rPr>
          <w:delText xml:space="preserve"> to improve classification performance.</w:delText>
        </w:r>
        <w:r w:rsidDel="004D4D9E">
          <w:rPr>
            <w:rFonts w:ascii="Times New Roman" w:hAnsi="Times New Roman" w:cs="Times New Roman" w:hint="eastAsia"/>
            <w:sz w:val="24"/>
            <w:szCs w:val="24"/>
          </w:rPr>
          <w:delText xml:space="preserve"> </w:delText>
        </w:r>
      </w:del>
      <w:proofErr w:type="spellStart"/>
      <w:r w:rsidRPr="007B0D78">
        <w:rPr>
          <w:rFonts w:ascii="Times New Roman" w:hAnsi="Times New Roman" w:cs="Times New Roman"/>
          <w:sz w:val="24"/>
          <w:szCs w:val="24"/>
        </w:rPr>
        <w:t>Chehata</w:t>
      </w:r>
      <w:proofErr w:type="spellEnd"/>
      <w:r w:rsidRPr="007B0D78">
        <w:rPr>
          <w:rFonts w:ascii="Times New Roman" w:hAnsi="Times New Roman" w:cs="Times New Roman"/>
          <w:sz w:val="24"/>
          <w:szCs w:val="24"/>
        </w:rPr>
        <w:t xml:space="preserve"> et al. [</w:t>
      </w:r>
      <w:r>
        <w:rPr>
          <w:rFonts w:ascii="Times New Roman" w:hAnsi="Times New Roman" w:cs="Times New Roman" w:hint="eastAsia"/>
          <w:sz w:val="24"/>
          <w:szCs w:val="24"/>
        </w:rPr>
        <w:t>24</w:t>
      </w:r>
      <w:r w:rsidRPr="007B0D78">
        <w:rPr>
          <w:rFonts w:ascii="Times New Roman" w:hAnsi="Times New Roman" w:cs="Times New Roman"/>
          <w:sz w:val="24"/>
          <w:szCs w:val="24"/>
        </w:rPr>
        <w:t>] classified point clouds by using the random forests with 21 features which can be categorized into 5 categories and after iterative feature</w:t>
      </w:r>
      <w:bookmarkStart w:id="351" w:name="_GoBack"/>
      <w:bookmarkEnd w:id="351"/>
      <w:r w:rsidRPr="007B0D78">
        <w:rPr>
          <w:rFonts w:ascii="Times New Roman" w:hAnsi="Times New Roman" w:cs="Times New Roman"/>
          <w:sz w:val="24"/>
          <w:szCs w:val="24"/>
        </w:rPr>
        <w:t xml:space="preserve"> selection, they finally sought out 6 best feature. </w:t>
      </w:r>
      <w:proofErr w:type="spellStart"/>
      <w:r w:rsidRPr="007B0D78">
        <w:rPr>
          <w:rFonts w:ascii="Times New Roman" w:hAnsi="Times New Roman" w:cs="Times New Roman"/>
          <w:sz w:val="24"/>
          <w:szCs w:val="24"/>
        </w:rPr>
        <w:t>Guo</w:t>
      </w:r>
      <w:proofErr w:type="spellEnd"/>
      <w:r w:rsidRPr="007B0D78">
        <w:rPr>
          <w:rFonts w:ascii="Times New Roman" w:hAnsi="Times New Roman" w:cs="Times New Roman"/>
          <w:sz w:val="24"/>
          <w:szCs w:val="24"/>
        </w:rPr>
        <w:t xml:space="preserve"> et al. [</w:t>
      </w:r>
      <w:r>
        <w:rPr>
          <w:rFonts w:ascii="Times New Roman" w:hAnsi="Times New Roman" w:cs="Times New Roman" w:hint="eastAsia"/>
          <w:sz w:val="24"/>
          <w:szCs w:val="24"/>
        </w:rPr>
        <w:t>25</w:t>
      </w:r>
      <w:r w:rsidRPr="007B0D78">
        <w:rPr>
          <w:rFonts w:ascii="Times New Roman" w:hAnsi="Times New Roman" w:cs="Times New Roman"/>
          <w:sz w:val="24"/>
          <w:szCs w:val="24"/>
        </w:rPr>
        <w:t xml:space="preserve">] used </w:t>
      </w:r>
      <w:proofErr w:type="spellStart"/>
      <w:r w:rsidRPr="007B0D78">
        <w:rPr>
          <w:rFonts w:ascii="Times New Roman" w:hAnsi="Times New Roman" w:cs="Times New Roman"/>
          <w:sz w:val="24"/>
          <w:szCs w:val="24"/>
        </w:rPr>
        <w:t>JointBoost</w:t>
      </w:r>
      <w:proofErr w:type="spellEnd"/>
      <w:r w:rsidRPr="007B0D78">
        <w:rPr>
          <w:rFonts w:ascii="Times New Roman" w:hAnsi="Times New Roman" w:cs="Times New Roman"/>
          <w:sz w:val="24"/>
          <w:szCs w:val="24"/>
        </w:rPr>
        <w:t xml:space="preserve"> with 26 features to classify point clouds into 5 classes, such as buildings, vegetation, grounds, electric wires and pylons.  </w:t>
      </w:r>
      <w:proofErr w:type="spellStart"/>
      <w:r w:rsidRPr="007B0D78">
        <w:rPr>
          <w:rFonts w:ascii="Times New Roman" w:hAnsi="Times New Roman" w:cs="Times New Roman"/>
          <w:sz w:val="24"/>
          <w:szCs w:val="24"/>
        </w:rPr>
        <w:t>Kragh</w:t>
      </w:r>
      <w:proofErr w:type="spellEnd"/>
      <w:r w:rsidRPr="007B0D78">
        <w:rPr>
          <w:rFonts w:ascii="Times New Roman" w:hAnsi="Times New Roman" w:cs="Times New Roman"/>
          <w:sz w:val="24"/>
          <w:szCs w:val="24"/>
        </w:rPr>
        <w:t xml:space="preserve"> et al. [</w:t>
      </w:r>
      <w:r>
        <w:rPr>
          <w:rFonts w:ascii="Times New Roman" w:hAnsi="Times New Roman" w:cs="Times New Roman" w:hint="eastAsia"/>
          <w:sz w:val="24"/>
          <w:szCs w:val="24"/>
        </w:rPr>
        <w:t>26</w:t>
      </w:r>
      <w:r w:rsidRPr="007B0D78">
        <w:rPr>
          <w:rFonts w:ascii="Times New Roman" w:hAnsi="Times New Roman" w:cs="Times New Roman"/>
          <w:sz w:val="24"/>
          <w:szCs w:val="24"/>
        </w:rPr>
        <w:t xml:space="preserve">] used the SVM classifier with 13 features to classify point clouds and used the different neighborhoods according different point densities. </w:t>
      </w:r>
      <w:proofErr w:type="spellStart"/>
      <w:r w:rsidRPr="007B0D78">
        <w:rPr>
          <w:rFonts w:ascii="Times New Roman" w:hAnsi="Times New Roman" w:cs="Times New Roman"/>
          <w:sz w:val="24"/>
          <w:szCs w:val="24"/>
        </w:rPr>
        <w:t>Brodu</w:t>
      </w:r>
      <w:proofErr w:type="spellEnd"/>
      <w:r w:rsidRPr="007B0D78">
        <w:rPr>
          <w:rFonts w:ascii="Times New Roman" w:hAnsi="Times New Roman" w:cs="Times New Roman"/>
          <w:sz w:val="24"/>
          <w:szCs w:val="24"/>
        </w:rPr>
        <w:t xml:space="preserve"> et al. [</w:t>
      </w:r>
      <w:r>
        <w:rPr>
          <w:rFonts w:ascii="Times New Roman" w:hAnsi="Times New Roman" w:cs="Times New Roman" w:hint="eastAsia"/>
          <w:sz w:val="24"/>
          <w:szCs w:val="24"/>
        </w:rPr>
        <w:t>27</w:t>
      </w:r>
      <w:r w:rsidRPr="007B0D78">
        <w:rPr>
          <w:rFonts w:ascii="Times New Roman" w:hAnsi="Times New Roman" w:cs="Times New Roman"/>
          <w:sz w:val="24"/>
          <w:szCs w:val="24"/>
        </w:rPr>
        <w:t xml:space="preserve">] extracted </w:t>
      </w:r>
      <w:proofErr w:type="spellStart"/>
      <w:r w:rsidRPr="007B0D78">
        <w:rPr>
          <w:rFonts w:ascii="Times New Roman" w:hAnsi="Times New Roman" w:cs="Times New Roman"/>
          <w:sz w:val="24"/>
          <w:szCs w:val="24"/>
        </w:rPr>
        <w:t>mulit</w:t>
      </w:r>
      <w:proofErr w:type="spellEnd"/>
      <w:r w:rsidRPr="007B0D78">
        <w:rPr>
          <w:rFonts w:ascii="Times New Roman" w:hAnsi="Times New Roman" w:cs="Times New Roman"/>
          <w:sz w:val="24"/>
          <w:szCs w:val="24"/>
        </w:rPr>
        <w:t>-scale features from different neighborhoods for classifying vegetation, rocks, water and grounds. Zhang et al. [</w:t>
      </w:r>
      <w:r>
        <w:rPr>
          <w:rFonts w:ascii="Times New Roman" w:hAnsi="Times New Roman" w:cs="Times New Roman" w:hint="eastAsia"/>
          <w:sz w:val="24"/>
          <w:szCs w:val="24"/>
        </w:rPr>
        <w:t>2</w:t>
      </w:r>
      <w:r w:rsidRPr="007B0D78">
        <w:rPr>
          <w:rFonts w:ascii="Times New Roman" w:hAnsi="Times New Roman" w:cs="Times New Roman"/>
          <w:sz w:val="24"/>
          <w:szCs w:val="24"/>
        </w:rPr>
        <w:t>7] clustered point clouds by region growing method and then used SVM with features of geometry, echoes, radiation degrees and topology of the clusters to point cloud</w:t>
      </w:r>
      <w:r w:rsidRPr="00792BCF">
        <w:rPr>
          <w:rFonts w:ascii="Times New Roman" w:hAnsi="Times New Roman" w:cs="Times New Roman"/>
          <w:sz w:val="24"/>
          <w:szCs w:val="24"/>
        </w:rPr>
        <w:t xml:space="preserve"> classification. </w:t>
      </w:r>
      <w:del w:id="352" w:author="User" w:date="2016-11-08T16:36:00Z">
        <w:r w:rsidRPr="00792BCF" w:rsidDel="004D4D9E">
          <w:rPr>
            <w:rFonts w:ascii="Times New Roman" w:hAnsi="Times New Roman" w:cs="Times New Roman"/>
            <w:sz w:val="24"/>
            <w:szCs w:val="24"/>
          </w:rPr>
          <w:delText xml:space="preserve"> </w:delText>
        </w:r>
      </w:del>
      <w:moveToRangeStart w:id="353" w:author="User" w:date="2016-11-08T16:36:00Z" w:name="move466386295"/>
      <w:moveTo w:id="354" w:author="User" w:date="2016-11-08T16:36:00Z">
        <w:r w:rsidR="004D4D9E" w:rsidRPr="007B0D78">
          <w:rPr>
            <w:rFonts w:ascii="Times New Roman" w:hAnsi="Times New Roman" w:cs="Times New Roman"/>
            <w:sz w:val="24"/>
            <w:szCs w:val="24"/>
          </w:rPr>
          <w:t>However, these features are sensitive to local geometric noise and they do not capture the global structure of the shape very well</w:t>
        </w:r>
        <w:r w:rsidR="004D4D9E">
          <w:rPr>
            <w:rFonts w:ascii="Times New Roman" w:hAnsi="Times New Roman" w:cs="Times New Roman" w:hint="eastAsia"/>
            <w:sz w:val="24"/>
            <w:szCs w:val="24"/>
          </w:rPr>
          <w:t xml:space="preserve"> </w:t>
        </w:r>
        <w:r w:rsidR="004D4D9E" w:rsidRPr="007B0D78">
          <w:rPr>
            <w:rFonts w:ascii="Times New Roman" w:hAnsi="Times New Roman" w:cs="Times New Roman"/>
            <w:sz w:val="24"/>
            <w:szCs w:val="24"/>
          </w:rPr>
          <w:t>[</w:t>
        </w:r>
        <w:r w:rsidR="004D4D9E">
          <w:rPr>
            <w:rFonts w:ascii="Times New Roman" w:hAnsi="Times New Roman" w:cs="Times New Roman" w:hint="eastAsia"/>
            <w:sz w:val="24"/>
            <w:szCs w:val="24"/>
          </w:rPr>
          <w:t>19</w:t>
        </w:r>
        <w:r w:rsidR="004D4D9E" w:rsidRPr="007B0D78">
          <w:rPr>
            <w:rFonts w:ascii="Times New Roman" w:hAnsi="Times New Roman" w:cs="Times New Roman"/>
            <w:sz w:val="24"/>
            <w:szCs w:val="24"/>
          </w:rPr>
          <w:t>].</w:t>
        </w:r>
      </w:moveTo>
      <w:moveToRangeEnd w:id="353"/>
    </w:p>
    <w:p w:rsidR="00D41862" w:rsidRDefault="00D41862" w:rsidP="00D41862">
      <w:pPr>
        <w:autoSpaceDE w:val="0"/>
        <w:autoSpaceDN w:val="0"/>
        <w:adjustRightInd w:val="0"/>
        <w:spacing w:line="300" w:lineRule="auto"/>
        <w:ind w:firstLineChars="50" w:firstLine="120"/>
        <w:rPr>
          <w:rFonts w:ascii="Times New Roman" w:hAnsi="Times New Roman" w:cs="Times New Roman"/>
          <w:color w:val="auto"/>
          <w:sz w:val="24"/>
          <w:szCs w:val="24"/>
        </w:rPr>
      </w:pPr>
      <w:r w:rsidRPr="00E1481C">
        <w:rPr>
          <w:rFonts w:ascii="Times New Roman" w:hAnsi="Times New Roman" w:cs="Times New Roman"/>
          <w:sz w:val="24"/>
          <w:szCs w:val="24"/>
        </w:rPr>
        <w:t xml:space="preserve">Recently, </w:t>
      </w:r>
      <w:ins w:id="355" w:author="User" w:date="2016-11-10T05:42:00Z">
        <w:r w:rsidR="00F97101">
          <w:rPr>
            <w:rFonts w:ascii="Times New Roman" w:hAnsi="Times New Roman" w:cs="Times New Roman" w:hint="eastAsia"/>
            <w:sz w:val="24"/>
            <w:szCs w:val="24"/>
          </w:rPr>
          <w:t>t</w:t>
        </w:r>
        <w:r w:rsidR="00F97101" w:rsidRPr="00F97101">
          <w:rPr>
            <w:rFonts w:ascii="Times New Roman" w:hAnsi="Times New Roman" w:cs="Times New Roman"/>
            <w:sz w:val="24"/>
            <w:szCs w:val="24"/>
          </w:rPr>
          <w:t>he deep learning technique can automatically jointly learn the features and the classifiers from data [13]-[16]. It has shown flexibility and capability in many applications, like image classification [17], scene Labeling [18] and shape retrieval [19].</w:t>
        </w:r>
        <w:r w:rsidR="00F97101">
          <w:rPr>
            <w:rFonts w:ascii="Times New Roman" w:hAnsi="Times New Roman" w:cs="Times New Roman" w:hint="eastAsia"/>
            <w:sz w:val="24"/>
            <w:szCs w:val="24"/>
          </w:rPr>
          <w:t xml:space="preserve"> </w:t>
        </w:r>
      </w:ins>
      <w:ins w:id="356" w:author="User" w:date="2016-11-10T05:43:00Z">
        <w:r w:rsidR="00F97101">
          <w:rPr>
            <w:rFonts w:ascii="Times New Roman" w:hAnsi="Times New Roman" w:cs="Times New Roman" w:hint="eastAsia"/>
            <w:sz w:val="24"/>
            <w:szCs w:val="24"/>
          </w:rPr>
          <w:t xml:space="preserve">The </w:t>
        </w:r>
      </w:ins>
      <w:r w:rsidRPr="00E1481C">
        <w:rPr>
          <w:rFonts w:ascii="Times New Roman" w:hAnsi="Times New Roman" w:cs="Times New Roman"/>
          <w:sz w:val="24"/>
          <w:szCs w:val="24"/>
        </w:rPr>
        <w:t xml:space="preserve">deep learning algorithms, which seek to exploit the unknown structure in the input distribution in order to discover good representations, have been widely applied in </w:t>
      </w:r>
      <w:r w:rsidRPr="007B0D78">
        <w:rPr>
          <w:rFonts w:ascii="Times New Roman" w:hAnsi="Times New Roman" w:cs="Times New Roman"/>
          <w:sz w:val="24"/>
          <w:szCs w:val="24"/>
        </w:rPr>
        <w:t>3D object recognition</w:t>
      </w:r>
      <w:r w:rsidRPr="00E1481C">
        <w:rPr>
          <w:rFonts w:ascii="Times New Roman" w:hAnsi="Times New Roman" w:cs="Times New Roman"/>
          <w:sz w:val="24"/>
          <w:szCs w:val="24"/>
        </w:rPr>
        <w:t xml:space="preserve"> tasks </w:t>
      </w:r>
      <w:r>
        <w:rPr>
          <w:rFonts w:ascii="Times New Roman" w:hAnsi="Times New Roman" w:cs="Times New Roman" w:hint="eastAsia"/>
          <w:sz w:val="24"/>
          <w:szCs w:val="24"/>
        </w:rPr>
        <w:t>on</w:t>
      </w:r>
      <w:r w:rsidRPr="00E1481C">
        <w:rPr>
          <w:rFonts w:ascii="Times New Roman" w:hAnsi="Times New Roman" w:cs="Times New Roman"/>
          <w:sz w:val="24"/>
          <w:szCs w:val="24"/>
        </w:rPr>
        <w:t xml:space="preserve"> 3D data like RGB-D ima</w:t>
      </w:r>
      <w:r w:rsidRPr="00473395">
        <w:rPr>
          <w:rFonts w:ascii="Times New Roman" w:hAnsi="Times New Roman" w:cs="Times New Roman"/>
          <w:sz w:val="24"/>
          <w:szCs w:val="24"/>
        </w:rPr>
        <w:t xml:space="preserve">ges </w:t>
      </w:r>
      <w:r w:rsidRPr="008A2A1B">
        <w:rPr>
          <w:rFonts w:ascii="Times New Roman" w:hAnsi="Times New Roman" w:cs="Times New Roman"/>
          <w:sz w:val="24"/>
          <w:szCs w:val="24"/>
        </w:rPr>
        <w:t>and point clouds</w:t>
      </w:r>
      <w:r w:rsidRPr="00E1481C">
        <w:rPr>
          <w:rFonts w:ascii="Times New Roman" w:hAnsi="Times New Roman" w:cs="Times New Roman"/>
          <w:sz w:val="24"/>
          <w:szCs w:val="24"/>
        </w:rPr>
        <w:t>.</w:t>
      </w:r>
      <w:r>
        <w:rPr>
          <w:rFonts w:ascii="Times New Roman" w:hAnsi="Times New Roman" w:cs="Times New Roman"/>
          <w:sz w:val="24"/>
          <w:szCs w:val="24"/>
        </w:rPr>
        <w:t xml:space="preserve">  Wu et al. [2</w:t>
      </w:r>
      <w:r>
        <w:rPr>
          <w:rFonts w:ascii="Times New Roman" w:hAnsi="Times New Roman" w:cs="Times New Roman" w:hint="eastAsia"/>
          <w:sz w:val="24"/>
          <w:szCs w:val="24"/>
        </w:rPr>
        <w:t>9</w:t>
      </w:r>
      <w:r w:rsidRPr="007B0D78">
        <w:rPr>
          <w:rFonts w:ascii="Times New Roman" w:hAnsi="Times New Roman" w:cs="Times New Roman"/>
          <w:sz w:val="24"/>
          <w:szCs w:val="24"/>
        </w:rPr>
        <w:t>] presented</w:t>
      </w:r>
      <w:r w:rsidRPr="00E1481C">
        <w:rPr>
          <w:rFonts w:ascii="Times New Roman" w:hAnsi="Times New Roman" w:cs="Times New Roman"/>
          <w:color w:val="auto"/>
          <w:sz w:val="24"/>
          <w:szCs w:val="24"/>
        </w:rPr>
        <w:t xml:space="preserve"> volumetric CNN architectures on </w:t>
      </w:r>
      <w:r w:rsidRPr="00E1481C">
        <w:rPr>
          <w:rFonts w:ascii="Times New Roman" w:hAnsi="Times New Roman" w:cs="Times New Roman"/>
          <w:sz w:val="24"/>
          <w:szCs w:val="24"/>
        </w:rPr>
        <w:t xml:space="preserve">3D voxel </w:t>
      </w:r>
      <w:r w:rsidRPr="00E1481C">
        <w:rPr>
          <w:rFonts w:ascii="Times New Roman" w:hAnsi="Times New Roman" w:cs="Times New Roman"/>
          <w:color w:val="auto"/>
          <w:sz w:val="24"/>
          <w:szCs w:val="24"/>
        </w:rPr>
        <w:t>grids</w:t>
      </w:r>
      <w:r w:rsidRPr="00E1481C">
        <w:rPr>
          <w:rFonts w:ascii="Times New Roman" w:hAnsi="Times New Roman" w:cs="Times New Roman"/>
          <w:sz w:val="24"/>
          <w:szCs w:val="24"/>
        </w:rPr>
        <w:t xml:space="preserve"> to represent a geometric 3D shape</w:t>
      </w:r>
      <w:r w:rsidRPr="00E1481C">
        <w:rPr>
          <w:rFonts w:ascii="Times New Roman" w:hAnsi="Times New Roman" w:cs="Times New Roman"/>
          <w:color w:val="auto"/>
          <w:sz w:val="24"/>
          <w:szCs w:val="24"/>
        </w:rPr>
        <w:t xml:space="preserve"> for object classification and retrieval.</w:t>
      </w:r>
      <w:r w:rsidRPr="00E1481C">
        <w:rPr>
          <w:rFonts w:ascii="Times New Roman" w:hAnsi="Times New Roman" w:cs="Times New Roman"/>
          <w:sz w:val="24"/>
          <w:szCs w:val="24"/>
        </w:rPr>
        <w:t xml:space="preserve"> </w:t>
      </w:r>
      <w:r>
        <w:rPr>
          <w:rFonts w:ascii="Times New Roman" w:hAnsi="Times New Roman" w:cs="Times New Roman"/>
          <w:sz w:val="24"/>
          <w:szCs w:val="24"/>
        </w:rPr>
        <w:t>Zhu et al</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30</w:t>
      </w:r>
      <w:r w:rsidRPr="007B0D78">
        <w:rPr>
          <w:rFonts w:ascii="Times New Roman" w:hAnsi="Times New Roman" w:cs="Times New Roman"/>
          <w:sz w:val="24"/>
          <w:szCs w:val="24"/>
        </w:rPr>
        <w:t xml:space="preserve">] used the depth images with different  perspectives of 3D objects as input and then  used the </w:t>
      </w:r>
      <w:proofErr w:type="spellStart"/>
      <w:r w:rsidRPr="007B0D78">
        <w:rPr>
          <w:rFonts w:ascii="Times New Roman" w:hAnsi="Times New Roman" w:cs="Times New Roman"/>
          <w:sz w:val="24"/>
          <w:szCs w:val="24"/>
        </w:rPr>
        <w:t>autoencoder</w:t>
      </w:r>
      <w:proofErr w:type="spellEnd"/>
      <w:r w:rsidRPr="007B0D78">
        <w:rPr>
          <w:rFonts w:ascii="Times New Roman" w:hAnsi="Times New Roman" w:cs="Times New Roman"/>
          <w:sz w:val="24"/>
          <w:szCs w:val="24"/>
        </w:rPr>
        <w:t xml:space="preserve"> with pre-training  by DBN to extract features. Their </w:t>
      </w:r>
      <w:proofErr w:type="gramStart"/>
      <w:r w:rsidRPr="007B0D78">
        <w:rPr>
          <w:rFonts w:ascii="Times New Roman" w:hAnsi="Times New Roman" w:cs="Times New Roman"/>
          <w:sz w:val="24"/>
          <w:szCs w:val="24"/>
        </w:rPr>
        <w:t>method obtain</w:t>
      </w:r>
      <w:r>
        <w:rPr>
          <w:rFonts w:ascii="Times New Roman" w:hAnsi="Times New Roman" w:cs="Times New Roman" w:hint="eastAsia"/>
          <w:sz w:val="24"/>
          <w:szCs w:val="24"/>
        </w:rPr>
        <w:t>s</w:t>
      </w:r>
      <w:r w:rsidRPr="007B0D78">
        <w:rPr>
          <w:rFonts w:ascii="Times New Roman" w:hAnsi="Times New Roman" w:cs="Times New Roman"/>
          <w:sz w:val="24"/>
          <w:szCs w:val="24"/>
        </w:rPr>
        <w:t xml:space="preserve"> good performance, but t</w:t>
      </w:r>
      <w:r w:rsidRPr="00E1481C">
        <w:rPr>
          <w:rFonts w:ascii="Times New Roman" w:hAnsi="Times New Roman" w:cs="Times New Roman"/>
          <w:color w:val="000000"/>
          <w:sz w:val="24"/>
          <w:szCs w:val="24"/>
        </w:rPr>
        <w:t>hrough augment</w:t>
      </w:r>
      <w:proofErr w:type="gramEnd"/>
      <w:r w:rsidRPr="00E1481C">
        <w:rPr>
          <w:rFonts w:ascii="Times New Roman" w:hAnsi="Times New Roman" w:cs="Times New Roman"/>
          <w:color w:val="000000"/>
          <w:sz w:val="24"/>
          <w:szCs w:val="24"/>
        </w:rPr>
        <w:t xml:space="preserve"> the 2D CNN with pre-training from ImageNet RGB data</w:t>
      </w:r>
      <w:r>
        <w:rPr>
          <w:rFonts w:ascii="Times New Roman" w:hAnsi="Times New Roman" w:cs="Times New Roman" w:hint="eastAsia"/>
          <w:color w:val="000000"/>
          <w:sz w:val="24"/>
          <w:szCs w:val="24"/>
        </w:rPr>
        <w:t>.</w:t>
      </w:r>
      <w:r w:rsidRPr="00E1481C">
        <w:rPr>
          <w:rFonts w:ascii="Times New Roman" w:hAnsi="Times New Roman" w:cs="Times New Roman"/>
          <w:color w:val="000000"/>
          <w:sz w:val="24"/>
          <w:szCs w:val="24"/>
        </w:rPr>
        <w:t xml:space="preserve"> Su et al. [</w:t>
      </w:r>
      <w:r w:rsidRPr="004D47B6">
        <w:rPr>
          <w:rFonts w:ascii="Times New Roman" w:hAnsi="Times New Roman" w:cs="Times New Roman"/>
          <w:color w:val="000000"/>
          <w:sz w:val="24"/>
          <w:szCs w:val="24"/>
          <w:rPrChange w:id="357" w:author="User" w:date="2016-11-08T16:48:00Z">
            <w:rPr>
              <w:rFonts w:ascii="Times New Roman" w:hAnsi="Times New Roman" w:cs="Times New Roman"/>
              <w:color w:val="00FF00"/>
              <w:sz w:val="24"/>
              <w:szCs w:val="24"/>
            </w:rPr>
          </w:rPrChange>
        </w:rPr>
        <w:t>31</w:t>
      </w:r>
      <w:r w:rsidRPr="00E1481C">
        <w:rPr>
          <w:rFonts w:ascii="Times New Roman" w:hAnsi="Times New Roman" w:cs="Times New Roman"/>
          <w:color w:val="000000"/>
          <w:sz w:val="24"/>
          <w:szCs w:val="24"/>
        </w:rPr>
        <w:t>] evaluated that training a CNN on multiple 2D views achieves a significantly higher performance.</w:t>
      </w:r>
      <w:r w:rsidRPr="007B0D78">
        <w:rPr>
          <w:rFonts w:ascii="Times New Roman" w:hAnsi="Times New Roman" w:cs="Times New Roman"/>
          <w:sz w:val="24"/>
          <w:szCs w:val="24"/>
        </w:rPr>
        <w:t xml:space="preserve"> </w:t>
      </w:r>
      <w:proofErr w:type="spellStart"/>
      <w:r w:rsidRPr="007B0D78">
        <w:rPr>
          <w:rFonts w:ascii="Times New Roman" w:hAnsi="Times New Roman" w:cs="Times New Roman"/>
          <w:sz w:val="24"/>
          <w:szCs w:val="24"/>
        </w:rPr>
        <w:t>Xie</w:t>
      </w:r>
      <w:proofErr w:type="spellEnd"/>
      <w:r w:rsidRPr="007B0D78">
        <w:rPr>
          <w:rFonts w:ascii="Times New Roman" w:hAnsi="Times New Roman" w:cs="Times New Roman"/>
          <w:sz w:val="24"/>
          <w:szCs w:val="24"/>
        </w:rPr>
        <w:t xml:space="preserve"> et al. [</w:t>
      </w:r>
      <w:r>
        <w:rPr>
          <w:rFonts w:ascii="Times New Roman" w:hAnsi="Times New Roman" w:cs="Times New Roman" w:hint="eastAsia"/>
          <w:sz w:val="24"/>
          <w:szCs w:val="24"/>
        </w:rPr>
        <w:t>19</w:t>
      </w:r>
      <w:r w:rsidRPr="007B0D78">
        <w:rPr>
          <w:rFonts w:ascii="Times New Roman" w:hAnsi="Times New Roman" w:cs="Times New Roman"/>
          <w:sz w:val="24"/>
          <w:szCs w:val="24"/>
        </w:rPr>
        <w:t xml:space="preserve">] used auto-encoder which is imposed the Fisher discrimination criterion on the neurons in the hidden </w:t>
      </w:r>
      <w:r w:rsidRPr="007B0D78">
        <w:rPr>
          <w:rFonts w:ascii="Times New Roman" w:hAnsi="Times New Roman" w:cs="Times New Roman"/>
          <w:sz w:val="24"/>
          <w:szCs w:val="24"/>
        </w:rPr>
        <w:lastRenderedPageBreak/>
        <w:t>layer for extracting a 3D sha</w:t>
      </w:r>
      <w:r>
        <w:rPr>
          <w:rFonts w:ascii="Times New Roman" w:hAnsi="Times New Roman" w:cs="Times New Roman"/>
          <w:sz w:val="24"/>
          <w:szCs w:val="24"/>
        </w:rPr>
        <w:t xml:space="preserve">pe descriptor. </w:t>
      </w:r>
      <w:proofErr w:type="spellStart"/>
      <w:r>
        <w:rPr>
          <w:rFonts w:ascii="Times New Roman" w:hAnsi="Times New Roman" w:cs="Times New Roman"/>
          <w:sz w:val="24"/>
          <w:szCs w:val="24"/>
        </w:rPr>
        <w:t>Socher</w:t>
      </w:r>
      <w:proofErr w:type="spellEnd"/>
      <w:r>
        <w:rPr>
          <w:rFonts w:ascii="Times New Roman" w:hAnsi="Times New Roman" w:cs="Times New Roman"/>
          <w:sz w:val="24"/>
          <w:szCs w:val="24"/>
        </w:rPr>
        <w:t xml:space="preserve"> et al. [</w:t>
      </w:r>
      <w:r>
        <w:rPr>
          <w:rFonts w:ascii="Times New Roman" w:hAnsi="Times New Roman" w:cs="Times New Roman" w:hint="eastAsia"/>
          <w:sz w:val="24"/>
          <w:szCs w:val="24"/>
        </w:rPr>
        <w:t>32</w:t>
      </w:r>
      <w:r w:rsidRPr="007B0D78">
        <w:rPr>
          <w:rFonts w:ascii="Times New Roman" w:hAnsi="Times New Roman" w:cs="Times New Roman"/>
          <w:sz w:val="24"/>
          <w:szCs w:val="24"/>
        </w:rPr>
        <w:t>] used convolutional and recursive neural networks for object reorganization in RGB-D image. There are so few researches for point cloud classification by use deep learning. Guan et al. [3</w:t>
      </w:r>
      <w:r>
        <w:rPr>
          <w:rFonts w:ascii="Times New Roman" w:hAnsi="Times New Roman" w:cs="Times New Roman" w:hint="eastAsia"/>
          <w:sz w:val="24"/>
          <w:szCs w:val="24"/>
        </w:rPr>
        <w:t>3</w:t>
      </w:r>
      <w:r w:rsidRPr="007B0D78">
        <w:rPr>
          <w:rFonts w:ascii="Times New Roman" w:hAnsi="Times New Roman" w:cs="Times New Roman"/>
          <w:sz w:val="24"/>
          <w:szCs w:val="24"/>
        </w:rPr>
        <w:t>] classify 10 species of trees by using DBN for the vertical profile of the tree point clouds.</w:t>
      </w:r>
      <w:r w:rsidRPr="00E1481C">
        <w:rPr>
          <w:rFonts w:ascii="Times New Roman" w:hAnsi="Times New Roman" w:cs="Times New Roman"/>
          <w:color w:val="auto"/>
          <w:sz w:val="24"/>
          <w:szCs w:val="24"/>
        </w:rPr>
        <w:t xml:space="preserve"> </w:t>
      </w:r>
      <w:del w:id="358" w:author="User" w:date="2016-11-08T16:50:00Z">
        <w:r w:rsidRPr="00E1481C" w:rsidDel="004D47B6">
          <w:rPr>
            <w:rFonts w:ascii="Times New Roman" w:hAnsi="Times New Roman" w:cs="Times New Roman"/>
            <w:color w:val="auto"/>
            <w:sz w:val="24"/>
            <w:szCs w:val="24"/>
          </w:rPr>
          <w:delText xml:space="preserve">The approach </w:delText>
        </w:r>
        <w:r w:rsidRPr="00E1481C" w:rsidDel="004D47B6">
          <w:rPr>
            <w:rFonts w:ascii="Times New Roman" w:hAnsi="Times New Roman" w:cs="Times New Roman"/>
            <w:color w:val="000000"/>
            <w:sz w:val="24"/>
            <w:szCs w:val="24"/>
          </w:rPr>
          <w:delText xml:space="preserve">improves volumetric CNNs on 3D shape classification. </w:delText>
        </w:r>
      </w:del>
      <w:r w:rsidRPr="00E1481C">
        <w:rPr>
          <w:rFonts w:ascii="Times New Roman" w:hAnsi="Times New Roman" w:cs="Times New Roman"/>
          <w:sz w:val="24"/>
          <w:szCs w:val="24"/>
        </w:rPr>
        <w:t>Based on 2D convolutional neural network,</w:t>
      </w:r>
      <w:r w:rsidRPr="002828A8">
        <w:rPr>
          <w:rFonts w:ascii="Times New Roman" w:hAnsi="Times New Roman" w:cs="Times New Roman"/>
          <w:color w:val="auto"/>
          <w:sz w:val="24"/>
          <w:szCs w:val="24"/>
        </w:rPr>
        <w:t xml:space="preserve"> [</w:t>
      </w:r>
      <w:r>
        <w:rPr>
          <w:rFonts w:ascii="Times New Roman" w:hAnsi="Times New Roman" w:cs="Times New Roman" w:hint="eastAsia"/>
          <w:color w:val="auto"/>
          <w:sz w:val="24"/>
          <w:szCs w:val="24"/>
        </w:rPr>
        <w:t>34</w:t>
      </w:r>
      <w:r w:rsidRPr="00E1481C">
        <w:rPr>
          <w:rFonts w:ascii="Times New Roman" w:hAnsi="Times New Roman" w:cs="Times New Roman"/>
          <w:color w:val="auto"/>
          <w:sz w:val="24"/>
          <w:szCs w:val="24"/>
        </w:rPr>
        <w:t xml:space="preserve">] proposed a 3D CNN for object binary classification task with LiDAR data. </w:t>
      </w:r>
      <w:proofErr w:type="spellStart"/>
      <w:r w:rsidRPr="002828A8">
        <w:rPr>
          <w:rFonts w:ascii="Times New Roman" w:hAnsi="Times New Roman" w:cs="Times New Roman"/>
          <w:color w:val="auto"/>
          <w:sz w:val="24"/>
          <w:szCs w:val="24"/>
        </w:rPr>
        <w:t>Maturana</w:t>
      </w:r>
      <w:proofErr w:type="spellEnd"/>
      <w:r w:rsidRPr="002828A8">
        <w:rPr>
          <w:rFonts w:ascii="Times New Roman" w:hAnsi="Times New Roman" w:cs="Times New Roman"/>
          <w:color w:val="auto"/>
          <w:sz w:val="24"/>
          <w:szCs w:val="24"/>
        </w:rPr>
        <w:t xml:space="preserve"> and Scherer [</w:t>
      </w:r>
      <w:r>
        <w:rPr>
          <w:rFonts w:ascii="Times New Roman" w:hAnsi="Times New Roman" w:cs="Times New Roman" w:hint="eastAsia"/>
          <w:color w:val="auto"/>
          <w:sz w:val="24"/>
          <w:szCs w:val="24"/>
        </w:rPr>
        <w:t>35</w:t>
      </w:r>
      <w:r w:rsidRPr="00E1481C">
        <w:rPr>
          <w:rFonts w:ascii="Times New Roman" w:hAnsi="Times New Roman" w:cs="Times New Roman"/>
          <w:color w:val="auto"/>
          <w:sz w:val="24"/>
          <w:szCs w:val="24"/>
        </w:rPr>
        <w:t xml:space="preserve">] introduced 3D CNNs for landing zone detection from LiDAR data. To tackle a more general object recognition task with </w:t>
      </w:r>
      <w:r>
        <w:rPr>
          <w:rFonts w:ascii="Times New Roman" w:hAnsi="Times New Roman" w:cs="Times New Roman" w:hint="eastAsia"/>
          <w:color w:val="auto"/>
          <w:sz w:val="24"/>
          <w:szCs w:val="24"/>
        </w:rPr>
        <w:t>L</w:t>
      </w:r>
      <w:r w:rsidRPr="00E1481C">
        <w:rPr>
          <w:rFonts w:ascii="Times New Roman" w:hAnsi="Times New Roman" w:cs="Times New Roman"/>
          <w:color w:val="auto"/>
          <w:sz w:val="24"/>
          <w:szCs w:val="24"/>
        </w:rPr>
        <w:t>iDAR and RGBD point clouds from different modalities, also study different representations of occupancy and propose techniques. They [</w:t>
      </w:r>
      <w:r>
        <w:rPr>
          <w:rFonts w:ascii="Times New Roman" w:hAnsi="Times New Roman" w:cs="Times New Roman" w:hint="eastAsia"/>
          <w:color w:val="auto"/>
          <w:sz w:val="24"/>
          <w:szCs w:val="24"/>
        </w:rPr>
        <w:t>14</w:t>
      </w:r>
      <w:r w:rsidRPr="00E1481C">
        <w:rPr>
          <w:rFonts w:ascii="Times New Roman" w:hAnsi="Times New Roman" w:cs="Times New Roman"/>
          <w:color w:val="auto"/>
          <w:sz w:val="24"/>
          <w:szCs w:val="24"/>
        </w:rPr>
        <w:t>] integrated a volumetric Occupancy Grid representation with a supervised 3D CNN to improve performance. To make 3D CNN architectures fully exploit the power of 3D representations, Qi et al. [</w:t>
      </w:r>
      <w:r>
        <w:rPr>
          <w:rFonts w:ascii="Times New Roman" w:hAnsi="Times New Roman" w:cs="Times New Roman" w:hint="eastAsia"/>
          <w:color w:val="auto"/>
          <w:sz w:val="24"/>
          <w:szCs w:val="24"/>
        </w:rPr>
        <w:t>15</w:t>
      </w:r>
      <w:r w:rsidRPr="00E1481C">
        <w:rPr>
          <w:rFonts w:ascii="Times New Roman" w:hAnsi="Times New Roman" w:cs="Times New Roman"/>
          <w:color w:val="auto"/>
          <w:sz w:val="24"/>
          <w:szCs w:val="24"/>
        </w:rPr>
        <w:t>] introduce two distinct network architectures of volumetric CNNs for object classification on 3D data.</w:t>
      </w:r>
    </w:p>
    <w:p w:rsidR="00397D77" w:rsidRPr="007B0D78" w:rsidRDefault="0013334F" w:rsidP="00397D77">
      <w:pPr>
        <w:spacing w:line="300" w:lineRule="auto"/>
        <w:ind w:firstLineChars="50" w:firstLine="120"/>
        <w:rPr>
          <w:ins w:id="359" w:author="User" w:date="2016-11-10T05:58:00Z"/>
          <w:rFonts w:ascii="Times New Roman" w:hAnsi="Times New Roman" w:cs="Times New Roman"/>
          <w:sz w:val="24"/>
          <w:szCs w:val="24"/>
        </w:rPr>
      </w:pPr>
      <w:ins w:id="360" w:author="User" w:date="2016-11-10T05:56:00Z">
        <w:r>
          <w:rPr>
            <w:rFonts w:ascii="Times New Roman" w:hAnsi="Times New Roman" w:cs="Times New Roman" w:hint="eastAsia"/>
            <w:sz w:val="24"/>
            <w:szCs w:val="24"/>
          </w:rPr>
          <w:t xml:space="preserve">The </w:t>
        </w:r>
      </w:ins>
      <w:ins w:id="361" w:author="User" w:date="2016-11-10T05:47:00Z">
        <w:r w:rsidRPr="007B0D78">
          <w:rPr>
            <w:rFonts w:ascii="Times New Roman" w:hAnsi="Times New Roman" w:cs="Times New Roman"/>
            <w:sz w:val="24"/>
            <w:szCs w:val="24"/>
          </w:rPr>
          <w:t>rasterization</w:t>
        </w:r>
      </w:ins>
      <w:ins w:id="362" w:author="User" w:date="2016-11-10T06:19:00Z">
        <w:r w:rsidR="002B3789">
          <w:rPr>
            <w:rFonts w:ascii="Times New Roman" w:hAnsi="Times New Roman" w:cs="Times New Roman" w:hint="eastAsia"/>
            <w:sz w:val="24"/>
            <w:szCs w:val="24"/>
          </w:rPr>
          <w:t>s</w:t>
        </w:r>
      </w:ins>
      <w:ins w:id="363" w:author="User" w:date="2016-11-10T05:56:00Z">
        <w:r w:rsidR="00397D77">
          <w:rPr>
            <w:rFonts w:ascii="Times New Roman" w:hAnsi="Times New Roman" w:cs="Times New Roman" w:hint="eastAsia"/>
            <w:sz w:val="24"/>
            <w:szCs w:val="24"/>
          </w:rPr>
          <w:t xml:space="preserve"> </w:t>
        </w:r>
      </w:ins>
      <w:ins w:id="364" w:author="User" w:date="2016-11-10T06:06:00Z">
        <w:r w:rsidR="00A3576A">
          <w:rPr>
            <w:rFonts w:ascii="Times New Roman" w:hAnsi="Times New Roman" w:cs="Times New Roman" w:hint="eastAsia"/>
            <w:sz w:val="24"/>
            <w:szCs w:val="24"/>
          </w:rPr>
          <w:t>in these deep learning method</w:t>
        </w:r>
      </w:ins>
      <w:ins w:id="365" w:author="User" w:date="2016-11-10T06:19:00Z">
        <w:r w:rsidR="002B3789">
          <w:rPr>
            <w:rFonts w:ascii="Times New Roman" w:hAnsi="Times New Roman" w:cs="Times New Roman" w:hint="eastAsia"/>
            <w:sz w:val="24"/>
            <w:szCs w:val="24"/>
          </w:rPr>
          <w:t>s</w:t>
        </w:r>
      </w:ins>
      <w:ins w:id="366" w:author="User" w:date="2016-11-10T06:06:00Z">
        <w:r w:rsidR="00A3576A">
          <w:rPr>
            <w:rFonts w:ascii="Times New Roman" w:hAnsi="Times New Roman" w:cs="Times New Roman" w:hint="eastAsia"/>
            <w:sz w:val="24"/>
            <w:szCs w:val="24"/>
          </w:rPr>
          <w:t xml:space="preserve"> </w:t>
        </w:r>
      </w:ins>
      <w:ins w:id="367" w:author="User" w:date="2016-11-10T06:19:00Z">
        <w:r w:rsidR="002B3789">
          <w:rPr>
            <w:rFonts w:ascii="Times New Roman" w:hAnsi="Times New Roman" w:cs="Times New Roman" w:hint="eastAsia"/>
            <w:sz w:val="24"/>
            <w:szCs w:val="24"/>
          </w:rPr>
          <w:t>are</w:t>
        </w:r>
      </w:ins>
      <w:ins w:id="368" w:author="User" w:date="2016-11-10T06:07:00Z">
        <w:r w:rsidR="00E1681E">
          <w:rPr>
            <w:rFonts w:ascii="Times New Roman" w:hAnsi="Times New Roman" w:cs="Times New Roman" w:hint="eastAsia"/>
            <w:sz w:val="24"/>
            <w:szCs w:val="24"/>
          </w:rPr>
          <w:t xml:space="preserve"> used to</w:t>
        </w:r>
      </w:ins>
      <w:ins w:id="369" w:author="User" w:date="2016-11-10T05:56:00Z">
        <w:r w:rsidR="00E1681E">
          <w:rPr>
            <w:rFonts w:ascii="Times New Roman" w:hAnsi="Times New Roman" w:cs="Times New Roman" w:hint="eastAsia"/>
            <w:sz w:val="24"/>
            <w:szCs w:val="24"/>
          </w:rPr>
          <w:t xml:space="preserve"> construct</w:t>
        </w:r>
        <w:r w:rsidR="00397D77">
          <w:rPr>
            <w:rFonts w:ascii="Times New Roman" w:hAnsi="Times New Roman" w:cs="Times New Roman" w:hint="eastAsia"/>
            <w:sz w:val="24"/>
            <w:szCs w:val="24"/>
          </w:rPr>
          <w:t xml:space="preserve"> the </w:t>
        </w:r>
      </w:ins>
      <w:ins w:id="370" w:author="User" w:date="2016-11-10T05:57:00Z">
        <w:r w:rsidR="00397D77">
          <w:rPr>
            <w:rFonts w:ascii="Times New Roman" w:hAnsi="Times New Roman" w:cs="Times New Roman" w:hint="eastAsia"/>
            <w:sz w:val="24"/>
            <w:szCs w:val="24"/>
          </w:rPr>
          <w:t>spatial structure</w:t>
        </w:r>
      </w:ins>
      <w:ins w:id="371" w:author="User" w:date="2016-11-10T05:47:00Z">
        <w:r>
          <w:rPr>
            <w:rFonts w:ascii="Times New Roman" w:hAnsi="Times New Roman" w:cs="Times New Roman" w:hint="eastAsia"/>
            <w:sz w:val="24"/>
            <w:szCs w:val="24"/>
          </w:rPr>
          <w:t>.</w:t>
        </w:r>
      </w:ins>
      <w:ins w:id="372" w:author="User" w:date="2016-11-10T05:57:00Z">
        <w:r w:rsidR="00397D77">
          <w:rPr>
            <w:rFonts w:ascii="Times New Roman" w:hAnsi="Times New Roman" w:cs="Times New Roman" w:hint="eastAsia"/>
            <w:sz w:val="24"/>
            <w:szCs w:val="24"/>
          </w:rPr>
          <w:t xml:space="preserve"> </w:t>
        </w:r>
      </w:ins>
      <w:ins w:id="373" w:author="User" w:date="2016-11-10T06:08:00Z">
        <w:r w:rsidR="00E1681E">
          <w:rPr>
            <w:rFonts w:ascii="Times New Roman" w:hAnsi="Times New Roman" w:cs="Times New Roman"/>
            <w:sz w:val="24"/>
            <w:szCs w:val="24"/>
          </w:rPr>
          <w:t>T</w:t>
        </w:r>
        <w:r w:rsidR="00E1681E">
          <w:rPr>
            <w:rFonts w:ascii="Times New Roman" w:hAnsi="Times New Roman" w:cs="Times New Roman" w:hint="eastAsia"/>
            <w:sz w:val="24"/>
            <w:szCs w:val="24"/>
          </w:rPr>
          <w:t>herefore, the</w:t>
        </w:r>
      </w:ins>
      <w:ins w:id="374" w:author="User" w:date="2016-11-10T06:12:00Z">
        <w:r w:rsidR="001D75C8">
          <w:rPr>
            <w:rFonts w:ascii="Times New Roman" w:hAnsi="Times New Roman" w:cs="Times New Roman" w:hint="eastAsia"/>
            <w:sz w:val="24"/>
            <w:szCs w:val="24"/>
          </w:rPr>
          <w:t xml:space="preserve"> key to</w:t>
        </w:r>
      </w:ins>
      <w:ins w:id="375" w:author="User" w:date="2016-11-10T06:13:00Z">
        <w:r w:rsidR="001D75C8">
          <w:rPr>
            <w:rFonts w:ascii="Times New Roman" w:hAnsi="Times New Roman" w:cs="Times New Roman" w:hint="eastAsia"/>
            <w:sz w:val="24"/>
            <w:szCs w:val="24"/>
          </w:rPr>
          <w:t xml:space="preserve"> apply</w:t>
        </w:r>
      </w:ins>
      <w:ins w:id="376" w:author="User" w:date="2016-11-10T06:12:00Z">
        <w:r w:rsidR="001D75C8">
          <w:rPr>
            <w:rFonts w:ascii="Times New Roman" w:hAnsi="Times New Roman" w:cs="Times New Roman" w:hint="eastAsia"/>
            <w:sz w:val="24"/>
            <w:szCs w:val="24"/>
          </w:rPr>
          <w:t xml:space="preserve"> the deep learning </w:t>
        </w:r>
      </w:ins>
      <w:ins w:id="377" w:author="User" w:date="2016-11-10T06:14:00Z">
        <w:r w:rsidR="001D75C8">
          <w:rPr>
            <w:rFonts w:ascii="Times New Roman" w:hAnsi="Times New Roman" w:cs="Times New Roman" w:hint="eastAsia"/>
            <w:sz w:val="24"/>
            <w:szCs w:val="24"/>
          </w:rPr>
          <w:t>to</w:t>
        </w:r>
      </w:ins>
      <w:ins w:id="378" w:author="User" w:date="2016-11-10T06:12:00Z">
        <w:r w:rsidR="001D75C8">
          <w:rPr>
            <w:rFonts w:ascii="Times New Roman" w:hAnsi="Times New Roman" w:cs="Times New Roman" w:hint="eastAsia"/>
            <w:sz w:val="24"/>
            <w:szCs w:val="24"/>
          </w:rPr>
          <w:t xml:space="preserve"> the raw point clouds </w:t>
        </w:r>
      </w:ins>
      <w:ins w:id="379" w:author="User" w:date="2016-11-10T06:19:00Z">
        <w:r w:rsidR="002B3789">
          <w:rPr>
            <w:rFonts w:ascii="Times New Roman" w:hAnsi="Times New Roman" w:cs="Times New Roman"/>
            <w:sz w:val="24"/>
            <w:szCs w:val="24"/>
          </w:rPr>
          <w:t>is explicating</w:t>
        </w:r>
      </w:ins>
      <w:ins w:id="380" w:author="User" w:date="2016-11-10T06:15:00Z">
        <w:r w:rsidR="001D75C8">
          <w:rPr>
            <w:rFonts w:ascii="Times New Roman" w:hAnsi="Times New Roman" w:cs="Times New Roman" w:hint="eastAsia"/>
            <w:sz w:val="24"/>
            <w:szCs w:val="24"/>
          </w:rPr>
          <w:t xml:space="preserve"> </w:t>
        </w:r>
      </w:ins>
      <w:ins w:id="381" w:author="User" w:date="2016-11-10T06:08:00Z">
        <w:r w:rsidR="00E1681E">
          <w:rPr>
            <w:rFonts w:ascii="Times New Roman" w:hAnsi="Times New Roman" w:cs="Times New Roman" w:hint="eastAsia"/>
            <w:sz w:val="24"/>
            <w:szCs w:val="24"/>
          </w:rPr>
          <w:t xml:space="preserve">spatial structure </w:t>
        </w:r>
      </w:ins>
      <w:ins w:id="382" w:author="User" w:date="2016-11-10T06:09:00Z">
        <w:r w:rsidR="00E1681E">
          <w:rPr>
            <w:rFonts w:ascii="Times New Roman" w:hAnsi="Times New Roman" w:cs="Times New Roman" w:hint="eastAsia"/>
            <w:sz w:val="24"/>
            <w:szCs w:val="24"/>
          </w:rPr>
          <w:t xml:space="preserve">for raw point clouds and </w:t>
        </w:r>
      </w:ins>
      <w:ins w:id="383" w:author="User" w:date="2016-11-10T06:10:00Z">
        <w:r w:rsidR="00E1681E">
          <w:rPr>
            <w:rFonts w:ascii="Times New Roman" w:hAnsi="Times New Roman" w:cs="Times New Roman"/>
            <w:sz w:val="24"/>
            <w:szCs w:val="24"/>
          </w:rPr>
          <w:t>generat</w:t>
        </w:r>
      </w:ins>
      <w:ins w:id="384" w:author="User" w:date="2016-11-10T06:15:00Z">
        <w:r w:rsidR="001D75C8">
          <w:rPr>
            <w:rFonts w:ascii="Times New Roman" w:hAnsi="Times New Roman" w:cs="Times New Roman" w:hint="eastAsia"/>
            <w:sz w:val="24"/>
            <w:szCs w:val="24"/>
          </w:rPr>
          <w:t>ing</w:t>
        </w:r>
      </w:ins>
      <w:ins w:id="385" w:author="User" w:date="2016-11-10T06:09:00Z">
        <w:r w:rsidR="00E1681E">
          <w:rPr>
            <w:rFonts w:ascii="Times New Roman" w:hAnsi="Times New Roman" w:cs="Times New Roman" w:hint="eastAsia"/>
            <w:sz w:val="24"/>
            <w:szCs w:val="24"/>
          </w:rPr>
          <w:t xml:space="preserve"> </w:t>
        </w:r>
      </w:ins>
      <w:ins w:id="386" w:author="User" w:date="2016-11-10T06:11:00Z">
        <w:r w:rsidR="00E1681E" w:rsidRPr="00E1681E">
          <w:rPr>
            <w:rFonts w:ascii="Times New Roman" w:hAnsi="Times New Roman" w:cs="Times New Roman"/>
            <w:sz w:val="24"/>
            <w:szCs w:val="24"/>
            <w:rPrChange w:id="387" w:author="User" w:date="2016-11-10T06:11:00Z">
              <w:rPr>
                <w:rFonts w:ascii="Times New Roman" w:hAnsi="Times New Roman" w:cs="Times New Roman"/>
                <w:b/>
                <w:sz w:val="24"/>
                <w:szCs w:val="24"/>
              </w:rPr>
            </w:rPrChange>
          </w:rPr>
          <w:t xml:space="preserve">neural </w:t>
        </w:r>
      </w:ins>
      <w:ins w:id="388" w:author="User" w:date="2016-11-10T06:10:00Z">
        <w:r w:rsidR="00E1681E">
          <w:rPr>
            <w:rFonts w:ascii="Times New Roman" w:hAnsi="Times New Roman" w:cs="Times New Roman" w:hint="eastAsia"/>
            <w:sz w:val="24"/>
            <w:szCs w:val="24"/>
          </w:rPr>
          <w:t xml:space="preserve">network based </w:t>
        </w:r>
      </w:ins>
      <w:ins w:id="389" w:author="User" w:date="2016-11-10T06:19:00Z">
        <w:r w:rsidR="002B3789">
          <w:rPr>
            <w:rFonts w:ascii="Times New Roman" w:hAnsi="Times New Roman" w:cs="Times New Roman" w:hint="eastAsia"/>
            <w:sz w:val="24"/>
            <w:szCs w:val="24"/>
          </w:rPr>
          <w:t xml:space="preserve">on </w:t>
        </w:r>
      </w:ins>
      <w:ins w:id="390" w:author="User" w:date="2016-11-10T06:10:00Z">
        <w:r w:rsidR="00E1681E">
          <w:rPr>
            <w:rFonts w:ascii="Times New Roman" w:hAnsi="Times New Roman" w:cs="Times New Roman" w:hint="eastAsia"/>
            <w:sz w:val="24"/>
            <w:szCs w:val="24"/>
          </w:rPr>
          <w:t>it</w:t>
        </w:r>
      </w:ins>
      <w:ins w:id="391" w:author="User" w:date="2016-11-10T06:07:00Z">
        <w:r w:rsidR="00E1681E">
          <w:rPr>
            <w:rFonts w:ascii="Times New Roman" w:hAnsi="Times New Roman" w:cs="Times New Roman" w:hint="eastAsia"/>
            <w:sz w:val="24"/>
            <w:szCs w:val="24"/>
          </w:rPr>
          <w:t xml:space="preserve">. </w:t>
        </w:r>
      </w:ins>
      <w:ins w:id="392" w:author="User" w:date="2016-11-10T06:16:00Z">
        <w:r w:rsidR="001D75C8">
          <w:rPr>
            <w:rFonts w:ascii="Times New Roman" w:hAnsi="Times New Roman" w:cs="Times New Roman" w:hint="eastAsia"/>
            <w:sz w:val="24"/>
            <w:szCs w:val="24"/>
          </w:rPr>
          <w:t>In this paper, w</w:t>
        </w:r>
      </w:ins>
      <w:ins w:id="393" w:author="User" w:date="2016-11-10T05:57:00Z">
        <w:r w:rsidR="00397D77">
          <w:rPr>
            <w:rFonts w:ascii="Times New Roman" w:hAnsi="Times New Roman" w:cs="Times New Roman" w:hint="eastAsia"/>
            <w:sz w:val="24"/>
            <w:szCs w:val="24"/>
          </w:rPr>
          <w:t xml:space="preserve">e use the </w:t>
        </w:r>
        <w:proofErr w:type="spellStart"/>
        <w:r w:rsidR="00397D77">
          <w:rPr>
            <w:rFonts w:ascii="Times New Roman" w:hAnsi="Times New Roman" w:cs="Times New Roman" w:hint="eastAsia"/>
            <w:sz w:val="24"/>
            <w:szCs w:val="24"/>
          </w:rPr>
          <w:t>DMst</w:t>
        </w:r>
        <w:proofErr w:type="spellEnd"/>
        <w:r w:rsidR="00397D77">
          <w:rPr>
            <w:rFonts w:ascii="Times New Roman" w:hAnsi="Times New Roman" w:cs="Times New Roman" w:hint="eastAsia"/>
            <w:sz w:val="24"/>
            <w:szCs w:val="24"/>
          </w:rPr>
          <w:t xml:space="preserve"> to construct the spatial structure</w:t>
        </w:r>
      </w:ins>
      <w:ins w:id="394" w:author="User" w:date="2016-11-10T06:00:00Z">
        <w:r w:rsidR="00851DD9">
          <w:rPr>
            <w:rFonts w:ascii="Times New Roman" w:hAnsi="Times New Roman" w:cs="Times New Roman" w:hint="eastAsia"/>
            <w:sz w:val="24"/>
            <w:szCs w:val="24"/>
          </w:rPr>
          <w:t xml:space="preserve"> for the raw point clouds</w:t>
        </w:r>
      </w:ins>
      <w:ins w:id="395" w:author="User" w:date="2016-11-10T05:57:00Z">
        <w:r w:rsidR="00397D77">
          <w:rPr>
            <w:rFonts w:ascii="Times New Roman" w:hAnsi="Times New Roman" w:cs="Times New Roman" w:hint="eastAsia"/>
            <w:sz w:val="24"/>
            <w:szCs w:val="24"/>
          </w:rPr>
          <w:t xml:space="preserve"> and propose</w:t>
        </w:r>
      </w:ins>
      <w:ins w:id="396" w:author="User" w:date="2016-11-10T05:58:00Z">
        <w:r w:rsidR="00397D77">
          <w:rPr>
            <w:rFonts w:ascii="Times New Roman" w:hAnsi="Times New Roman" w:cs="Times New Roman" w:hint="eastAsia"/>
            <w:sz w:val="24"/>
            <w:szCs w:val="24"/>
          </w:rPr>
          <w:t xml:space="preserve"> </w:t>
        </w:r>
      </w:ins>
      <w:ins w:id="397" w:author="User" w:date="2016-11-10T05:57:00Z">
        <w:r w:rsidR="00397D77">
          <w:rPr>
            <w:rFonts w:ascii="Times New Roman" w:hAnsi="Times New Roman" w:cs="Times New Roman" w:hint="eastAsia"/>
            <w:sz w:val="24"/>
            <w:szCs w:val="24"/>
          </w:rPr>
          <w:t>the</w:t>
        </w:r>
      </w:ins>
      <w:ins w:id="398" w:author="User" w:date="2016-11-10T05:58:00Z">
        <w:r w:rsidR="00397D77">
          <w:rPr>
            <w:rFonts w:ascii="Times New Roman" w:hAnsi="Times New Roman" w:cs="Times New Roman" w:hint="eastAsia"/>
            <w:sz w:val="24"/>
            <w:szCs w:val="24"/>
          </w:rPr>
          <w:t xml:space="preserve"> </w:t>
        </w:r>
        <w:proofErr w:type="spellStart"/>
        <w:r w:rsidR="00397D77" w:rsidRPr="007B0D78">
          <w:rPr>
            <w:rFonts w:ascii="Times New Roman" w:hAnsi="Times New Roman" w:cs="Times New Roman"/>
            <w:sz w:val="24"/>
            <w:szCs w:val="24"/>
          </w:rPr>
          <w:t>DMst</w:t>
        </w:r>
        <w:proofErr w:type="spellEnd"/>
        <w:r w:rsidR="00397D77">
          <w:rPr>
            <w:rFonts w:ascii="Times New Roman" w:hAnsi="Times New Roman" w:cs="Times New Roman" w:hint="eastAsia"/>
            <w:sz w:val="24"/>
            <w:szCs w:val="24"/>
          </w:rPr>
          <w:t>-based</w:t>
        </w:r>
        <w:r w:rsidR="00397D77" w:rsidRPr="007B0D78">
          <w:rPr>
            <w:rFonts w:ascii="Times New Roman" w:hAnsi="Times New Roman" w:cs="Times New Roman"/>
            <w:sz w:val="24"/>
            <w:szCs w:val="24"/>
          </w:rPr>
          <w:t xml:space="preserve"> pooling </w:t>
        </w:r>
        <w:r w:rsidR="00397D77">
          <w:rPr>
            <w:rFonts w:ascii="Times New Roman" w:hAnsi="Times New Roman" w:cs="Times New Roman" w:hint="eastAsia"/>
            <w:sz w:val="24"/>
            <w:szCs w:val="24"/>
          </w:rPr>
          <w:t xml:space="preserve">to </w:t>
        </w:r>
        <w:r w:rsidR="00397D77" w:rsidRPr="00397D77">
          <w:rPr>
            <w:rFonts w:ascii="Times New Roman" w:hAnsi="Times New Roman" w:cs="Times New Roman"/>
            <w:sz w:val="24"/>
            <w:szCs w:val="24"/>
          </w:rPr>
          <w:t>utilize</w:t>
        </w:r>
        <w:r w:rsidR="00397D77">
          <w:rPr>
            <w:rFonts w:ascii="Times New Roman" w:hAnsi="Times New Roman" w:cs="Times New Roman" w:hint="eastAsia"/>
            <w:sz w:val="24"/>
            <w:szCs w:val="24"/>
          </w:rPr>
          <w:t xml:space="preserve"> the spatial structure for point clouds </w:t>
        </w:r>
      </w:ins>
      <w:ins w:id="399" w:author="User" w:date="2016-11-10T05:59:00Z">
        <w:r w:rsidR="00397D77" w:rsidRPr="007B0D78">
          <w:rPr>
            <w:rFonts w:ascii="Times New Roman" w:hAnsi="Times New Roman" w:cs="Times New Roman"/>
            <w:sz w:val="24"/>
            <w:szCs w:val="24"/>
          </w:rPr>
          <w:t>classification</w:t>
        </w:r>
        <w:r w:rsidR="00397D77">
          <w:rPr>
            <w:rFonts w:ascii="Times New Roman" w:hAnsi="Times New Roman" w:cs="Times New Roman" w:hint="eastAsia"/>
            <w:sz w:val="24"/>
            <w:szCs w:val="24"/>
          </w:rPr>
          <w:t>.</w:t>
        </w:r>
      </w:ins>
    </w:p>
    <w:p w:rsidR="00D41862" w:rsidRPr="007B0D78" w:rsidDel="00A3576A" w:rsidRDefault="00D41862" w:rsidP="00D41862">
      <w:pPr>
        <w:spacing w:line="300" w:lineRule="auto"/>
        <w:ind w:firstLineChars="50" w:firstLine="120"/>
        <w:rPr>
          <w:del w:id="400" w:author="User" w:date="2016-11-10T06:03:00Z"/>
          <w:rFonts w:ascii="Times New Roman" w:hAnsi="Times New Roman" w:cs="Times New Roman"/>
          <w:sz w:val="24"/>
          <w:szCs w:val="24"/>
        </w:rPr>
      </w:pPr>
      <w:del w:id="401" w:author="User" w:date="2016-11-10T06:06:00Z">
        <w:r w:rsidRPr="007B0D78" w:rsidDel="00A3576A">
          <w:rPr>
            <w:rFonts w:ascii="Times New Roman" w:hAnsi="Times New Roman" w:cs="Times New Roman"/>
            <w:sz w:val="24"/>
            <w:szCs w:val="24"/>
          </w:rPr>
          <w:delText xml:space="preserve">For the point clouds with uneven point densities, the rasterization is not suit for all the objects in the scenes and the information is lost in the process. </w:delText>
        </w:r>
      </w:del>
      <w:del w:id="402" w:author="User" w:date="2016-11-10T06:03:00Z">
        <w:r w:rsidRPr="007B0D78" w:rsidDel="00A3576A">
          <w:rPr>
            <w:rFonts w:ascii="Times New Roman" w:hAnsi="Times New Roman" w:cs="Times New Roman"/>
            <w:sz w:val="24"/>
            <w:szCs w:val="24"/>
          </w:rPr>
          <w:delText xml:space="preserve">Therefore, the </w:delText>
        </w:r>
        <w:r w:rsidDel="00A3576A">
          <w:rPr>
            <w:rFonts w:ascii="Times New Roman" w:hAnsi="Times New Roman" w:cs="Times New Roman"/>
            <w:sz w:val="24"/>
            <w:szCs w:val="24"/>
          </w:rPr>
          <w:delText>DNNSP</w:delText>
        </w:r>
        <w:r w:rsidRPr="007B0D78" w:rsidDel="00A3576A">
          <w:rPr>
            <w:rFonts w:ascii="Times New Roman" w:hAnsi="Times New Roman" w:cs="Times New Roman"/>
            <w:sz w:val="24"/>
            <w:szCs w:val="24"/>
          </w:rPr>
          <w:delText xml:space="preserve"> with weight sharing and DMst</w:delText>
        </w:r>
        <w:r w:rsidDel="00A3576A">
          <w:rPr>
            <w:rFonts w:ascii="Times New Roman" w:hAnsi="Times New Roman" w:cs="Times New Roman" w:hint="eastAsia"/>
            <w:sz w:val="24"/>
            <w:szCs w:val="24"/>
          </w:rPr>
          <w:delText>-based</w:delText>
        </w:r>
        <w:r w:rsidRPr="007B0D78" w:rsidDel="00A3576A">
          <w:rPr>
            <w:rFonts w:ascii="Times New Roman" w:hAnsi="Times New Roman" w:cs="Times New Roman"/>
            <w:sz w:val="24"/>
            <w:szCs w:val="24"/>
          </w:rPr>
          <w:delText xml:space="preserve"> pooling are proposed for direct point clouds classification. </w:delText>
        </w:r>
      </w:del>
    </w:p>
    <w:p w:rsidR="00D41862" w:rsidRPr="00E75771" w:rsidRDefault="00D41862">
      <w:pPr>
        <w:spacing w:line="300" w:lineRule="auto"/>
        <w:ind w:firstLineChars="50" w:firstLine="120"/>
        <w:rPr>
          <w:rFonts w:ascii="Times New Roman" w:hAnsi="Times New Roman" w:cs="Times New Roman"/>
          <w:b/>
          <w:sz w:val="24"/>
          <w:szCs w:val="24"/>
          <w:rPrChange w:id="403" w:author="User" w:date="2016-11-10T06:16:00Z">
            <w:rPr>
              <w:rFonts w:ascii="Times New Roman" w:hAnsi="Times New Roman" w:cs="Times New Roman"/>
              <w:b w:val="0"/>
              <w:sz w:val="24"/>
              <w:szCs w:val="24"/>
            </w:rPr>
          </w:rPrChange>
        </w:rPr>
        <w:pPrChange w:id="404" w:author="User" w:date="2016-11-10T06:03:00Z">
          <w:pPr>
            <w:pStyle w:val="3"/>
            <w:numPr>
              <w:numId w:val="4"/>
            </w:numPr>
            <w:shd w:val="clear" w:color="auto" w:fill="FFFFFF"/>
            <w:spacing w:before="0" w:beforeAutospacing="0" w:after="0" w:afterAutospacing="0" w:line="300" w:lineRule="auto"/>
            <w:ind w:left="420" w:hanging="420"/>
            <w:jc w:val="both"/>
          </w:pPr>
        </w:pPrChange>
      </w:pPr>
      <w:proofErr w:type="spellStart"/>
      <w:r w:rsidRPr="002B3789">
        <w:rPr>
          <w:rFonts w:ascii="Times New Roman" w:hAnsi="Times New Roman" w:cs="Times New Roman"/>
          <w:sz w:val="24"/>
          <w:szCs w:val="24"/>
        </w:rPr>
        <w:t>Zhuqiang</w:t>
      </w:r>
      <w:proofErr w:type="spellEnd"/>
      <w:r w:rsidRPr="002B3789">
        <w:rPr>
          <w:rFonts w:ascii="Times New Roman" w:hAnsi="Times New Roman" w:cs="Times New Roman"/>
          <w:sz w:val="24"/>
          <w:szCs w:val="24"/>
        </w:rPr>
        <w:t xml:space="preserve"> Li, </w:t>
      </w:r>
      <w:proofErr w:type="spellStart"/>
      <w:r w:rsidRPr="002B3789">
        <w:rPr>
          <w:rFonts w:ascii="Times New Roman" w:hAnsi="Times New Roman" w:cs="Times New Roman"/>
          <w:sz w:val="24"/>
          <w:szCs w:val="24"/>
        </w:rPr>
        <w:t>Liqiang</w:t>
      </w:r>
      <w:proofErr w:type="spellEnd"/>
      <w:r w:rsidRPr="002B3789">
        <w:rPr>
          <w:rFonts w:ascii="Times New Roman" w:hAnsi="Times New Roman" w:cs="Times New Roman"/>
          <w:sz w:val="24"/>
          <w:szCs w:val="24"/>
        </w:rPr>
        <w:t xml:space="preserve"> Zhang, </w:t>
      </w:r>
      <w:proofErr w:type="spellStart"/>
      <w:r w:rsidRPr="002B3789">
        <w:rPr>
          <w:rFonts w:ascii="Times New Roman" w:hAnsi="Times New Roman" w:cs="Times New Roman"/>
          <w:sz w:val="24"/>
          <w:szCs w:val="24"/>
        </w:rPr>
        <w:t>Xiaohua</w:t>
      </w:r>
      <w:proofErr w:type="spellEnd"/>
      <w:r w:rsidRPr="002B3789">
        <w:rPr>
          <w:rFonts w:ascii="Times New Roman" w:hAnsi="Times New Roman" w:cs="Times New Roman"/>
          <w:sz w:val="24"/>
          <w:szCs w:val="24"/>
        </w:rPr>
        <w:t xml:space="preserve"> Tong, Bo Du, </w:t>
      </w:r>
      <w:proofErr w:type="spellStart"/>
      <w:r w:rsidRPr="002B3789">
        <w:rPr>
          <w:rFonts w:ascii="Times New Roman" w:hAnsi="Times New Roman" w:cs="Times New Roman"/>
          <w:sz w:val="24"/>
          <w:szCs w:val="24"/>
        </w:rPr>
        <w:t>Yuebin</w:t>
      </w:r>
      <w:proofErr w:type="spellEnd"/>
      <w:r w:rsidRPr="002B3789">
        <w:rPr>
          <w:rFonts w:ascii="Times New Roman" w:hAnsi="Times New Roman" w:cs="Times New Roman"/>
          <w:sz w:val="24"/>
          <w:szCs w:val="24"/>
        </w:rPr>
        <w:t xml:space="preserve"> Wang, Liang Zhang, </w:t>
      </w:r>
      <w:proofErr w:type="spellStart"/>
      <w:r w:rsidRPr="002B3789">
        <w:rPr>
          <w:rFonts w:ascii="Times New Roman" w:hAnsi="Times New Roman" w:cs="Times New Roman"/>
          <w:sz w:val="24"/>
          <w:szCs w:val="24"/>
        </w:rPr>
        <w:t>Zhenxin</w:t>
      </w:r>
      <w:proofErr w:type="spellEnd"/>
      <w:r w:rsidRPr="002B3789">
        <w:rPr>
          <w:rFonts w:ascii="Times New Roman" w:hAnsi="Times New Roman" w:cs="Times New Roman"/>
          <w:sz w:val="24"/>
          <w:szCs w:val="24"/>
        </w:rPr>
        <w:t xml:space="preserve"> Zhang, </w:t>
      </w:r>
      <w:proofErr w:type="spellStart"/>
      <w:r w:rsidRPr="002B3789">
        <w:rPr>
          <w:rFonts w:ascii="Times New Roman" w:hAnsi="Times New Roman" w:cs="Times New Roman"/>
          <w:sz w:val="24"/>
          <w:szCs w:val="24"/>
        </w:rPr>
        <w:t>Hao</w:t>
      </w:r>
      <w:proofErr w:type="spellEnd"/>
      <w:r w:rsidRPr="002B3789">
        <w:rPr>
          <w:rFonts w:ascii="Times New Roman" w:hAnsi="Times New Roman" w:cs="Times New Roman"/>
          <w:sz w:val="24"/>
          <w:szCs w:val="24"/>
        </w:rPr>
        <w:t xml:space="preserve"> Liu, </w:t>
      </w:r>
      <w:proofErr w:type="spellStart"/>
      <w:r w:rsidRPr="002B3789">
        <w:rPr>
          <w:rFonts w:ascii="Times New Roman" w:hAnsi="Times New Roman" w:cs="Times New Roman"/>
          <w:sz w:val="24"/>
          <w:szCs w:val="24"/>
        </w:rPr>
        <w:t>Jie</w:t>
      </w:r>
      <w:proofErr w:type="spellEnd"/>
      <w:r w:rsidRPr="002B3789">
        <w:rPr>
          <w:rFonts w:ascii="Times New Roman" w:hAnsi="Times New Roman" w:cs="Times New Roman"/>
          <w:sz w:val="24"/>
          <w:szCs w:val="24"/>
        </w:rPr>
        <w:t xml:space="preserve"> Mei, </w:t>
      </w:r>
      <w:proofErr w:type="spellStart"/>
      <w:r w:rsidRPr="002B3789">
        <w:rPr>
          <w:rFonts w:ascii="Times New Roman" w:hAnsi="Times New Roman" w:cs="Times New Roman"/>
          <w:sz w:val="24"/>
          <w:szCs w:val="24"/>
        </w:rPr>
        <w:t>Xiaoyue</w:t>
      </w:r>
      <w:proofErr w:type="spellEnd"/>
      <w:r w:rsidRPr="002B3789">
        <w:rPr>
          <w:rFonts w:ascii="Times New Roman" w:hAnsi="Times New Roman" w:cs="Times New Roman"/>
          <w:sz w:val="24"/>
          <w:szCs w:val="24"/>
        </w:rPr>
        <w:t xml:space="preserve"> Xing</w:t>
      </w:r>
      <w:r w:rsidRPr="002B3789">
        <w:rPr>
          <w:rFonts w:ascii="Times New Roman" w:hAnsi="Times New Roman" w:cs="Times New Roman" w:hint="eastAsia"/>
          <w:sz w:val="24"/>
          <w:szCs w:val="24"/>
        </w:rPr>
        <w:t>, 2016.</w:t>
      </w:r>
      <w:r w:rsidRPr="002B3789">
        <w:rPr>
          <w:rFonts w:ascii="Times New Roman" w:hAnsi="Times New Roman" w:cs="Times New Roman"/>
          <w:sz w:val="24"/>
          <w:szCs w:val="24"/>
        </w:rPr>
        <w:t xml:space="preserve"> A Three-step Approach for TLS Point Cloud Classification</w:t>
      </w:r>
      <w:r w:rsidRPr="00177ED6">
        <w:rPr>
          <w:rFonts w:ascii="Times New Roman" w:hAnsi="Times New Roman" w:cs="Times New Roman"/>
          <w:sz w:val="24"/>
          <w:szCs w:val="24"/>
        </w:rPr>
        <w:t xml:space="preserve">. </w:t>
      </w:r>
      <w:r w:rsidRPr="00E75771">
        <w:rPr>
          <w:rFonts w:ascii="Times New Roman" w:hAnsi="Times New Roman" w:cs="Times New Roman"/>
          <w:sz w:val="24"/>
          <w:szCs w:val="24"/>
        </w:rPr>
        <w:fldChar w:fldCharType="begin"/>
      </w:r>
      <w:r w:rsidRPr="00E75771">
        <w:rPr>
          <w:rFonts w:ascii="Times New Roman" w:hAnsi="Times New Roman" w:cs="Times New Roman"/>
          <w:sz w:val="24"/>
          <w:szCs w:val="24"/>
          <w:rPrChange w:id="405" w:author="User" w:date="2016-11-10T06:16:00Z">
            <w:rPr>
              <w:b w:val="0"/>
              <w:bCs w:val="0"/>
            </w:rPr>
          </w:rPrChange>
        </w:rPr>
        <w:instrText xml:space="preserve"> HYPERLINK "http://ieeexplore.ieee.org/xpl/RecentIssue.jsp?punumber=36" \t "_blank" </w:instrText>
      </w:r>
      <w:r w:rsidRPr="00E75771">
        <w:rPr>
          <w:rFonts w:ascii="Times New Roman" w:hAnsi="Times New Roman" w:cs="Times New Roman"/>
          <w:sz w:val="24"/>
          <w:szCs w:val="24"/>
          <w:rPrChange w:id="406" w:author="User" w:date="2016-11-08T16:06:00Z">
            <w:rPr>
              <w:rFonts w:ascii="Times New Roman" w:hAnsi="Times New Roman" w:cs="Times New Roman"/>
              <w:b w:val="0"/>
              <w:sz w:val="24"/>
              <w:szCs w:val="24"/>
            </w:rPr>
          </w:rPrChange>
        </w:rPr>
        <w:fldChar w:fldCharType="separate"/>
      </w:r>
      <w:proofErr w:type="gramStart"/>
      <w:r w:rsidRPr="00E75771">
        <w:rPr>
          <w:rFonts w:ascii="Times New Roman" w:hAnsi="Times New Roman" w:cs="Times New Roman"/>
          <w:sz w:val="24"/>
          <w:szCs w:val="24"/>
          <w:rPrChange w:id="407" w:author="User" w:date="2016-11-10T06:16:00Z">
            <w:rPr>
              <w:rFonts w:ascii="Times New Roman" w:hAnsi="Times New Roman" w:cs="Times New Roman"/>
              <w:b w:val="0"/>
              <w:sz w:val="24"/>
              <w:szCs w:val="24"/>
            </w:rPr>
          </w:rPrChange>
        </w:rPr>
        <w:t>IEEE Transactions on</w:t>
      </w:r>
      <w:r w:rsidRPr="00E75771">
        <w:rPr>
          <w:rFonts w:ascii="Times New Roman" w:hAnsi="Times New Roman" w:cs="Times New Roman"/>
          <w:sz w:val="24"/>
          <w:szCs w:val="24"/>
          <w:rPrChange w:id="408" w:author="User" w:date="2016-11-10T06:16:00Z">
            <w:rPr>
              <w:rFonts w:ascii="Times New Roman" w:hAnsi="Times New Roman" w:cs="Times New Roman"/>
              <w:b w:val="0"/>
              <w:sz w:val="24"/>
              <w:szCs w:val="24"/>
            </w:rPr>
          </w:rPrChange>
        </w:rPr>
        <w:fldChar w:fldCharType="end"/>
      </w:r>
      <w:r w:rsidRPr="00E75771">
        <w:rPr>
          <w:rFonts w:ascii="Times New Roman" w:hAnsi="Times New Roman" w:cs="Times New Roman"/>
          <w:sz w:val="24"/>
          <w:szCs w:val="24"/>
          <w:rPrChange w:id="409" w:author="User" w:date="2016-11-10T06:16:00Z">
            <w:rPr>
              <w:rFonts w:ascii="Times New Roman" w:hAnsi="Times New Roman" w:cs="Times New Roman"/>
              <w:b w:val="0"/>
              <w:sz w:val="24"/>
              <w:szCs w:val="24"/>
            </w:rPr>
          </w:rPrChange>
        </w:rPr>
        <w:t xml:space="preserve"> Geoscience and Remote Sensing, 54(9), 5412-5424.</w:t>
      </w:r>
      <w:proofErr w:type="gramEnd"/>
      <w:r w:rsidRPr="00E75771">
        <w:rPr>
          <w:rFonts w:ascii="Times New Roman" w:hAnsi="Times New Roman" w:cs="Times New Roman"/>
          <w:sz w:val="24"/>
          <w:szCs w:val="24"/>
          <w:rPrChange w:id="410" w:author="User" w:date="2016-11-10T06:16:00Z">
            <w:rPr>
              <w:rFonts w:ascii="Times New Roman" w:hAnsi="Times New Roman" w:cs="Times New Roman"/>
              <w:b w:val="0"/>
              <w:sz w:val="24"/>
              <w:szCs w:val="24"/>
            </w:rPr>
          </w:rPrChange>
        </w:rPr>
        <w:t xml:space="preserve"> Sept. 2016.</w:t>
      </w:r>
    </w:p>
    <w:p w:rsidR="00D41862" w:rsidRPr="004D47B6" w:rsidRDefault="00D41862">
      <w:pPr>
        <w:spacing w:line="300" w:lineRule="auto"/>
        <w:ind w:firstLineChars="50" w:firstLine="120"/>
        <w:rPr>
          <w:rFonts w:ascii="Times New Roman" w:hAnsi="Times New Roman"/>
          <w:bCs/>
          <w:sz w:val="24"/>
          <w:szCs w:val="24"/>
        </w:rPr>
        <w:pPrChange w:id="411" w:author="User" w:date="2016-11-10T06:16:00Z">
          <w:pPr>
            <w:pStyle w:val="2"/>
            <w:numPr>
              <w:numId w:val="4"/>
            </w:numPr>
            <w:autoSpaceDE w:val="0"/>
            <w:autoSpaceDN w:val="0"/>
            <w:adjustRightInd w:val="0"/>
            <w:spacing w:line="300" w:lineRule="auto"/>
            <w:ind w:left="420" w:firstLineChars="0" w:hanging="420"/>
          </w:pPr>
        </w:pPrChange>
      </w:pPr>
      <w:proofErr w:type="spellStart"/>
      <w:r w:rsidRPr="00177ED6">
        <w:rPr>
          <w:rFonts w:ascii="Times New Roman" w:hAnsi="Times New Roman" w:cs="Times New Roman"/>
          <w:sz w:val="24"/>
          <w:szCs w:val="24"/>
        </w:rPr>
        <w:t>Martinovic</w:t>
      </w:r>
      <w:proofErr w:type="spellEnd"/>
      <w:r w:rsidRPr="00177ED6">
        <w:rPr>
          <w:rFonts w:ascii="Times New Roman" w:hAnsi="Times New Roman" w:cs="Times New Roman"/>
          <w:sz w:val="24"/>
          <w:szCs w:val="24"/>
        </w:rPr>
        <w:t xml:space="preserve">, A., </w:t>
      </w:r>
      <w:proofErr w:type="spellStart"/>
      <w:r w:rsidRPr="00177ED6">
        <w:rPr>
          <w:rFonts w:ascii="Times New Roman" w:hAnsi="Times New Roman" w:cs="Times New Roman"/>
          <w:sz w:val="24"/>
          <w:szCs w:val="24"/>
        </w:rPr>
        <w:t>Knopp</w:t>
      </w:r>
      <w:proofErr w:type="spellEnd"/>
      <w:r w:rsidRPr="00177ED6">
        <w:rPr>
          <w:rFonts w:ascii="Times New Roman" w:hAnsi="Times New Roman" w:cs="Times New Roman"/>
          <w:sz w:val="24"/>
          <w:szCs w:val="24"/>
        </w:rPr>
        <w:t xml:space="preserve">, J., </w:t>
      </w:r>
      <w:proofErr w:type="spellStart"/>
      <w:r w:rsidRPr="00177ED6">
        <w:rPr>
          <w:rFonts w:ascii="Times New Roman" w:hAnsi="Times New Roman" w:cs="Times New Roman"/>
          <w:sz w:val="24"/>
          <w:szCs w:val="24"/>
        </w:rPr>
        <w:t>Riemenschneider</w:t>
      </w:r>
      <w:proofErr w:type="spellEnd"/>
      <w:r w:rsidRPr="00177ED6">
        <w:rPr>
          <w:rFonts w:ascii="Times New Roman" w:hAnsi="Times New Roman" w:cs="Times New Roman"/>
          <w:sz w:val="24"/>
          <w:szCs w:val="24"/>
        </w:rPr>
        <w:t xml:space="preserve">, H. and Van </w:t>
      </w:r>
      <w:proofErr w:type="spellStart"/>
      <w:r w:rsidRPr="00177ED6">
        <w:rPr>
          <w:rFonts w:ascii="Times New Roman" w:hAnsi="Times New Roman" w:cs="Times New Roman"/>
          <w:sz w:val="24"/>
          <w:szCs w:val="24"/>
        </w:rPr>
        <w:t>Gool</w:t>
      </w:r>
      <w:proofErr w:type="spellEnd"/>
      <w:r w:rsidRPr="00177ED6">
        <w:rPr>
          <w:rFonts w:ascii="Times New Roman" w:hAnsi="Times New Roman" w:cs="Times New Roman"/>
          <w:sz w:val="24"/>
          <w:szCs w:val="24"/>
        </w:rPr>
        <w:t>, L., 2015. 3D all the way: Semantic segmentation of urban scenes from start to end in 3d. I</w:t>
      </w:r>
      <w:r w:rsidRPr="00693567">
        <w:rPr>
          <w:rFonts w:ascii="Times New Roman" w:hAnsi="Times New Roman"/>
          <w:bCs/>
          <w:sz w:val="24"/>
          <w:szCs w:val="24"/>
        </w:rPr>
        <w:t>n Proceedings of the IEEE Conference on Computer Vision and Pattern Recognition, pp. 4456-4465.</w:t>
      </w:r>
    </w:p>
    <w:p w:rsidR="00D41862" w:rsidRPr="008C5870" w:rsidRDefault="00D41862" w:rsidP="00D41862">
      <w:pPr>
        <w:pStyle w:val="af"/>
        <w:numPr>
          <w:ilvl w:val="0"/>
          <w:numId w:val="4"/>
        </w:numPr>
        <w:autoSpaceDE w:val="0"/>
        <w:autoSpaceDN w:val="0"/>
        <w:adjustRightInd w:val="0"/>
        <w:jc w:val="left"/>
        <w:rPr>
          <w:rFonts w:ascii="Times New Roman" w:eastAsia="宋体" w:hAnsi="Times New Roman" w:cs="Times New Roman"/>
          <w:bCs/>
          <w:color w:val="auto"/>
          <w:sz w:val="24"/>
          <w:szCs w:val="24"/>
          <w:rPrChange w:id="412"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413" w:author="User" w:date="2016-11-08T16:06:00Z">
            <w:rPr>
              <w:rFonts w:ascii="NimbusRomNo9L-Regu" w:hAnsi="NimbusRomNo9L-Regu" w:cs="NimbusRomNo9L-Regu"/>
              <w:color w:val="auto"/>
              <w:sz w:val="16"/>
              <w:szCs w:val="16"/>
            </w:rPr>
          </w:rPrChange>
        </w:rPr>
        <w:t xml:space="preserve">A. </w:t>
      </w:r>
      <w:proofErr w:type="spellStart"/>
      <w:r w:rsidRPr="008C5870">
        <w:rPr>
          <w:rFonts w:ascii="Times New Roman" w:eastAsia="宋体" w:hAnsi="Times New Roman" w:cs="Times New Roman"/>
          <w:bCs/>
          <w:color w:val="auto"/>
          <w:sz w:val="24"/>
          <w:szCs w:val="24"/>
          <w:rPrChange w:id="414" w:author="User" w:date="2016-11-08T16:06:00Z">
            <w:rPr>
              <w:rFonts w:ascii="NimbusRomNo9L-Regu" w:hAnsi="NimbusRomNo9L-Regu" w:cs="NimbusRomNo9L-Regu"/>
              <w:color w:val="auto"/>
              <w:sz w:val="16"/>
              <w:szCs w:val="16"/>
            </w:rPr>
          </w:rPrChange>
        </w:rPr>
        <w:t>Golovinskiy</w:t>
      </w:r>
      <w:proofErr w:type="spellEnd"/>
      <w:r w:rsidRPr="008C5870">
        <w:rPr>
          <w:rFonts w:ascii="Times New Roman" w:eastAsia="宋体" w:hAnsi="Times New Roman" w:cs="Times New Roman"/>
          <w:bCs/>
          <w:color w:val="auto"/>
          <w:sz w:val="24"/>
          <w:szCs w:val="24"/>
          <w:rPrChange w:id="415" w:author="User" w:date="2016-11-08T16:06:00Z">
            <w:rPr>
              <w:rFonts w:ascii="NimbusRomNo9L-Regu" w:hAnsi="NimbusRomNo9L-Regu" w:cs="NimbusRomNo9L-Regu"/>
              <w:color w:val="auto"/>
              <w:sz w:val="16"/>
              <w:szCs w:val="16"/>
            </w:rPr>
          </w:rPrChange>
        </w:rPr>
        <w:t xml:space="preserve">, V. G. Kim, and T. </w:t>
      </w:r>
      <w:proofErr w:type="spellStart"/>
      <w:r w:rsidRPr="008C5870">
        <w:rPr>
          <w:rFonts w:ascii="Times New Roman" w:eastAsia="宋体" w:hAnsi="Times New Roman" w:cs="Times New Roman"/>
          <w:bCs/>
          <w:color w:val="auto"/>
          <w:sz w:val="24"/>
          <w:szCs w:val="24"/>
          <w:rPrChange w:id="416" w:author="User" w:date="2016-11-08T16:06:00Z">
            <w:rPr>
              <w:rFonts w:ascii="NimbusRomNo9L-Regu" w:hAnsi="NimbusRomNo9L-Regu" w:cs="NimbusRomNo9L-Regu"/>
              <w:color w:val="auto"/>
              <w:sz w:val="16"/>
              <w:szCs w:val="16"/>
            </w:rPr>
          </w:rPrChange>
        </w:rPr>
        <w:t>Funkhouser</w:t>
      </w:r>
      <w:proofErr w:type="spellEnd"/>
      <w:r w:rsidRPr="008C5870">
        <w:rPr>
          <w:rFonts w:ascii="Times New Roman" w:eastAsia="宋体" w:hAnsi="Times New Roman" w:cs="Times New Roman"/>
          <w:bCs/>
          <w:color w:val="auto"/>
          <w:sz w:val="24"/>
          <w:szCs w:val="24"/>
          <w:rPrChange w:id="417" w:author="User" w:date="2016-11-08T16:06:00Z">
            <w:rPr>
              <w:rFonts w:ascii="NimbusRomNo9L-Regu" w:hAnsi="NimbusRomNo9L-Regu" w:cs="NimbusRomNo9L-Regu"/>
              <w:color w:val="auto"/>
              <w:sz w:val="16"/>
              <w:szCs w:val="16"/>
            </w:rPr>
          </w:rPrChange>
        </w:rPr>
        <w:t>, “Shape-based recognition of 3D point clouds in urban environments,” ICCV, 2009.</w:t>
      </w:r>
    </w:p>
    <w:p w:rsidR="00D41862" w:rsidRPr="008C5870" w:rsidRDefault="00D41862" w:rsidP="00D41862">
      <w:pPr>
        <w:pStyle w:val="af"/>
        <w:numPr>
          <w:ilvl w:val="0"/>
          <w:numId w:val="4"/>
        </w:numPr>
        <w:autoSpaceDE w:val="0"/>
        <w:autoSpaceDN w:val="0"/>
        <w:adjustRightInd w:val="0"/>
        <w:jc w:val="left"/>
        <w:rPr>
          <w:rFonts w:ascii="Times New Roman" w:eastAsia="宋体" w:hAnsi="Times New Roman" w:cs="Times New Roman"/>
          <w:bCs/>
          <w:color w:val="auto"/>
          <w:sz w:val="24"/>
          <w:szCs w:val="24"/>
          <w:rPrChange w:id="418" w:author="User" w:date="2016-11-08T16:06:00Z">
            <w:rPr>
              <w:rFonts w:ascii="NimbusRomNo9L-Regu" w:hAnsi="NimbusRomNo9L-Regu" w:cs="NimbusRomNo9L-Regu"/>
              <w:color w:val="auto"/>
              <w:sz w:val="16"/>
              <w:szCs w:val="16"/>
            </w:rPr>
          </w:rPrChange>
        </w:rPr>
      </w:pPr>
      <w:r w:rsidRPr="008C5870">
        <w:rPr>
          <w:rFonts w:ascii="Times New Roman" w:eastAsia="宋体" w:hAnsi="Times New Roman" w:cs="Times New Roman"/>
          <w:bCs/>
          <w:color w:val="auto"/>
          <w:sz w:val="24"/>
          <w:szCs w:val="24"/>
          <w:rPrChange w:id="419" w:author="User" w:date="2016-11-08T16:06:00Z">
            <w:rPr>
              <w:rFonts w:ascii="NimbusRomNo9L-Regu" w:hAnsi="NimbusRomNo9L-Regu" w:cs="NimbusRomNo9L-Regu"/>
              <w:color w:val="auto"/>
              <w:sz w:val="16"/>
              <w:szCs w:val="16"/>
            </w:rPr>
          </w:rPrChange>
        </w:rPr>
        <w:t xml:space="preserve">[12] A. </w:t>
      </w:r>
      <w:proofErr w:type="spellStart"/>
      <w:r w:rsidRPr="008C5870">
        <w:rPr>
          <w:rFonts w:ascii="Times New Roman" w:eastAsia="宋体" w:hAnsi="Times New Roman" w:cs="Times New Roman"/>
          <w:bCs/>
          <w:color w:val="auto"/>
          <w:sz w:val="24"/>
          <w:szCs w:val="24"/>
          <w:rPrChange w:id="420" w:author="User" w:date="2016-11-08T16:06:00Z">
            <w:rPr>
              <w:rFonts w:ascii="NimbusRomNo9L-Regu" w:hAnsi="NimbusRomNo9L-Regu" w:cs="NimbusRomNo9L-Regu"/>
              <w:color w:val="auto"/>
              <w:sz w:val="16"/>
              <w:szCs w:val="16"/>
            </w:rPr>
          </w:rPrChange>
        </w:rPr>
        <w:t>Teichman</w:t>
      </w:r>
      <w:proofErr w:type="spellEnd"/>
      <w:r w:rsidRPr="008C5870">
        <w:rPr>
          <w:rFonts w:ascii="Times New Roman" w:eastAsia="宋体" w:hAnsi="Times New Roman" w:cs="Times New Roman"/>
          <w:bCs/>
          <w:color w:val="auto"/>
          <w:sz w:val="24"/>
          <w:szCs w:val="24"/>
          <w:rPrChange w:id="421" w:author="User" w:date="2016-11-08T16:06:00Z">
            <w:rPr>
              <w:rFonts w:ascii="NimbusRomNo9L-Regu" w:hAnsi="NimbusRomNo9L-Regu" w:cs="NimbusRomNo9L-Regu"/>
              <w:color w:val="auto"/>
              <w:sz w:val="16"/>
              <w:szCs w:val="16"/>
            </w:rPr>
          </w:rPrChange>
        </w:rPr>
        <w:t xml:space="preserve">, J. Levinson, and S. </w:t>
      </w:r>
      <w:proofErr w:type="spellStart"/>
      <w:r w:rsidRPr="008C5870">
        <w:rPr>
          <w:rFonts w:ascii="Times New Roman" w:eastAsia="宋体" w:hAnsi="Times New Roman" w:cs="Times New Roman"/>
          <w:bCs/>
          <w:color w:val="auto"/>
          <w:sz w:val="24"/>
          <w:szCs w:val="24"/>
          <w:rPrChange w:id="422" w:author="User" w:date="2016-11-08T16:06:00Z">
            <w:rPr>
              <w:rFonts w:ascii="NimbusRomNo9L-Regu" w:hAnsi="NimbusRomNo9L-Regu" w:cs="NimbusRomNo9L-Regu"/>
              <w:color w:val="auto"/>
              <w:sz w:val="16"/>
              <w:szCs w:val="16"/>
            </w:rPr>
          </w:rPrChange>
        </w:rPr>
        <w:t>Thrun</w:t>
      </w:r>
      <w:proofErr w:type="spellEnd"/>
      <w:r w:rsidRPr="008C5870">
        <w:rPr>
          <w:rFonts w:ascii="Times New Roman" w:eastAsia="宋体" w:hAnsi="Times New Roman" w:cs="Times New Roman"/>
          <w:bCs/>
          <w:color w:val="auto"/>
          <w:sz w:val="24"/>
          <w:szCs w:val="24"/>
          <w:rPrChange w:id="423" w:author="User" w:date="2016-11-08T16:06:00Z">
            <w:rPr>
              <w:rFonts w:ascii="NimbusRomNo9L-Regu" w:hAnsi="NimbusRomNo9L-Regu" w:cs="NimbusRomNo9L-Regu"/>
              <w:color w:val="auto"/>
              <w:sz w:val="16"/>
              <w:szCs w:val="16"/>
            </w:rPr>
          </w:rPrChange>
        </w:rPr>
        <w:t>, “Towards 3D object recognition via classification of arbitrary object tracks,” in ICRA, 2011, pp. 4034–4041.</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424" w:author="User" w:date="2016-11-08T16:06:00Z">
            <w:rPr>
              <w:rFonts w:ascii="NimbusRomNo9L-Regu" w:hAnsi="NimbusRomNo9L-Regu" w:cs="NimbusRomNo9L-Regu"/>
              <w:color w:val="auto"/>
              <w:sz w:val="16"/>
              <w:szCs w:val="16"/>
            </w:rPr>
          </w:rPrChange>
        </w:rPr>
      </w:pPr>
      <w:proofErr w:type="gramStart"/>
      <w:r w:rsidRPr="008C5870">
        <w:rPr>
          <w:rFonts w:ascii="Times New Roman" w:eastAsia="宋体" w:hAnsi="Times New Roman" w:cs="Times New Roman"/>
          <w:bCs/>
          <w:color w:val="auto"/>
          <w:sz w:val="24"/>
          <w:szCs w:val="24"/>
          <w:rPrChange w:id="425" w:author="User" w:date="2016-11-08T16:06:00Z">
            <w:rPr>
              <w:rFonts w:ascii="NimbusRomNo9L-Regu" w:hAnsi="NimbusRomNo9L-Regu" w:cs="NimbusRomNo9L-Regu"/>
              <w:color w:val="auto"/>
              <w:sz w:val="16"/>
              <w:szCs w:val="16"/>
            </w:rPr>
          </w:rPrChange>
        </w:rPr>
        <w:t xml:space="preserve">[5] A. </w:t>
      </w:r>
      <w:proofErr w:type="spellStart"/>
      <w:r w:rsidRPr="008C5870">
        <w:rPr>
          <w:rFonts w:ascii="Times New Roman" w:eastAsia="宋体" w:hAnsi="Times New Roman" w:cs="Times New Roman"/>
          <w:bCs/>
          <w:color w:val="auto"/>
          <w:sz w:val="24"/>
          <w:szCs w:val="24"/>
          <w:rPrChange w:id="426" w:author="User" w:date="2016-11-08T16:06:00Z">
            <w:rPr>
              <w:rFonts w:ascii="NimbusRomNo9L-Regu" w:hAnsi="NimbusRomNo9L-Regu" w:cs="NimbusRomNo9L-Regu"/>
              <w:color w:val="auto"/>
              <w:sz w:val="16"/>
              <w:szCs w:val="16"/>
            </w:rPr>
          </w:rPrChange>
        </w:rPr>
        <w:t>Frome</w:t>
      </w:r>
      <w:proofErr w:type="spellEnd"/>
      <w:r w:rsidRPr="008C5870">
        <w:rPr>
          <w:rFonts w:ascii="Times New Roman" w:eastAsia="宋体" w:hAnsi="Times New Roman" w:cs="Times New Roman"/>
          <w:bCs/>
          <w:color w:val="auto"/>
          <w:sz w:val="24"/>
          <w:szCs w:val="24"/>
          <w:rPrChange w:id="427" w:author="User" w:date="2016-11-08T16:06:00Z">
            <w:rPr>
              <w:rFonts w:ascii="NimbusRomNo9L-Regu" w:hAnsi="NimbusRomNo9L-Regu" w:cs="NimbusRomNo9L-Regu"/>
              <w:color w:val="auto"/>
              <w:sz w:val="16"/>
              <w:szCs w:val="16"/>
            </w:rPr>
          </w:rPrChange>
        </w:rPr>
        <w:t xml:space="preserve">, D. Huber, and R. </w:t>
      </w:r>
      <w:proofErr w:type="spellStart"/>
      <w:r w:rsidRPr="008C5870">
        <w:rPr>
          <w:rFonts w:ascii="Times New Roman" w:eastAsia="宋体" w:hAnsi="Times New Roman" w:cs="Times New Roman"/>
          <w:bCs/>
          <w:color w:val="auto"/>
          <w:sz w:val="24"/>
          <w:szCs w:val="24"/>
          <w:rPrChange w:id="428" w:author="User" w:date="2016-11-08T16:06:00Z">
            <w:rPr>
              <w:rFonts w:ascii="NimbusRomNo9L-Regu" w:hAnsi="NimbusRomNo9L-Regu" w:cs="NimbusRomNo9L-Regu"/>
              <w:color w:val="auto"/>
              <w:sz w:val="16"/>
              <w:szCs w:val="16"/>
            </w:rPr>
          </w:rPrChange>
        </w:rPr>
        <w:t>Kolluri</w:t>
      </w:r>
      <w:proofErr w:type="spellEnd"/>
      <w:r w:rsidRPr="008C5870">
        <w:rPr>
          <w:rFonts w:ascii="Times New Roman" w:eastAsia="宋体" w:hAnsi="Times New Roman" w:cs="Times New Roman"/>
          <w:bCs/>
          <w:color w:val="auto"/>
          <w:sz w:val="24"/>
          <w:szCs w:val="24"/>
          <w:rPrChange w:id="429" w:author="User" w:date="2016-11-08T16:06:00Z">
            <w:rPr>
              <w:rFonts w:ascii="NimbusRomNo9L-Regu" w:hAnsi="NimbusRomNo9L-Regu" w:cs="NimbusRomNo9L-Regu"/>
              <w:color w:val="auto"/>
              <w:sz w:val="16"/>
              <w:szCs w:val="16"/>
            </w:rPr>
          </w:rPrChange>
        </w:rPr>
        <w:t>, “Recognizing objects in range data using regional point descriptors,” ECCV, vol. 1, pp. 1–14, 2004.</w:t>
      </w:r>
      <w:proofErr w:type="gramEnd"/>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430" w:author="User" w:date="2016-11-08T16:06:00Z">
            <w:rPr>
              <w:rFonts w:ascii="NimbusRomNo9L-Regu" w:hAnsi="NimbusRomNo9L-Regu" w:cs="NimbusRomNo9L-Regu"/>
              <w:color w:val="auto"/>
              <w:sz w:val="16"/>
              <w:szCs w:val="16"/>
            </w:rPr>
          </w:rPrChange>
        </w:rPr>
      </w:pPr>
      <w:r w:rsidRPr="008C5870">
        <w:rPr>
          <w:rFonts w:ascii="Times New Roman" w:eastAsia="宋体" w:hAnsi="Times New Roman" w:cs="Times New Roman"/>
          <w:bCs/>
          <w:color w:val="auto"/>
          <w:sz w:val="24"/>
          <w:szCs w:val="24"/>
          <w:rPrChange w:id="431" w:author="User" w:date="2016-11-08T16:06:00Z">
            <w:rPr>
              <w:rFonts w:ascii="NimbusRomNo9L-Regu" w:hAnsi="NimbusRomNo9L-Regu" w:cs="NimbusRomNo9L-Regu"/>
              <w:color w:val="auto"/>
              <w:sz w:val="16"/>
              <w:szCs w:val="16"/>
            </w:rPr>
          </w:rPrChange>
        </w:rPr>
        <w:t xml:space="preserve">[6] J. </w:t>
      </w:r>
      <w:proofErr w:type="spellStart"/>
      <w:r w:rsidRPr="008C5870">
        <w:rPr>
          <w:rFonts w:ascii="Times New Roman" w:eastAsia="宋体" w:hAnsi="Times New Roman" w:cs="Times New Roman"/>
          <w:bCs/>
          <w:color w:val="auto"/>
          <w:sz w:val="24"/>
          <w:szCs w:val="24"/>
          <w:rPrChange w:id="432" w:author="User" w:date="2016-11-08T16:06:00Z">
            <w:rPr>
              <w:rFonts w:ascii="NimbusRomNo9L-Regu" w:hAnsi="NimbusRomNo9L-Regu" w:cs="NimbusRomNo9L-Regu"/>
              <w:color w:val="auto"/>
              <w:sz w:val="16"/>
              <w:szCs w:val="16"/>
            </w:rPr>
          </w:rPrChange>
        </w:rPr>
        <w:t>Behley</w:t>
      </w:r>
      <w:proofErr w:type="spellEnd"/>
      <w:r w:rsidRPr="008C5870">
        <w:rPr>
          <w:rFonts w:ascii="Times New Roman" w:eastAsia="宋体" w:hAnsi="Times New Roman" w:cs="Times New Roman"/>
          <w:bCs/>
          <w:color w:val="auto"/>
          <w:sz w:val="24"/>
          <w:szCs w:val="24"/>
          <w:rPrChange w:id="433" w:author="User" w:date="2016-11-08T16:06:00Z">
            <w:rPr>
              <w:rFonts w:ascii="NimbusRomNo9L-Regu" w:hAnsi="NimbusRomNo9L-Regu" w:cs="NimbusRomNo9L-Regu"/>
              <w:color w:val="auto"/>
              <w:sz w:val="16"/>
              <w:szCs w:val="16"/>
            </w:rPr>
          </w:rPrChange>
        </w:rPr>
        <w:t xml:space="preserve">, V. </w:t>
      </w:r>
      <w:proofErr w:type="spellStart"/>
      <w:r w:rsidRPr="008C5870">
        <w:rPr>
          <w:rFonts w:ascii="Times New Roman" w:eastAsia="宋体" w:hAnsi="Times New Roman" w:cs="Times New Roman"/>
          <w:bCs/>
          <w:color w:val="auto"/>
          <w:sz w:val="24"/>
          <w:szCs w:val="24"/>
          <w:rPrChange w:id="434" w:author="User" w:date="2016-11-08T16:06:00Z">
            <w:rPr>
              <w:rFonts w:ascii="NimbusRomNo9L-Regu" w:hAnsi="NimbusRomNo9L-Regu" w:cs="NimbusRomNo9L-Regu"/>
              <w:color w:val="auto"/>
              <w:sz w:val="16"/>
              <w:szCs w:val="16"/>
            </w:rPr>
          </w:rPrChange>
        </w:rPr>
        <w:t>Steinhage</w:t>
      </w:r>
      <w:proofErr w:type="spellEnd"/>
      <w:r w:rsidRPr="008C5870">
        <w:rPr>
          <w:rFonts w:ascii="Times New Roman" w:eastAsia="宋体" w:hAnsi="Times New Roman" w:cs="Times New Roman"/>
          <w:bCs/>
          <w:color w:val="auto"/>
          <w:sz w:val="24"/>
          <w:szCs w:val="24"/>
          <w:rPrChange w:id="435" w:author="User" w:date="2016-11-08T16:06:00Z">
            <w:rPr>
              <w:rFonts w:ascii="NimbusRomNo9L-Regu" w:hAnsi="NimbusRomNo9L-Regu" w:cs="NimbusRomNo9L-Regu"/>
              <w:color w:val="auto"/>
              <w:sz w:val="16"/>
              <w:szCs w:val="16"/>
            </w:rPr>
          </w:rPrChange>
        </w:rPr>
        <w:t xml:space="preserve">, and A. B. </w:t>
      </w:r>
      <w:proofErr w:type="spellStart"/>
      <w:r w:rsidRPr="008C5870">
        <w:rPr>
          <w:rFonts w:ascii="Times New Roman" w:eastAsia="宋体" w:hAnsi="Times New Roman" w:cs="Times New Roman"/>
          <w:bCs/>
          <w:color w:val="auto"/>
          <w:sz w:val="24"/>
          <w:szCs w:val="24"/>
          <w:rPrChange w:id="436" w:author="User" w:date="2016-11-08T16:06:00Z">
            <w:rPr>
              <w:rFonts w:ascii="NimbusRomNo9L-Regu" w:hAnsi="NimbusRomNo9L-Regu" w:cs="NimbusRomNo9L-Regu"/>
              <w:color w:val="auto"/>
              <w:sz w:val="16"/>
              <w:szCs w:val="16"/>
            </w:rPr>
          </w:rPrChange>
        </w:rPr>
        <w:t>Cremers</w:t>
      </w:r>
      <w:proofErr w:type="spellEnd"/>
      <w:r w:rsidRPr="008C5870">
        <w:rPr>
          <w:rFonts w:ascii="Times New Roman" w:eastAsia="宋体" w:hAnsi="Times New Roman" w:cs="Times New Roman"/>
          <w:bCs/>
          <w:color w:val="auto"/>
          <w:sz w:val="24"/>
          <w:szCs w:val="24"/>
          <w:rPrChange w:id="437" w:author="User" w:date="2016-11-08T16:06:00Z">
            <w:rPr>
              <w:rFonts w:ascii="NimbusRomNo9L-Regu" w:hAnsi="NimbusRomNo9L-Regu" w:cs="NimbusRomNo9L-Regu"/>
              <w:color w:val="auto"/>
              <w:sz w:val="16"/>
              <w:szCs w:val="16"/>
            </w:rPr>
          </w:rPrChange>
        </w:rPr>
        <w:t>, “Performance of histogram descriptors for the classification of 3D laser range data in urban environments,” in ICRA, 2012, pp. 4391–4398.</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438"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439" w:author="User" w:date="2016-11-08T16:06:00Z">
            <w:rPr>
              <w:rFonts w:ascii="Times-Roman" w:eastAsia="Times-Roman" w:cs="Times-Roman"/>
              <w:color w:val="auto"/>
              <w:sz w:val="48"/>
              <w:szCs w:val="48"/>
            </w:rPr>
          </w:rPrChange>
        </w:rPr>
        <w:t>[7]Li Shen, Multi-Level Discriminative Dictionary Learning With Application to Large Scale Image Classification</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440" w:author="User" w:date="2016-11-08T16:06:00Z">
            <w:rPr>
              <w:rFonts w:ascii="Times-Roman" w:eastAsia="Times-Roman" w:cs="Times-Roman"/>
              <w:color w:val="auto"/>
              <w:sz w:val="24"/>
              <w:szCs w:val="24"/>
            </w:rPr>
          </w:rPrChange>
        </w:rPr>
      </w:pPr>
      <w:r w:rsidRPr="008C5870">
        <w:rPr>
          <w:rFonts w:ascii="Times New Roman" w:eastAsia="宋体" w:hAnsi="Times New Roman" w:cs="Times New Roman"/>
          <w:bCs/>
          <w:color w:val="auto"/>
          <w:sz w:val="24"/>
          <w:szCs w:val="24"/>
          <w:rPrChange w:id="441" w:author="User" w:date="2016-11-08T16:06:00Z">
            <w:rPr>
              <w:rFonts w:ascii="Times-Roman" w:eastAsia="Times-Roman" w:cs="Times-Roman"/>
              <w:color w:val="auto"/>
              <w:sz w:val="24"/>
              <w:szCs w:val="24"/>
            </w:rPr>
          </w:rPrChange>
        </w:rPr>
        <w:t xml:space="preserve">[8]G. Griffin and P. </w:t>
      </w:r>
      <w:proofErr w:type="spellStart"/>
      <w:r w:rsidRPr="008C5870">
        <w:rPr>
          <w:rFonts w:ascii="Times New Roman" w:eastAsia="宋体" w:hAnsi="Times New Roman" w:cs="Times New Roman"/>
          <w:bCs/>
          <w:color w:val="auto"/>
          <w:sz w:val="24"/>
          <w:szCs w:val="24"/>
          <w:rPrChange w:id="442" w:author="User" w:date="2016-11-08T16:06:00Z">
            <w:rPr>
              <w:rFonts w:ascii="Times-Roman" w:eastAsia="Times-Roman" w:cs="Times-Roman"/>
              <w:color w:val="auto"/>
              <w:sz w:val="24"/>
              <w:szCs w:val="24"/>
            </w:rPr>
          </w:rPrChange>
        </w:rPr>
        <w:t>Perona</w:t>
      </w:r>
      <w:proofErr w:type="spellEnd"/>
      <w:r w:rsidRPr="008C5870">
        <w:rPr>
          <w:rFonts w:ascii="Times New Roman" w:eastAsia="宋体" w:hAnsi="Times New Roman" w:cs="Times New Roman"/>
          <w:bCs/>
          <w:color w:val="auto"/>
          <w:sz w:val="24"/>
          <w:szCs w:val="24"/>
          <w:rPrChange w:id="443"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44" w:author="User" w:date="2016-11-08T16:06:00Z">
            <w:rPr>
              <w:rFonts w:ascii="Times-Roman" w:eastAsia="Times-Roman" w:cs="Times-Roman"/>
              <w:color w:val="auto"/>
              <w:sz w:val="24"/>
              <w:szCs w:val="24"/>
            </w:rPr>
          </w:rPrChange>
        </w:rPr>
        <w:t>rona</w:t>
      </w:r>
      <w:proofErr w:type="spellEnd"/>
      <w:r w:rsidRPr="008C5870">
        <w:rPr>
          <w:rFonts w:ascii="Times New Roman" w:eastAsia="宋体" w:hAnsi="Times New Roman" w:cs="Times New Roman"/>
          <w:bCs/>
          <w:color w:val="auto"/>
          <w:sz w:val="24"/>
          <w:szCs w:val="24"/>
          <w:rPrChange w:id="445"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46" w:author="User" w:date="2016-11-08T16:06:00Z">
            <w:rPr>
              <w:rFonts w:ascii="Times-Roman" w:eastAsia="Times-Roman" w:cs="Times-Roman"/>
              <w:color w:val="auto"/>
              <w:sz w:val="24"/>
              <w:szCs w:val="24"/>
            </w:rPr>
          </w:rPrChange>
        </w:rPr>
        <w:t>iffin</w:t>
      </w:r>
      <w:proofErr w:type="spellEnd"/>
      <w:r w:rsidRPr="008C5870">
        <w:rPr>
          <w:rFonts w:ascii="Times New Roman" w:eastAsia="宋体" w:hAnsi="Times New Roman" w:cs="Times New Roman"/>
          <w:bCs/>
          <w:color w:val="auto"/>
          <w:sz w:val="24"/>
          <w:szCs w:val="24"/>
          <w:rPrChange w:id="447" w:author="User" w:date="2016-11-08T16:06:00Z">
            <w:rPr>
              <w:rFonts w:ascii="Times-Roman" w:eastAsia="Times-Roman" w:cs="Times-Roman"/>
              <w:color w:val="auto"/>
              <w:sz w:val="24"/>
              <w:szCs w:val="24"/>
            </w:rPr>
          </w:rPrChange>
        </w:rPr>
        <w:t xml:space="preserve"> and P. Perona, iminative Dictionary Learning </w:t>
      </w:r>
      <w:r w:rsidRPr="008C5870">
        <w:rPr>
          <w:rFonts w:ascii="Times New Roman" w:eastAsia="宋体" w:hAnsi="Times New Roman" w:cs="Times New Roman"/>
          <w:bCs/>
          <w:color w:val="auto"/>
          <w:sz w:val="24"/>
          <w:szCs w:val="24"/>
          <w:rPrChange w:id="448" w:author="User" w:date="2016-11-08T16:06:00Z">
            <w:rPr>
              <w:rFonts w:ascii="Times-Roman" w:eastAsia="Times-Roman" w:cs="Times-Roman"/>
              <w:color w:val="auto"/>
              <w:sz w:val="24"/>
              <w:szCs w:val="24"/>
            </w:rPr>
          </w:rPrChange>
        </w:rPr>
        <w:lastRenderedPageBreak/>
        <w:t xml:space="preserve">With Application to Large Scale Image Classific[9] L.-J. Li, C. Wang, Y. Lim, D. M. </w:t>
      </w:r>
      <w:proofErr w:type="spellStart"/>
      <w:r w:rsidRPr="008C5870">
        <w:rPr>
          <w:rFonts w:ascii="Times New Roman" w:eastAsia="宋体" w:hAnsi="Times New Roman" w:cs="Times New Roman"/>
          <w:bCs/>
          <w:color w:val="auto"/>
          <w:sz w:val="24"/>
          <w:szCs w:val="24"/>
          <w:rPrChange w:id="449" w:author="User" w:date="2016-11-08T16:06:00Z">
            <w:rPr>
              <w:rFonts w:ascii="Times-Roman" w:eastAsia="Times-Roman" w:cs="Times-Roman"/>
              <w:color w:val="auto"/>
              <w:sz w:val="24"/>
              <w:szCs w:val="24"/>
            </w:rPr>
          </w:rPrChange>
        </w:rPr>
        <w:t>Blei</w:t>
      </w:r>
      <w:proofErr w:type="spellEnd"/>
      <w:r w:rsidRPr="008C5870">
        <w:rPr>
          <w:rFonts w:ascii="Times New Roman" w:eastAsia="宋体" w:hAnsi="Times New Roman" w:cs="Times New Roman"/>
          <w:bCs/>
          <w:color w:val="auto"/>
          <w:sz w:val="24"/>
          <w:szCs w:val="24"/>
          <w:rPrChange w:id="450" w:author="User" w:date="2016-11-08T16:06:00Z">
            <w:rPr>
              <w:rFonts w:ascii="Times-Roman" w:eastAsia="Times-Roman" w:cs="Times-Roman"/>
              <w:color w:val="auto"/>
              <w:sz w:val="24"/>
              <w:szCs w:val="24"/>
            </w:rPr>
          </w:rPrChange>
        </w:rPr>
        <w:t xml:space="preserve">, and L. </w:t>
      </w:r>
      <w:proofErr w:type="spellStart"/>
      <w:r w:rsidRPr="008C5870">
        <w:rPr>
          <w:rFonts w:ascii="Times New Roman" w:eastAsia="宋体" w:hAnsi="Times New Roman" w:cs="Times New Roman"/>
          <w:bCs/>
          <w:color w:val="auto"/>
          <w:sz w:val="24"/>
          <w:szCs w:val="24"/>
          <w:rPrChange w:id="451" w:author="User" w:date="2016-11-08T16:06:00Z">
            <w:rPr>
              <w:rFonts w:ascii="Times-Roman" w:eastAsia="Times-Roman" w:cs="Times-Roman"/>
              <w:color w:val="auto"/>
              <w:sz w:val="24"/>
              <w:szCs w:val="24"/>
            </w:rPr>
          </w:rPrChange>
        </w:rPr>
        <w:t>Fei-Fei</w:t>
      </w:r>
      <w:proofErr w:type="spellEnd"/>
      <w:r w:rsidRPr="008C5870">
        <w:rPr>
          <w:rFonts w:ascii="Times New Roman" w:eastAsia="宋体" w:hAnsi="Times New Roman" w:cs="Times New Roman"/>
          <w:bCs/>
          <w:color w:val="auto"/>
          <w:sz w:val="24"/>
          <w:szCs w:val="24"/>
          <w:rPrChange w:id="452"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53" w:author="User" w:date="2016-11-08T16:06:00Z">
            <w:rPr>
              <w:rFonts w:ascii="Times-Roman" w:eastAsia="Times-Roman" w:cs="Times-Roman"/>
              <w:color w:val="auto"/>
              <w:sz w:val="24"/>
              <w:szCs w:val="24"/>
            </w:rPr>
          </w:rPrChange>
        </w:rPr>
        <w:t>i-Fei</w:t>
      </w:r>
      <w:proofErr w:type="spellEnd"/>
      <w:r w:rsidRPr="008C5870">
        <w:rPr>
          <w:rFonts w:ascii="Times New Roman" w:eastAsia="宋体" w:hAnsi="Times New Roman" w:cs="Times New Roman"/>
          <w:bCs/>
          <w:color w:val="auto"/>
          <w:sz w:val="24"/>
          <w:szCs w:val="24"/>
          <w:rPrChange w:id="454"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55" w:author="User" w:date="2016-11-08T16:06:00Z">
            <w:rPr>
              <w:rFonts w:ascii="Times-Roman" w:eastAsia="Times-Roman" w:cs="Times-Roman"/>
              <w:color w:val="auto"/>
              <w:sz w:val="24"/>
              <w:szCs w:val="24"/>
            </w:rPr>
          </w:rPrChange>
        </w:rPr>
        <w:t>Fei-Fei</w:t>
      </w:r>
      <w:proofErr w:type="spellEnd"/>
      <w:r w:rsidRPr="008C5870">
        <w:rPr>
          <w:rFonts w:ascii="Times New Roman" w:eastAsia="宋体" w:hAnsi="Times New Roman" w:cs="Times New Roman"/>
          <w:bCs/>
          <w:color w:val="auto"/>
          <w:sz w:val="24"/>
          <w:szCs w:val="24"/>
          <w:rPrChange w:id="456"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57" w:author="User" w:date="2016-11-08T16:06:00Z">
            <w:rPr>
              <w:rFonts w:ascii="Times-Roman" w:eastAsia="Times-Roman" w:cs="Times-Roman"/>
              <w:color w:val="auto"/>
              <w:sz w:val="24"/>
              <w:szCs w:val="24"/>
            </w:rPr>
          </w:rPrChange>
        </w:rPr>
        <w:t>ei</w:t>
      </w:r>
      <w:proofErr w:type="spellEnd"/>
      <w:proofErr w:type="gramStart"/>
      <w:r w:rsidRPr="008C5870">
        <w:rPr>
          <w:rFonts w:ascii="Times New Roman" w:eastAsia="宋体" w:hAnsi="Times New Roman" w:cs="Times New Roman"/>
          <w:bCs/>
          <w:color w:val="auto"/>
          <w:sz w:val="24"/>
          <w:szCs w:val="24"/>
          <w:rPrChange w:id="458" w:author="User" w:date="2016-11-08T16:06:00Z">
            <w:rPr>
              <w:rFonts w:ascii="Times-Roman" w:eastAsia="Times-Roman" w:cs="Times-Roman"/>
              <w:color w:val="auto"/>
              <w:sz w:val="24"/>
              <w:szCs w:val="24"/>
            </w:rPr>
          </w:rPrChange>
        </w:rPr>
        <w:t>, .</w:t>
      </w:r>
      <w:proofErr w:type="gramEnd"/>
      <w:r w:rsidRPr="008C5870">
        <w:rPr>
          <w:rFonts w:ascii="Times New Roman" w:eastAsia="宋体" w:hAnsi="Times New Roman" w:cs="Times New Roman"/>
          <w:bCs/>
          <w:color w:val="auto"/>
          <w:sz w:val="24"/>
          <w:szCs w:val="24"/>
          <w:rPrChange w:id="459" w:author="User" w:date="2016-11-08T16:06:00Z">
            <w:rPr>
              <w:rFonts w:ascii="Times-Roman" w:eastAsia="Times-Roman" w:cs="Times-Roman"/>
              <w:color w:val="auto"/>
              <w:sz w:val="24"/>
              <w:szCs w:val="24"/>
            </w:rPr>
          </w:rPrChange>
        </w:rPr>
        <w:t xml:space="preserve"> </w:t>
      </w:r>
      <w:proofErr w:type="spellStart"/>
      <w:proofErr w:type="gramStart"/>
      <w:r w:rsidRPr="008C5870">
        <w:rPr>
          <w:rFonts w:ascii="Times New Roman" w:eastAsia="宋体" w:hAnsi="Times New Roman" w:cs="Times New Roman"/>
          <w:bCs/>
          <w:color w:val="auto"/>
          <w:sz w:val="24"/>
          <w:szCs w:val="24"/>
          <w:rPrChange w:id="460" w:author="User" w:date="2016-11-08T16:06:00Z">
            <w:rPr>
              <w:rFonts w:ascii="Times-Roman" w:eastAsia="Times-Roman" w:cs="Times-Roman"/>
              <w:color w:val="auto"/>
              <w:sz w:val="24"/>
              <w:szCs w:val="24"/>
            </w:rPr>
          </w:rPrChange>
        </w:rPr>
        <w:t>semantivisual</w:t>
      </w:r>
      <w:proofErr w:type="spellEnd"/>
      <w:proofErr w:type="gramEnd"/>
      <w:r w:rsidRPr="008C5870">
        <w:rPr>
          <w:rFonts w:ascii="Times New Roman" w:eastAsia="宋体" w:hAnsi="Times New Roman" w:cs="Times New Roman"/>
          <w:bCs/>
          <w:color w:val="auto"/>
          <w:sz w:val="24"/>
          <w:szCs w:val="24"/>
          <w:rPrChange w:id="461" w:author="User" w:date="2016-11-08T16:06:00Z">
            <w:rPr>
              <w:rFonts w:ascii="Times-Roman" w:eastAsia="Times-Roman" w:cs="Times-Roman"/>
              <w:color w:val="auto"/>
              <w:sz w:val="24"/>
              <w:szCs w:val="24"/>
            </w:rPr>
          </w:rPrChange>
        </w:rPr>
        <w:t xml:space="preserve"> image </w:t>
      </w:r>
      <w:proofErr w:type="spellStart"/>
      <w:r w:rsidRPr="008C5870">
        <w:rPr>
          <w:rFonts w:ascii="Times New Roman" w:eastAsia="宋体" w:hAnsi="Times New Roman" w:cs="Times New Roman"/>
          <w:bCs/>
          <w:color w:val="auto"/>
          <w:sz w:val="24"/>
          <w:szCs w:val="24"/>
          <w:rPrChange w:id="462" w:author="User" w:date="2016-11-08T16:06:00Z">
            <w:rPr>
              <w:rFonts w:ascii="Times-Roman" w:eastAsia="Times-Roman" w:cs="Times-Roman"/>
              <w:color w:val="auto"/>
              <w:sz w:val="24"/>
              <w:szCs w:val="24"/>
            </w:rPr>
          </w:rPrChange>
        </w:rPr>
        <w:t>hierarchy,ge</w:t>
      </w:r>
      <w:proofErr w:type="spellEnd"/>
      <w:r w:rsidRPr="008C5870">
        <w:rPr>
          <w:rFonts w:ascii="Times New Roman" w:eastAsia="宋体" w:hAnsi="Times New Roman" w:cs="Times New Roman"/>
          <w:bCs/>
          <w:color w:val="auto"/>
          <w:sz w:val="24"/>
          <w:szCs w:val="24"/>
          <w:rPrChange w:id="463"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64" w:author="User" w:date="2016-11-08T16:06:00Z">
            <w:rPr>
              <w:rFonts w:ascii="Times-Roman" w:eastAsia="Times-Roman" w:cs="Times-Roman"/>
              <w:color w:val="auto"/>
              <w:sz w:val="24"/>
              <w:szCs w:val="24"/>
            </w:rPr>
          </w:rPrChange>
        </w:rPr>
        <w:t>hierarchy,minative</w:t>
      </w:r>
      <w:proofErr w:type="spellEnd"/>
      <w:r w:rsidRPr="008C5870">
        <w:rPr>
          <w:rFonts w:ascii="Times New Roman" w:eastAsia="宋体" w:hAnsi="Times New Roman" w:cs="Times New Roman"/>
          <w:bCs/>
          <w:color w:val="auto"/>
          <w:sz w:val="24"/>
          <w:szCs w:val="24"/>
          <w:rPrChange w:id="465" w:author="User" w:date="2016-11-08T16:06:00Z">
            <w:rPr>
              <w:rFonts w:ascii="Times-Roman" w:eastAsia="Times-Roman" w:cs="Times-Roman"/>
              <w:color w:val="auto"/>
              <w:sz w:val="24"/>
              <w:szCs w:val="24"/>
            </w:rPr>
          </w:rPrChange>
        </w:rPr>
        <w:t xml:space="preserve"> Dictionary Learning With </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466" w:author="User" w:date="2016-11-08T16:06:00Z">
            <w:rPr>
              <w:rFonts w:ascii="Times-Roman" w:eastAsia="Times-Roman" w:cs="Times-Roman"/>
              <w:color w:val="auto"/>
              <w:sz w:val="24"/>
              <w:szCs w:val="24"/>
            </w:rPr>
          </w:rPrChange>
        </w:rPr>
      </w:pPr>
      <w:r w:rsidRPr="008C5870">
        <w:rPr>
          <w:rFonts w:ascii="Times New Roman" w:eastAsia="宋体" w:hAnsi="Times New Roman" w:cs="Times New Roman"/>
          <w:bCs/>
          <w:color w:val="auto"/>
          <w:sz w:val="24"/>
          <w:szCs w:val="24"/>
          <w:rPrChange w:id="467" w:author="User" w:date="2016-11-08T16:06:00Z">
            <w:rPr>
              <w:rFonts w:ascii="Times-Roman" w:eastAsia="Times-Roman" w:cs="Times-Roman"/>
              <w:color w:val="auto"/>
              <w:sz w:val="24"/>
              <w:szCs w:val="24"/>
            </w:rPr>
          </w:rPrChange>
        </w:rPr>
        <w:t xml:space="preserve">[10] T. Gao and D. </w:t>
      </w:r>
      <w:proofErr w:type="spellStart"/>
      <w:r w:rsidRPr="008C5870">
        <w:rPr>
          <w:rFonts w:ascii="Times New Roman" w:eastAsia="宋体" w:hAnsi="Times New Roman" w:cs="Times New Roman"/>
          <w:bCs/>
          <w:color w:val="auto"/>
          <w:sz w:val="24"/>
          <w:szCs w:val="24"/>
          <w:rPrChange w:id="468" w:author="User" w:date="2016-11-08T16:06:00Z">
            <w:rPr>
              <w:rFonts w:ascii="Times-Roman" w:eastAsia="Times-Roman" w:cs="Times-Roman"/>
              <w:color w:val="auto"/>
              <w:sz w:val="24"/>
              <w:szCs w:val="24"/>
            </w:rPr>
          </w:rPrChange>
        </w:rPr>
        <w:t>Koller</w:t>
      </w:r>
      <w:proofErr w:type="spellEnd"/>
      <w:r w:rsidRPr="008C5870">
        <w:rPr>
          <w:rFonts w:ascii="Times New Roman" w:eastAsia="宋体" w:hAnsi="Times New Roman" w:cs="Times New Roman"/>
          <w:bCs/>
          <w:color w:val="auto"/>
          <w:sz w:val="24"/>
          <w:szCs w:val="24"/>
          <w:rPrChange w:id="469"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70" w:author="User" w:date="2016-11-08T16:06:00Z">
            <w:rPr>
              <w:rFonts w:ascii="Times-Roman" w:eastAsia="Times-Roman" w:cs="Times-Roman"/>
              <w:color w:val="auto"/>
              <w:sz w:val="24"/>
              <w:szCs w:val="24"/>
            </w:rPr>
          </w:rPrChange>
        </w:rPr>
        <w:t>ller</w:t>
      </w:r>
      <w:proofErr w:type="spellEnd"/>
      <w:r w:rsidRPr="008C5870">
        <w:rPr>
          <w:rFonts w:ascii="Times New Roman" w:eastAsia="宋体" w:hAnsi="Times New Roman" w:cs="Times New Roman"/>
          <w:bCs/>
          <w:color w:val="auto"/>
          <w:sz w:val="24"/>
          <w:szCs w:val="24"/>
          <w:rPrChange w:id="471" w:author="User" w:date="2016-11-08T16:06:00Z">
            <w:rPr>
              <w:rFonts w:ascii="Times-Roman" w:eastAsia="Times-Roman" w:cs="Times-Roman"/>
              <w:color w:val="auto"/>
              <w:sz w:val="24"/>
              <w:szCs w:val="24"/>
            </w:rPr>
          </w:rPrChange>
        </w:rPr>
        <w:t xml:space="preserve">, Gao and D. Koller, hy,minative Dictionary Learning With Application to Large Scale Image ClICCV, Nov. 2011, pp. 20720727220[11] R. </w:t>
      </w:r>
      <w:proofErr w:type="spellStart"/>
      <w:r w:rsidRPr="008C5870">
        <w:rPr>
          <w:rFonts w:ascii="Times New Roman" w:eastAsia="宋体" w:hAnsi="Times New Roman" w:cs="Times New Roman"/>
          <w:bCs/>
          <w:color w:val="auto"/>
          <w:sz w:val="24"/>
          <w:szCs w:val="24"/>
          <w:rPrChange w:id="472" w:author="User" w:date="2016-11-08T16:06:00Z">
            <w:rPr>
              <w:rFonts w:ascii="Times-Roman" w:eastAsia="Times-Roman" w:cs="Times-Roman"/>
              <w:color w:val="auto"/>
              <w:sz w:val="24"/>
              <w:szCs w:val="24"/>
            </w:rPr>
          </w:rPrChange>
        </w:rPr>
        <w:t>Salakhutdinov</w:t>
      </w:r>
      <w:proofErr w:type="spellEnd"/>
      <w:r w:rsidRPr="008C5870">
        <w:rPr>
          <w:rFonts w:ascii="Times New Roman" w:eastAsia="宋体" w:hAnsi="Times New Roman" w:cs="Times New Roman"/>
          <w:bCs/>
          <w:color w:val="auto"/>
          <w:sz w:val="24"/>
          <w:szCs w:val="24"/>
          <w:rPrChange w:id="473" w:author="User" w:date="2016-11-08T16:06:00Z">
            <w:rPr>
              <w:rFonts w:ascii="Times-Roman" w:eastAsia="Times-Roman" w:cs="Times-Roman"/>
              <w:color w:val="auto"/>
              <w:sz w:val="24"/>
              <w:szCs w:val="24"/>
            </w:rPr>
          </w:rPrChange>
        </w:rPr>
        <w:t xml:space="preserve">, A. </w:t>
      </w:r>
      <w:proofErr w:type="spellStart"/>
      <w:r w:rsidRPr="008C5870">
        <w:rPr>
          <w:rFonts w:ascii="Times New Roman" w:eastAsia="宋体" w:hAnsi="Times New Roman" w:cs="Times New Roman"/>
          <w:bCs/>
          <w:color w:val="auto"/>
          <w:sz w:val="24"/>
          <w:szCs w:val="24"/>
          <w:rPrChange w:id="474" w:author="User" w:date="2016-11-08T16:06:00Z">
            <w:rPr>
              <w:rFonts w:ascii="Times-Roman" w:eastAsia="Times-Roman" w:cs="Times-Roman"/>
              <w:color w:val="auto"/>
              <w:sz w:val="24"/>
              <w:szCs w:val="24"/>
            </w:rPr>
          </w:rPrChange>
        </w:rPr>
        <w:t>Torralba</w:t>
      </w:r>
      <w:proofErr w:type="spellEnd"/>
      <w:r w:rsidRPr="008C5870">
        <w:rPr>
          <w:rFonts w:ascii="Times New Roman" w:eastAsia="宋体" w:hAnsi="Times New Roman" w:cs="Times New Roman"/>
          <w:bCs/>
          <w:color w:val="auto"/>
          <w:sz w:val="24"/>
          <w:szCs w:val="24"/>
          <w:rPrChange w:id="475" w:author="User" w:date="2016-11-08T16:06:00Z">
            <w:rPr>
              <w:rFonts w:ascii="Times-Roman" w:eastAsia="Times-Roman" w:cs="Times-Roman"/>
              <w:color w:val="auto"/>
              <w:sz w:val="24"/>
              <w:szCs w:val="24"/>
            </w:rPr>
          </w:rPrChange>
        </w:rPr>
        <w:t xml:space="preserve">, and J. </w:t>
      </w:r>
      <w:proofErr w:type="spellStart"/>
      <w:r w:rsidRPr="008C5870">
        <w:rPr>
          <w:rFonts w:ascii="Times New Roman" w:eastAsia="宋体" w:hAnsi="Times New Roman" w:cs="Times New Roman"/>
          <w:bCs/>
          <w:color w:val="auto"/>
          <w:sz w:val="24"/>
          <w:szCs w:val="24"/>
          <w:rPrChange w:id="476" w:author="User" w:date="2016-11-08T16:06:00Z">
            <w:rPr>
              <w:rFonts w:ascii="Times-Roman" w:eastAsia="Times-Roman" w:cs="Times-Roman"/>
              <w:color w:val="auto"/>
              <w:sz w:val="24"/>
              <w:szCs w:val="24"/>
            </w:rPr>
          </w:rPrChange>
        </w:rPr>
        <w:t>Tenenbaum</w:t>
      </w:r>
      <w:proofErr w:type="spellEnd"/>
      <w:r w:rsidRPr="008C5870">
        <w:rPr>
          <w:rFonts w:ascii="Times New Roman" w:eastAsia="宋体" w:hAnsi="Times New Roman" w:cs="Times New Roman"/>
          <w:bCs/>
          <w:color w:val="auto"/>
          <w:sz w:val="24"/>
          <w:szCs w:val="24"/>
          <w:rPrChange w:id="477"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78" w:author="User" w:date="2016-11-08T16:06:00Z">
            <w:rPr>
              <w:rFonts w:ascii="Times-Roman" w:eastAsia="Times-Roman" w:cs="Times-Roman"/>
              <w:color w:val="auto"/>
              <w:sz w:val="24"/>
              <w:szCs w:val="24"/>
            </w:rPr>
          </w:rPrChange>
        </w:rPr>
        <w:t>nenbaum</w:t>
      </w:r>
      <w:proofErr w:type="spellEnd"/>
      <w:r w:rsidRPr="008C5870">
        <w:rPr>
          <w:rFonts w:ascii="Times New Roman" w:eastAsia="宋体" w:hAnsi="Times New Roman" w:cs="Times New Roman"/>
          <w:bCs/>
          <w:color w:val="auto"/>
          <w:sz w:val="24"/>
          <w:szCs w:val="24"/>
          <w:rPrChange w:id="479"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80" w:author="User" w:date="2016-11-08T16:06:00Z">
            <w:rPr>
              <w:rFonts w:ascii="Times-Roman" w:eastAsia="Times-Roman" w:cs="Times-Roman"/>
              <w:color w:val="auto"/>
              <w:sz w:val="24"/>
              <w:szCs w:val="24"/>
            </w:rPr>
          </w:rPrChange>
        </w:rPr>
        <w:t>nenbaum</w:t>
      </w:r>
      <w:proofErr w:type="spellEnd"/>
      <w:r w:rsidRPr="008C5870">
        <w:rPr>
          <w:rFonts w:ascii="Times New Roman" w:eastAsia="宋体" w:hAnsi="Times New Roman" w:cs="Times New Roman"/>
          <w:bCs/>
          <w:color w:val="auto"/>
          <w:sz w:val="24"/>
          <w:szCs w:val="24"/>
          <w:rPrChange w:id="481" w:author="User" w:date="2016-11-08T16:06:00Z">
            <w:rPr>
              <w:rFonts w:ascii="Times-Roman" w:eastAsia="Times-Roman" w:cs="Times-Roman"/>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482" w:author="User" w:date="2016-11-08T16:06:00Z">
            <w:rPr>
              <w:rFonts w:ascii="Times-Roman" w:eastAsia="Times-Roman" w:cs="Times-Roman"/>
              <w:color w:val="auto"/>
              <w:sz w:val="24"/>
              <w:szCs w:val="24"/>
            </w:rPr>
          </w:rPrChange>
        </w:rPr>
        <w:t>enbaum</w:t>
      </w:r>
      <w:proofErr w:type="spellEnd"/>
      <w:r w:rsidRPr="008C5870">
        <w:rPr>
          <w:rFonts w:ascii="Times New Roman" w:eastAsia="宋体" w:hAnsi="Times New Roman" w:cs="Times New Roman"/>
          <w:bCs/>
          <w:color w:val="auto"/>
          <w:sz w:val="24"/>
          <w:szCs w:val="24"/>
          <w:rPrChange w:id="483" w:author="User" w:date="2016-11-08T16:06:00Z">
            <w:rPr>
              <w:rFonts w:ascii="Times-Roman" w:eastAsia="Times-Roman" w:cs="Times-Roman"/>
              <w:color w:val="auto"/>
              <w:sz w:val="24"/>
              <w:szCs w:val="24"/>
            </w:rPr>
          </w:rPrChange>
        </w:rPr>
        <w:t>, aum, . Tenenbaum, enbaum, ning With Application to Large Scale Image ClICCV, Nov. 2011, pp</w:t>
      </w:r>
    </w:p>
    <w:p w:rsidR="00D41862" w:rsidRPr="008C5870" w:rsidRDefault="00D41862" w:rsidP="00D41862">
      <w:pPr>
        <w:spacing w:line="300" w:lineRule="auto"/>
        <w:rPr>
          <w:rFonts w:ascii="Times New Roman" w:eastAsia="宋体" w:hAnsi="Times New Roman" w:cs="Times New Roman"/>
          <w:bCs/>
          <w:color w:val="auto"/>
          <w:sz w:val="24"/>
          <w:szCs w:val="24"/>
          <w:rPrChange w:id="484" w:author="User" w:date="2016-11-08T16:06:00Z">
            <w:rPr>
              <w:rFonts w:ascii="Times New Roman" w:hAnsi="Times New Roman" w:cs="Times New Roman"/>
              <w:sz w:val="24"/>
              <w:szCs w:val="24"/>
            </w:rPr>
          </w:rPrChange>
        </w:rPr>
      </w:pPr>
      <w:r w:rsidRPr="008C5870" w:rsidDel="00EA4144">
        <w:rPr>
          <w:rFonts w:ascii="Times New Roman" w:eastAsia="宋体" w:hAnsi="Times New Roman" w:cs="Times New Roman"/>
          <w:bCs/>
          <w:color w:val="auto"/>
          <w:sz w:val="24"/>
          <w:szCs w:val="24"/>
          <w:rPrChange w:id="485" w:author="User" w:date="2016-11-08T16:06:00Z">
            <w:rPr>
              <w:rFonts w:ascii="Times-Roman" w:eastAsia="Times-Roman" w:cs="Times-Roman"/>
              <w:color w:val="auto"/>
              <w:sz w:val="24"/>
              <w:szCs w:val="24"/>
            </w:rPr>
          </w:rPrChange>
        </w:rPr>
        <w:t xml:space="preserve"> </w:t>
      </w:r>
      <w:r w:rsidRPr="008C5870">
        <w:rPr>
          <w:rFonts w:ascii="Times New Roman" w:eastAsia="宋体" w:hAnsi="Times New Roman" w:cs="Times New Roman"/>
          <w:bCs/>
          <w:color w:val="auto"/>
          <w:sz w:val="24"/>
          <w:szCs w:val="24"/>
          <w:rPrChange w:id="486" w:author="User" w:date="2016-11-08T16:06:00Z">
            <w:rPr>
              <w:rFonts w:ascii="Times New Roman" w:hAnsi="Times New Roman" w:cs="Times New Roman"/>
              <w:sz w:val="24"/>
              <w:szCs w:val="24"/>
            </w:rPr>
          </w:rPrChange>
        </w:rPr>
        <w:t>[12]</w:t>
      </w:r>
      <w:r w:rsidRPr="008C5870">
        <w:rPr>
          <w:rFonts w:ascii="Times New Roman" w:eastAsia="宋体" w:hAnsi="Times New Roman" w:cs="Times New Roman"/>
          <w:bCs/>
          <w:color w:val="auto"/>
          <w:sz w:val="24"/>
          <w:szCs w:val="24"/>
          <w:rPrChange w:id="487" w:author="User" w:date="2016-11-08T16:06:00Z">
            <w:rPr>
              <w:rFonts w:ascii="Times New Roman" w:hAnsi="Times New Roman" w:cs="Times New Roman"/>
              <w:sz w:val="24"/>
              <w:szCs w:val="24"/>
            </w:rPr>
          </w:rPrChange>
        </w:rPr>
        <w:tab/>
        <w:t xml:space="preserve">R. </w:t>
      </w:r>
      <w:proofErr w:type="spellStart"/>
      <w:r w:rsidRPr="008C5870">
        <w:rPr>
          <w:rFonts w:ascii="Times New Roman" w:eastAsia="宋体" w:hAnsi="Times New Roman" w:cs="Times New Roman"/>
          <w:bCs/>
          <w:color w:val="auto"/>
          <w:sz w:val="24"/>
          <w:szCs w:val="24"/>
          <w:rPrChange w:id="488" w:author="User" w:date="2016-11-08T16:06:00Z">
            <w:rPr>
              <w:rFonts w:ascii="Times New Roman" w:hAnsi="Times New Roman" w:cs="Times New Roman"/>
              <w:sz w:val="24"/>
              <w:szCs w:val="24"/>
            </w:rPr>
          </w:rPrChange>
        </w:rPr>
        <w:t>Girshick</w:t>
      </w:r>
      <w:proofErr w:type="spellEnd"/>
      <w:r w:rsidRPr="008C5870">
        <w:rPr>
          <w:rFonts w:ascii="Times New Roman" w:eastAsia="宋体" w:hAnsi="Times New Roman" w:cs="Times New Roman"/>
          <w:bCs/>
          <w:color w:val="auto"/>
          <w:sz w:val="24"/>
          <w:szCs w:val="24"/>
          <w:rPrChange w:id="489" w:author="User" w:date="2016-11-08T16:06:00Z">
            <w:rPr>
              <w:rFonts w:ascii="Times New Roman" w:hAnsi="Times New Roman" w:cs="Times New Roman"/>
              <w:sz w:val="24"/>
              <w:szCs w:val="24"/>
            </w:rPr>
          </w:rPrChange>
        </w:rPr>
        <w:t>, J. Donahue, T. Darrell, and J. Malik, "Rich feature hierarchies for accurate object detection and semantic segmentation," in Proceedings of the IEEE conference on computer vision and pattern recognition, 2014, pp. 580-587.</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490" w:author="User" w:date="2016-11-08T16:06:00Z">
            <w:rPr>
              <w:rFonts w:ascii="Times New Roman" w:hAnsi="Times New Roman" w:cs="Times New Roman"/>
              <w:sz w:val="24"/>
              <w:szCs w:val="24"/>
            </w:rPr>
          </w:rPrChange>
        </w:rPr>
      </w:pPr>
      <w:r w:rsidRPr="008C5870" w:rsidDel="00EA4144">
        <w:rPr>
          <w:rFonts w:ascii="Times New Roman" w:eastAsia="宋体" w:hAnsi="Times New Roman" w:cs="Times New Roman"/>
          <w:bCs/>
          <w:color w:val="auto"/>
          <w:sz w:val="24"/>
          <w:szCs w:val="24"/>
          <w:rPrChange w:id="491" w:author="User" w:date="2016-11-08T16:06:00Z">
            <w:rPr>
              <w:rFonts w:ascii="Times-Roman" w:eastAsia="Times-Roman" w:cs="Times-Roman"/>
              <w:color w:val="auto"/>
              <w:sz w:val="24"/>
              <w:szCs w:val="24"/>
            </w:rPr>
          </w:rPrChange>
        </w:rPr>
        <w:t xml:space="preserve"> </w:t>
      </w:r>
      <w:r w:rsidRPr="008C5870">
        <w:rPr>
          <w:rFonts w:ascii="Times New Roman" w:eastAsia="宋体" w:hAnsi="Times New Roman" w:cs="Times New Roman"/>
          <w:bCs/>
          <w:color w:val="auto"/>
          <w:sz w:val="24"/>
          <w:szCs w:val="24"/>
          <w:rPrChange w:id="492" w:author="User" w:date="2016-11-08T16:06:00Z">
            <w:rPr>
              <w:rFonts w:ascii="NimbusRomNo9L-Regu" w:hAnsi="NimbusRomNo9L-Regu" w:cs="NimbusRomNo9L-Regu"/>
              <w:color w:val="auto"/>
              <w:sz w:val="16"/>
              <w:szCs w:val="16"/>
            </w:rPr>
          </w:rPrChange>
        </w:rPr>
        <w:t xml:space="preserve"> </w:t>
      </w:r>
      <w:proofErr w:type="gramStart"/>
      <w:r w:rsidRPr="008C5870">
        <w:rPr>
          <w:rFonts w:ascii="Times New Roman" w:eastAsia="宋体" w:hAnsi="Times New Roman" w:cs="Times New Roman"/>
          <w:bCs/>
          <w:color w:val="auto"/>
          <w:sz w:val="24"/>
          <w:szCs w:val="24"/>
          <w:rPrChange w:id="493" w:author="User" w:date="2016-11-08T16:06:00Z">
            <w:rPr>
              <w:rFonts w:ascii="NimbusRomNo9L-Regu" w:hAnsi="NimbusRomNo9L-Regu" w:cs="NimbusRomNo9L-Regu"/>
              <w:color w:val="auto"/>
              <w:sz w:val="16"/>
              <w:szCs w:val="16"/>
            </w:rPr>
          </w:rPrChange>
        </w:rPr>
        <w:t xml:space="preserve">[13] Y. </w:t>
      </w:r>
      <w:proofErr w:type="spellStart"/>
      <w:r w:rsidRPr="008C5870">
        <w:rPr>
          <w:rFonts w:ascii="Times New Roman" w:eastAsia="宋体" w:hAnsi="Times New Roman" w:cs="Times New Roman"/>
          <w:bCs/>
          <w:color w:val="auto"/>
          <w:sz w:val="24"/>
          <w:szCs w:val="24"/>
          <w:rPrChange w:id="494" w:author="User" w:date="2016-11-08T16:06:00Z">
            <w:rPr>
              <w:rFonts w:ascii="NimbusRomNo9L-Regu" w:hAnsi="NimbusRomNo9L-Regu" w:cs="NimbusRomNo9L-Regu"/>
              <w:color w:val="auto"/>
              <w:sz w:val="16"/>
              <w:szCs w:val="16"/>
            </w:rPr>
          </w:rPrChange>
        </w:rPr>
        <w:t>LeCun</w:t>
      </w:r>
      <w:proofErr w:type="spellEnd"/>
      <w:r w:rsidRPr="008C5870">
        <w:rPr>
          <w:rFonts w:ascii="Times New Roman" w:eastAsia="宋体" w:hAnsi="Times New Roman" w:cs="Times New Roman"/>
          <w:bCs/>
          <w:color w:val="auto"/>
          <w:sz w:val="24"/>
          <w:szCs w:val="24"/>
          <w:rPrChange w:id="495" w:author="User" w:date="2016-11-08T16:06:00Z">
            <w:rPr>
              <w:rFonts w:ascii="NimbusRomNo9L-Regu" w:hAnsi="NimbusRomNo9L-Regu" w:cs="NimbusRomNo9L-Regu"/>
              <w:color w:val="auto"/>
              <w:sz w:val="16"/>
              <w:szCs w:val="16"/>
            </w:rPr>
          </w:rPrChange>
        </w:rPr>
        <w:t xml:space="preserve">, Y. </w:t>
      </w:r>
      <w:proofErr w:type="spellStart"/>
      <w:r w:rsidRPr="008C5870">
        <w:rPr>
          <w:rFonts w:ascii="Times New Roman" w:eastAsia="宋体" w:hAnsi="Times New Roman" w:cs="Times New Roman"/>
          <w:bCs/>
          <w:color w:val="auto"/>
          <w:sz w:val="24"/>
          <w:szCs w:val="24"/>
          <w:rPrChange w:id="496" w:author="User" w:date="2016-11-08T16:06:00Z">
            <w:rPr>
              <w:rFonts w:ascii="NimbusRomNo9L-Regu" w:hAnsi="NimbusRomNo9L-Regu" w:cs="NimbusRomNo9L-Regu"/>
              <w:color w:val="auto"/>
              <w:sz w:val="16"/>
              <w:szCs w:val="16"/>
            </w:rPr>
          </w:rPrChange>
        </w:rPr>
        <w:t>Bengio</w:t>
      </w:r>
      <w:proofErr w:type="spellEnd"/>
      <w:r w:rsidRPr="008C5870">
        <w:rPr>
          <w:rFonts w:ascii="Times New Roman" w:eastAsia="宋体" w:hAnsi="Times New Roman" w:cs="Times New Roman"/>
          <w:bCs/>
          <w:color w:val="auto"/>
          <w:sz w:val="24"/>
          <w:szCs w:val="24"/>
          <w:rPrChange w:id="497" w:author="User" w:date="2016-11-08T16:06:00Z">
            <w:rPr>
              <w:rFonts w:ascii="NimbusRomNo9L-Regu" w:hAnsi="NimbusRomNo9L-Regu" w:cs="NimbusRomNo9L-Regu"/>
              <w:color w:val="auto"/>
              <w:sz w:val="16"/>
              <w:szCs w:val="16"/>
            </w:rPr>
          </w:rPrChange>
        </w:rPr>
        <w:t>, and G. Hinton, “Deep learning,” Nature, vol. 521, 2015.</w:t>
      </w:r>
      <w:proofErr w:type="gramEnd"/>
    </w:p>
    <w:p w:rsidR="00D41862" w:rsidRPr="008C5870" w:rsidRDefault="00D41862" w:rsidP="00D41862">
      <w:pPr>
        <w:spacing w:line="300" w:lineRule="auto"/>
        <w:rPr>
          <w:rFonts w:ascii="Times New Roman" w:eastAsia="宋体" w:hAnsi="Times New Roman" w:cs="Times New Roman"/>
          <w:bCs/>
          <w:color w:val="auto"/>
          <w:sz w:val="24"/>
          <w:szCs w:val="24"/>
          <w:rPrChange w:id="498" w:author="User" w:date="2016-11-08T16:06:00Z">
            <w:rPr>
              <w:rFonts w:ascii="NimbusRomNo9L-Medi" w:hAnsi="NimbusRomNo9L-Medi" w:cs="NimbusRomNo9L-Medi"/>
              <w:color w:val="auto"/>
              <w:sz w:val="32"/>
              <w:szCs w:val="32"/>
            </w:rPr>
          </w:rPrChange>
        </w:rPr>
      </w:pPr>
      <w:r w:rsidRPr="008C5870">
        <w:rPr>
          <w:rFonts w:ascii="Times New Roman" w:eastAsia="宋体" w:hAnsi="Times New Roman" w:cs="Times New Roman"/>
          <w:bCs/>
          <w:color w:val="auto"/>
          <w:sz w:val="24"/>
          <w:szCs w:val="24"/>
          <w:rPrChange w:id="499" w:author="User" w:date="2016-11-08T16:06:00Z">
            <w:rPr>
              <w:rFonts w:ascii="NimbusRomNo9L-Regu" w:hAnsi="NimbusRomNo9L-Regu" w:cs="NimbusRomNo9L-Regu"/>
              <w:color w:val="auto"/>
              <w:sz w:val="22"/>
            </w:rPr>
          </w:rPrChange>
        </w:rPr>
        <w:t xml:space="preserve"> </w:t>
      </w:r>
      <w:proofErr w:type="gramStart"/>
      <w:r w:rsidRPr="008C5870">
        <w:rPr>
          <w:rFonts w:ascii="Times New Roman" w:eastAsia="宋体" w:hAnsi="Times New Roman" w:cs="Times New Roman"/>
          <w:bCs/>
          <w:color w:val="auto"/>
          <w:sz w:val="24"/>
          <w:szCs w:val="24"/>
          <w:rPrChange w:id="500" w:author="User" w:date="2016-11-08T16:06:00Z">
            <w:rPr>
              <w:rFonts w:ascii="NimbusRomNo9L-Regu" w:hAnsi="NimbusRomNo9L-Regu" w:cs="NimbusRomNo9L-Regu"/>
              <w:color w:val="auto"/>
              <w:sz w:val="22"/>
            </w:rPr>
          </w:rPrChange>
        </w:rPr>
        <w:t xml:space="preserve">[14] Daniel </w:t>
      </w:r>
      <w:proofErr w:type="spellStart"/>
      <w:r w:rsidRPr="008C5870">
        <w:rPr>
          <w:rFonts w:ascii="Times New Roman" w:eastAsia="宋体" w:hAnsi="Times New Roman" w:cs="Times New Roman"/>
          <w:bCs/>
          <w:color w:val="auto"/>
          <w:sz w:val="24"/>
          <w:szCs w:val="24"/>
          <w:rPrChange w:id="501" w:author="User" w:date="2016-11-08T16:06:00Z">
            <w:rPr>
              <w:rFonts w:ascii="NimbusRomNo9L-Regu" w:hAnsi="NimbusRomNo9L-Regu" w:cs="NimbusRomNo9L-Regu"/>
              <w:color w:val="auto"/>
              <w:sz w:val="22"/>
            </w:rPr>
          </w:rPrChange>
        </w:rPr>
        <w:t>Maturana</w:t>
      </w:r>
      <w:proofErr w:type="spellEnd"/>
      <w:r w:rsidRPr="008C5870">
        <w:rPr>
          <w:rFonts w:ascii="Times New Roman" w:eastAsia="宋体" w:hAnsi="Times New Roman" w:cs="Times New Roman"/>
          <w:bCs/>
          <w:color w:val="auto"/>
          <w:sz w:val="24"/>
          <w:szCs w:val="24"/>
          <w:rPrChange w:id="502" w:author="User" w:date="2016-11-08T16:06:00Z">
            <w:rPr>
              <w:rFonts w:ascii="NimbusRomNo9L-Regu" w:hAnsi="NimbusRomNo9L-Regu" w:cs="NimbusRomNo9L-Regu"/>
              <w:color w:val="auto"/>
              <w:sz w:val="22"/>
            </w:rPr>
          </w:rPrChange>
        </w:rPr>
        <w:t xml:space="preserve"> and Sebastian Scherer.</w:t>
      </w:r>
      <w:proofErr w:type="gramEnd"/>
      <w:r w:rsidRPr="008C5870">
        <w:rPr>
          <w:rFonts w:ascii="Times New Roman" w:eastAsia="宋体" w:hAnsi="Times New Roman" w:cs="Times New Roman"/>
          <w:bCs/>
          <w:color w:val="auto"/>
          <w:sz w:val="24"/>
          <w:szCs w:val="24"/>
          <w:rPrChange w:id="503" w:author="User" w:date="2016-11-08T16:06:00Z">
            <w:rPr>
              <w:rFonts w:ascii="NimbusRomNo9L-Regu" w:hAnsi="NimbusRomNo9L-Regu" w:cs="NimbusRomNo9L-Regu"/>
              <w:color w:val="auto"/>
              <w:sz w:val="22"/>
            </w:rPr>
          </w:rPrChange>
        </w:rPr>
        <w:t xml:space="preserve"> </w:t>
      </w:r>
      <w:proofErr w:type="spellStart"/>
      <w:r w:rsidRPr="008C5870">
        <w:rPr>
          <w:rFonts w:ascii="Times New Roman" w:eastAsia="宋体" w:hAnsi="Times New Roman" w:cs="Times New Roman"/>
          <w:bCs/>
          <w:color w:val="auto"/>
          <w:sz w:val="24"/>
          <w:szCs w:val="24"/>
          <w:rPrChange w:id="504" w:author="User" w:date="2016-11-08T16:06:00Z">
            <w:rPr>
              <w:rFonts w:ascii="NimbusRomNo9L-Medi" w:hAnsi="NimbusRomNo9L-Medi" w:cs="NimbusRomNo9L-Medi"/>
              <w:color w:val="auto"/>
              <w:sz w:val="32"/>
              <w:szCs w:val="32"/>
            </w:rPr>
          </w:rPrChange>
        </w:rPr>
        <w:t>VoxNet</w:t>
      </w:r>
      <w:proofErr w:type="spellEnd"/>
      <w:r w:rsidRPr="008C5870">
        <w:rPr>
          <w:rFonts w:ascii="Times New Roman" w:eastAsia="宋体" w:hAnsi="Times New Roman" w:cs="Times New Roman"/>
          <w:bCs/>
          <w:color w:val="auto"/>
          <w:sz w:val="24"/>
          <w:szCs w:val="24"/>
          <w:rPrChange w:id="505" w:author="User" w:date="2016-11-08T16:06:00Z">
            <w:rPr>
              <w:rFonts w:ascii="NimbusRomNo9L-Medi" w:hAnsi="NimbusRomNo9L-Medi" w:cs="NimbusRomNo9L-Medi"/>
              <w:color w:val="auto"/>
              <w:sz w:val="32"/>
              <w:szCs w:val="32"/>
            </w:rPr>
          </w:rPrChange>
        </w:rPr>
        <w:t xml:space="preserve">: </w:t>
      </w:r>
      <w:proofErr w:type="gramStart"/>
      <w:r w:rsidRPr="008C5870">
        <w:rPr>
          <w:rFonts w:ascii="Times New Roman" w:eastAsia="宋体" w:hAnsi="Times New Roman" w:cs="Times New Roman"/>
          <w:bCs/>
          <w:color w:val="auto"/>
          <w:sz w:val="24"/>
          <w:szCs w:val="24"/>
          <w:rPrChange w:id="506" w:author="User" w:date="2016-11-08T16:06:00Z">
            <w:rPr>
              <w:rFonts w:ascii="NimbusRomNo9L-Medi" w:hAnsi="NimbusRomNo9L-Medi" w:cs="NimbusRomNo9L-Medi"/>
              <w:color w:val="auto"/>
              <w:sz w:val="32"/>
              <w:szCs w:val="32"/>
            </w:rPr>
          </w:rPrChange>
        </w:rPr>
        <w:t>A 3D</w:t>
      </w:r>
      <w:proofErr w:type="gramEnd"/>
      <w:r w:rsidRPr="008C5870">
        <w:rPr>
          <w:rFonts w:ascii="Times New Roman" w:eastAsia="宋体" w:hAnsi="Times New Roman" w:cs="Times New Roman"/>
          <w:bCs/>
          <w:color w:val="auto"/>
          <w:sz w:val="24"/>
          <w:szCs w:val="24"/>
          <w:rPrChange w:id="507" w:author="User" w:date="2016-11-08T16:06:00Z">
            <w:rPr>
              <w:rFonts w:ascii="NimbusRomNo9L-Medi" w:hAnsi="NimbusRomNo9L-Medi" w:cs="NimbusRomNo9L-Medi"/>
              <w:color w:val="auto"/>
              <w:sz w:val="32"/>
              <w:szCs w:val="32"/>
            </w:rPr>
          </w:rPrChange>
        </w:rPr>
        <w:t xml:space="preserve"> Convolutional Neural Network for Real-Time Object Recognition.</w:t>
      </w:r>
    </w:p>
    <w:p w:rsidR="00D41862" w:rsidRPr="008C5870" w:rsidRDefault="00D41862" w:rsidP="00D41862">
      <w:pPr>
        <w:spacing w:line="300" w:lineRule="auto"/>
        <w:rPr>
          <w:rFonts w:ascii="Times New Roman" w:eastAsia="宋体" w:hAnsi="Times New Roman" w:cs="Times New Roman"/>
          <w:bCs/>
          <w:color w:val="auto"/>
          <w:sz w:val="24"/>
          <w:szCs w:val="24"/>
          <w:rPrChange w:id="508" w:author="User" w:date="2016-11-08T16:06:00Z">
            <w:rPr/>
          </w:rPrChange>
        </w:rPr>
      </w:pPr>
      <w:proofErr w:type="gramStart"/>
      <w:r w:rsidRPr="008C5870">
        <w:rPr>
          <w:rFonts w:ascii="Times New Roman" w:eastAsia="宋体" w:hAnsi="Times New Roman" w:cs="Times New Roman"/>
          <w:bCs/>
          <w:color w:val="auto"/>
          <w:sz w:val="24"/>
          <w:szCs w:val="24"/>
          <w:rPrChange w:id="509" w:author="User" w:date="2016-11-08T16:06:00Z">
            <w:rPr/>
          </w:rPrChange>
        </w:rPr>
        <w:t xml:space="preserve">[15] C. R. Qi, H. Su, M. </w:t>
      </w:r>
      <w:proofErr w:type="spellStart"/>
      <w:r w:rsidRPr="008C5870">
        <w:rPr>
          <w:rFonts w:ascii="Times New Roman" w:eastAsia="宋体" w:hAnsi="Times New Roman" w:cs="Times New Roman"/>
          <w:bCs/>
          <w:color w:val="auto"/>
          <w:sz w:val="24"/>
          <w:szCs w:val="24"/>
          <w:rPrChange w:id="510" w:author="User" w:date="2016-11-08T16:06:00Z">
            <w:rPr/>
          </w:rPrChange>
        </w:rPr>
        <w:t>Nießner</w:t>
      </w:r>
      <w:proofErr w:type="spellEnd"/>
      <w:r w:rsidRPr="008C5870">
        <w:rPr>
          <w:rFonts w:ascii="Times New Roman" w:eastAsia="宋体" w:hAnsi="Times New Roman" w:cs="Times New Roman"/>
          <w:bCs/>
          <w:color w:val="auto"/>
          <w:sz w:val="24"/>
          <w:szCs w:val="24"/>
          <w:rPrChange w:id="511" w:author="User" w:date="2016-11-08T16:06:00Z">
            <w:rPr/>
          </w:rPrChange>
        </w:rPr>
        <w:t xml:space="preserve">, A. Dai, M. Yan, and L. </w:t>
      </w:r>
      <w:proofErr w:type="spellStart"/>
      <w:r w:rsidRPr="008C5870">
        <w:rPr>
          <w:rFonts w:ascii="Times New Roman" w:eastAsia="宋体" w:hAnsi="Times New Roman" w:cs="Times New Roman"/>
          <w:bCs/>
          <w:color w:val="auto"/>
          <w:sz w:val="24"/>
          <w:szCs w:val="24"/>
          <w:rPrChange w:id="512" w:author="User" w:date="2016-11-08T16:06:00Z">
            <w:rPr/>
          </w:rPrChange>
        </w:rPr>
        <w:t>Guibas</w:t>
      </w:r>
      <w:proofErr w:type="spellEnd"/>
      <w:r w:rsidRPr="008C5870">
        <w:rPr>
          <w:rFonts w:ascii="Times New Roman" w:eastAsia="宋体" w:hAnsi="Times New Roman" w:cs="Times New Roman"/>
          <w:bCs/>
          <w:color w:val="auto"/>
          <w:sz w:val="24"/>
          <w:szCs w:val="24"/>
          <w:rPrChange w:id="513" w:author="User" w:date="2016-11-08T16:06:00Z">
            <w:rPr/>
          </w:rPrChange>
        </w:rPr>
        <w:t>.</w:t>
      </w:r>
      <w:proofErr w:type="gramEnd"/>
      <w:r w:rsidRPr="008C5870">
        <w:rPr>
          <w:rFonts w:ascii="Times New Roman" w:eastAsia="宋体" w:hAnsi="Times New Roman" w:cs="Times New Roman"/>
          <w:bCs/>
          <w:color w:val="auto"/>
          <w:sz w:val="24"/>
          <w:szCs w:val="24"/>
          <w:rPrChange w:id="514" w:author="User" w:date="2016-11-08T16:06:00Z">
            <w:rPr/>
          </w:rPrChange>
        </w:rPr>
        <w:t xml:space="preserve"> </w:t>
      </w:r>
      <w:proofErr w:type="gramStart"/>
      <w:r w:rsidRPr="008C5870">
        <w:rPr>
          <w:rFonts w:ascii="Times New Roman" w:eastAsia="宋体" w:hAnsi="Times New Roman" w:cs="Times New Roman"/>
          <w:bCs/>
          <w:color w:val="auto"/>
          <w:sz w:val="24"/>
          <w:szCs w:val="24"/>
          <w:rPrChange w:id="515" w:author="User" w:date="2016-11-08T16:06:00Z">
            <w:rPr/>
          </w:rPrChange>
        </w:rPr>
        <w:t xml:space="preserve">Volumetric and multi-view </w:t>
      </w:r>
      <w:proofErr w:type="spellStart"/>
      <w:r w:rsidRPr="008C5870">
        <w:rPr>
          <w:rFonts w:ascii="Times New Roman" w:eastAsia="宋体" w:hAnsi="Times New Roman" w:cs="Times New Roman"/>
          <w:bCs/>
          <w:color w:val="auto"/>
          <w:sz w:val="24"/>
          <w:szCs w:val="24"/>
          <w:rPrChange w:id="516" w:author="User" w:date="2016-11-08T16:06:00Z">
            <w:rPr/>
          </w:rPrChange>
        </w:rPr>
        <w:t>cnns</w:t>
      </w:r>
      <w:proofErr w:type="spellEnd"/>
      <w:r w:rsidRPr="008C5870">
        <w:rPr>
          <w:rFonts w:ascii="Times New Roman" w:eastAsia="宋体" w:hAnsi="Times New Roman" w:cs="Times New Roman"/>
          <w:bCs/>
          <w:color w:val="auto"/>
          <w:sz w:val="24"/>
          <w:szCs w:val="24"/>
          <w:rPrChange w:id="517" w:author="User" w:date="2016-11-08T16:06:00Z">
            <w:rPr/>
          </w:rPrChange>
        </w:rPr>
        <w:t xml:space="preserve"> for object classification on 3d data.</w:t>
      </w:r>
      <w:proofErr w:type="gramEnd"/>
      <w:r w:rsidRPr="008C5870">
        <w:rPr>
          <w:rFonts w:ascii="Times New Roman" w:eastAsia="宋体" w:hAnsi="Times New Roman" w:cs="Times New Roman"/>
          <w:bCs/>
          <w:color w:val="auto"/>
          <w:sz w:val="24"/>
          <w:szCs w:val="24"/>
          <w:rPrChange w:id="518" w:author="User" w:date="2016-11-08T16:06:00Z">
            <w:rPr/>
          </w:rPrChange>
        </w:rPr>
        <w:t xml:space="preserve"> In Proc. Computer Vision and Pattern Recognition (CVPR), IEEE, 2016.</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519" w:author="User" w:date="2016-11-08T16:06:00Z">
            <w:rPr>
              <w:rFonts w:ascii="NimbusRomNo9L-Regu" w:hAnsi="NimbusRomNo9L-Regu" w:cs="NimbusRomNo9L-Regu"/>
              <w:color w:val="auto"/>
              <w:sz w:val="16"/>
              <w:szCs w:val="16"/>
            </w:rPr>
          </w:rPrChange>
        </w:rPr>
      </w:pPr>
      <w:r w:rsidRPr="008C5870">
        <w:rPr>
          <w:rFonts w:ascii="Times New Roman" w:eastAsia="宋体" w:hAnsi="Times New Roman" w:cs="Times New Roman"/>
          <w:bCs/>
          <w:color w:val="auto"/>
          <w:sz w:val="24"/>
          <w:szCs w:val="24"/>
          <w:rPrChange w:id="520" w:author="User" w:date="2016-11-08T16:06:00Z">
            <w:rPr>
              <w:rFonts w:ascii="NimbusRomNo9L-Regu" w:hAnsi="NimbusRomNo9L-Regu" w:cs="NimbusRomNo9L-Regu"/>
              <w:color w:val="auto"/>
              <w:sz w:val="16"/>
              <w:szCs w:val="16"/>
            </w:rPr>
          </w:rPrChange>
        </w:rPr>
        <w:t>[16</w:t>
      </w:r>
      <w:proofErr w:type="gramStart"/>
      <w:r w:rsidRPr="008C5870">
        <w:rPr>
          <w:rFonts w:ascii="Times New Roman" w:eastAsia="宋体" w:hAnsi="Times New Roman" w:cs="Times New Roman"/>
          <w:bCs/>
          <w:color w:val="auto"/>
          <w:sz w:val="24"/>
          <w:szCs w:val="24"/>
          <w:rPrChange w:id="521" w:author="User" w:date="2016-11-08T16:06:00Z">
            <w:rPr>
              <w:rFonts w:ascii="NimbusRomNo9L-Regu" w:hAnsi="NimbusRomNo9L-Regu" w:cs="NimbusRomNo9L-Regu"/>
              <w:color w:val="auto"/>
              <w:sz w:val="16"/>
              <w:szCs w:val="16"/>
            </w:rPr>
          </w:rPrChange>
        </w:rPr>
        <w:t>]  A</w:t>
      </w:r>
      <w:proofErr w:type="gramEnd"/>
      <w:r w:rsidRPr="008C5870">
        <w:rPr>
          <w:rFonts w:ascii="Times New Roman" w:eastAsia="宋体" w:hAnsi="Times New Roman" w:cs="Times New Roman"/>
          <w:bCs/>
          <w:color w:val="auto"/>
          <w:sz w:val="24"/>
          <w:szCs w:val="24"/>
          <w:rPrChange w:id="522" w:author="User" w:date="2016-11-08T16:06:00Z">
            <w:rPr/>
          </w:rPrChange>
        </w:rPr>
        <w:t xml:space="preserve">. </w:t>
      </w:r>
      <w:proofErr w:type="spellStart"/>
      <w:r w:rsidRPr="008C5870">
        <w:rPr>
          <w:rFonts w:ascii="Times New Roman" w:eastAsia="宋体" w:hAnsi="Times New Roman" w:cs="Times New Roman"/>
          <w:bCs/>
          <w:color w:val="auto"/>
          <w:sz w:val="24"/>
          <w:szCs w:val="24"/>
          <w:rPrChange w:id="523" w:author="User" w:date="2016-11-08T16:06:00Z">
            <w:rPr/>
          </w:rPrChange>
        </w:rPr>
        <w:t>Stuhlsatz</w:t>
      </w:r>
      <w:proofErr w:type="spellEnd"/>
      <w:r w:rsidRPr="008C5870">
        <w:rPr>
          <w:rFonts w:ascii="Times New Roman" w:eastAsia="宋体" w:hAnsi="Times New Roman" w:cs="Times New Roman"/>
          <w:bCs/>
          <w:color w:val="auto"/>
          <w:sz w:val="24"/>
          <w:szCs w:val="24"/>
          <w:rPrChange w:id="524" w:author="User" w:date="2016-11-08T16:06:00Z">
            <w:rPr/>
          </w:rPrChange>
        </w:rPr>
        <w:t xml:space="preserve">, J. </w:t>
      </w:r>
      <w:proofErr w:type="spellStart"/>
      <w:r w:rsidRPr="008C5870">
        <w:rPr>
          <w:rFonts w:ascii="Times New Roman" w:eastAsia="宋体" w:hAnsi="Times New Roman" w:cs="Times New Roman"/>
          <w:bCs/>
          <w:color w:val="auto"/>
          <w:sz w:val="24"/>
          <w:szCs w:val="24"/>
          <w:rPrChange w:id="525" w:author="User" w:date="2016-11-08T16:06:00Z">
            <w:rPr/>
          </w:rPrChange>
        </w:rPr>
        <w:t>Lippel</w:t>
      </w:r>
      <w:proofErr w:type="spellEnd"/>
      <w:r w:rsidRPr="008C5870">
        <w:rPr>
          <w:rFonts w:ascii="Times New Roman" w:eastAsia="宋体" w:hAnsi="Times New Roman" w:cs="Times New Roman"/>
          <w:bCs/>
          <w:color w:val="auto"/>
          <w:sz w:val="24"/>
          <w:szCs w:val="24"/>
          <w:rPrChange w:id="526" w:author="User" w:date="2016-11-08T16:06:00Z">
            <w:rPr/>
          </w:rPrChange>
        </w:rPr>
        <w:t xml:space="preserve">, and T. </w:t>
      </w:r>
      <w:proofErr w:type="spellStart"/>
      <w:r w:rsidRPr="008C5870">
        <w:rPr>
          <w:rFonts w:ascii="Times New Roman" w:eastAsia="宋体" w:hAnsi="Times New Roman" w:cs="Times New Roman"/>
          <w:bCs/>
          <w:color w:val="auto"/>
          <w:sz w:val="24"/>
          <w:szCs w:val="24"/>
          <w:rPrChange w:id="527" w:author="User" w:date="2016-11-08T16:06:00Z">
            <w:rPr/>
          </w:rPrChange>
        </w:rPr>
        <w:t>Zielke</w:t>
      </w:r>
      <w:proofErr w:type="spellEnd"/>
      <w:r w:rsidRPr="008C5870">
        <w:rPr>
          <w:rFonts w:ascii="Times New Roman" w:eastAsia="宋体" w:hAnsi="Times New Roman" w:cs="Times New Roman"/>
          <w:bCs/>
          <w:color w:val="auto"/>
          <w:sz w:val="24"/>
          <w:szCs w:val="24"/>
          <w:rPrChange w:id="528" w:author="User" w:date="2016-11-08T16:06:00Z">
            <w:rPr/>
          </w:rPrChange>
        </w:rPr>
        <w:t xml:space="preserve">, “Feature extraction with deep neural networks by a generalized discriminant analysis,” IEEE Trans. Neural </w:t>
      </w:r>
      <w:proofErr w:type="spellStart"/>
      <w:r w:rsidRPr="008C5870">
        <w:rPr>
          <w:rFonts w:ascii="Times New Roman" w:eastAsia="宋体" w:hAnsi="Times New Roman" w:cs="Times New Roman"/>
          <w:bCs/>
          <w:color w:val="auto"/>
          <w:sz w:val="24"/>
          <w:szCs w:val="24"/>
          <w:rPrChange w:id="529" w:author="User" w:date="2016-11-08T16:06:00Z">
            <w:rPr/>
          </w:rPrChange>
        </w:rPr>
        <w:t>Netw</w:t>
      </w:r>
      <w:proofErr w:type="spellEnd"/>
      <w:r w:rsidRPr="008C5870">
        <w:rPr>
          <w:rFonts w:ascii="Times New Roman" w:eastAsia="宋体" w:hAnsi="Times New Roman" w:cs="Times New Roman"/>
          <w:bCs/>
          <w:color w:val="auto"/>
          <w:sz w:val="24"/>
          <w:szCs w:val="24"/>
          <w:rPrChange w:id="530" w:author="User" w:date="2016-11-08T16:06:00Z">
            <w:rPr/>
          </w:rPrChange>
        </w:rPr>
        <w:t>. Learn. Syst., vol. 23, no. 4, pp. 596–608, Apr. 2012.</w:t>
      </w:r>
    </w:p>
    <w:p w:rsidR="00D41862" w:rsidRPr="008C5870" w:rsidRDefault="00D41862" w:rsidP="00D41862">
      <w:pPr>
        <w:spacing w:line="300" w:lineRule="auto"/>
        <w:rPr>
          <w:rFonts w:ascii="Times New Roman" w:eastAsia="宋体" w:hAnsi="Times New Roman" w:cs="Times New Roman"/>
          <w:bCs/>
          <w:color w:val="auto"/>
          <w:sz w:val="24"/>
          <w:szCs w:val="24"/>
          <w:rPrChange w:id="531" w:author="User" w:date="2016-11-08T16:06:00Z">
            <w:rPr>
              <w:rFonts w:ascii="NimbusRomNo9L-Medi" w:hAnsi="NimbusRomNo9L-Medi" w:cs="NimbusRomNo9L-Medi"/>
              <w:color w:val="auto"/>
              <w:sz w:val="32"/>
              <w:szCs w:val="32"/>
            </w:rPr>
          </w:rPrChange>
        </w:rPr>
      </w:pPr>
    </w:p>
    <w:p w:rsidR="00D41862" w:rsidRPr="008C5870" w:rsidRDefault="00D41862" w:rsidP="00D41862">
      <w:pPr>
        <w:spacing w:line="300" w:lineRule="auto"/>
        <w:rPr>
          <w:rFonts w:ascii="Times New Roman" w:eastAsia="宋体" w:hAnsi="Times New Roman" w:cs="Times New Roman"/>
          <w:bCs/>
          <w:color w:val="auto"/>
          <w:sz w:val="24"/>
          <w:szCs w:val="24"/>
          <w:rPrChange w:id="532" w:author="User" w:date="2016-11-08T16:06:00Z">
            <w:rPr>
              <w:rFonts w:ascii="font000000001cc15791" w:hAnsi="font000000001cc15791" w:cs="font000000001cc15791"/>
              <w:color w:val="auto"/>
              <w:sz w:val="29"/>
              <w:szCs w:val="29"/>
            </w:rPr>
          </w:rPrChange>
        </w:rPr>
      </w:pPr>
      <w:r w:rsidRPr="008C5870">
        <w:rPr>
          <w:rFonts w:ascii="Times New Roman" w:eastAsia="宋体" w:hAnsi="Times New Roman" w:cs="Times New Roman"/>
          <w:bCs/>
          <w:color w:val="auto"/>
          <w:sz w:val="24"/>
          <w:szCs w:val="24"/>
          <w:rPrChange w:id="533" w:author="User" w:date="2016-11-08T16:06:00Z">
            <w:rPr>
              <w:rFonts w:ascii="font000000001cc15791" w:hAnsi="font000000001cc15791" w:cs="font000000001cc15791"/>
              <w:color w:val="auto"/>
              <w:sz w:val="29"/>
              <w:szCs w:val="29"/>
            </w:rPr>
          </w:rPrChange>
        </w:rPr>
        <w:t xml:space="preserve">[17] Wang </w:t>
      </w:r>
      <w:proofErr w:type="spellStart"/>
      <w:r w:rsidRPr="008C5870">
        <w:rPr>
          <w:rFonts w:ascii="Times New Roman" w:eastAsia="宋体" w:hAnsi="Times New Roman" w:cs="Times New Roman"/>
          <w:bCs/>
          <w:color w:val="auto"/>
          <w:sz w:val="24"/>
          <w:szCs w:val="24"/>
          <w:rPrChange w:id="534" w:author="User" w:date="2016-11-08T16:06:00Z">
            <w:rPr>
              <w:rFonts w:ascii="font000000001cc15791" w:hAnsi="font000000001cc15791" w:cs="font000000001cc15791"/>
              <w:color w:val="auto"/>
              <w:sz w:val="29"/>
              <w:szCs w:val="29"/>
            </w:rPr>
          </w:rPrChange>
        </w:rPr>
        <w:t>jiang</w:t>
      </w:r>
      <w:proofErr w:type="spellEnd"/>
      <w:r w:rsidRPr="008C5870">
        <w:rPr>
          <w:rFonts w:ascii="Times New Roman" w:eastAsia="宋体" w:hAnsi="Times New Roman" w:cs="Times New Roman"/>
          <w:bCs/>
          <w:color w:val="auto"/>
          <w:sz w:val="24"/>
          <w:szCs w:val="24"/>
          <w:rPrChange w:id="535" w:author="User" w:date="2016-11-08T16:06:00Z">
            <w:rPr>
              <w:rFonts w:ascii="font000000001cc15791" w:hAnsi="font000000001cc15791" w:cs="font000000001cc15791"/>
              <w:color w:val="auto"/>
              <w:sz w:val="29"/>
              <w:szCs w:val="29"/>
            </w:rPr>
          </w:rPrChange>
        </w:rPr>
        <w:t>. CNN-RNN: A Unified Framework for Multi-label Image Classification</w:t>
      </w:r>
    </w:p>
    <w:p w:rsidR="00D41862" w:rsidRPr="008C5870" w:rsidRDefault="00D41862" w:rsidP="00D41862">
      <w:pPr>
        <w:spacing w:line="300" w:lineRule="auto"/>
        <w:rPr>
          <w:rFonts w:ascii="Times New Roman" w:eastAsia="宋体" w:hAnsi="Times New Roman" w:cs="Times New Roman"/>
          <w:bCs/>
          <w:color w:val="auto"/>
          <w:sz w:val="24"/>
          <w:szCs w:val="24"/>
          <w:rPrChange w:id="536" w:author="User" w:date="2016-11-08T16:06:00Z">
            <w:rPr>
              <w:rFonts w:ascii="AdvP6EC0" w:hAnsi="AdvP6EC0" w:cs="AdvP6EC0"/>
              <w:color w:val="auto"/>
              <w:sz w:val="48"/>
              <w:szCs w:val="48"/>
            </w:rPr>
          </w:rPrChange>
        </w:rPr>
      </w:pPr>
      <w:r w:rsidRPr="008C5870">
        <w:rPr>
          <w:rFonts w:ascii="Times New Roman" w:eastAsia="宋体" w:hAnsi="Times New Roman" w:cs="Times New Roman"/>
          <w:bCs/>
          <w:color w:val="auto"/>
          <w:sz w:val="24"/>
          <w:szCs w:val="24"/>
          <w:rPrChange w:id="537" w:author="User" w:date="2016-11-08T16:06:00Z">
            <w:rPr>
              <w:rFonts w:ascii="AdvP6EC0" w:hAnsi="AdvP6EC0" w:cs="AdvP6EC0"/>
              <w:color w:val="auto"/>
              <w:sz w:val="22"/>
            </w:rPr>
          </w:rPrChange>
        </w:rPr>
        <w:t xml:space="preserve">[18] </w:t>
      </w:r>
      <w:proofErr w:type="spellStart"/>
      <w:r w:rsidRPr="008C5870">
        <w:rPr>
          <w:rFonts w:ascii="Times New Roman" w:eastAsia="宋体" w:hAnsi="Times New Roman" w:cs="Times New Roman"/>
          <w:bCs/>
          <w:color w:val="auto"/>
          <w:sz w:val="24"/>
          <w:szCs w:val="24"/>
          <w:rPrChange w:id="538" w:author="User" w:date="2016-11-08T16:06:00Z">
            <w:rPr>
              <w:rFonts w:ascii="AdvP6EC0" w:hAnsi="AdvP6EC0" w:cs="AdvP6EC0"/>
              <w:color w:val="auto"/>
              <w:sz w:val="22"/>
            </w:rPr>
          </w:rPrChange>
        </w:rPr>
        <w:t>Cle´ment</w:t>
      </w:r>
      <w:proofErr w:type="spellEnd"/>
      <w:r w:rsidRPr="008C5870">
        <w:rPr>
          <w:rFonts w:ascii="Times New Roman" w:eastAsia="宋体" w:hAnsi="Times New Roman" w:cs="Times New Roman"/>
          <w:bCs/>
          <w:color w:val="auto"/>
          <w:sz w:val="24"/>
          <w:szCs w:val="24"/>
          <w:rPrChange w:id="539" w:author="User" w:date="2016-11-08T16:06:00Z">
            <w:rPr>
              <w:rFonts w:ascii="AdvP6EC0" w:hAnsi="AdvP6EC0" w:cs="AdvP6EC0"/>
              <w:color w:val="auto"/>
              <w:sz w:val="22"/>
            </w:rPr>
          </w:rPrChange>
        </w:rPr>
        <w:t xml:space="preserve"> </w:t>
      </w:r>
      <w:proofErr w:type="spellStart"/>
      <w:r w:rsidRPr="008C5870">
        <w:rPr>
          <w:rFonts w:ascii="Times New Roman" w:eastAsia="宋体" w:hAnsi="Times New Roman" w:cs="Times New Roman"/>
          <w:bCs/>
          <w:color w:val="auto"/>
          <w:sz w:val="24"/>
          <w:szCs w:val="24"/>
          <w:rPrChange w:id="540" w:author="User" w:date="2016-11-08T16:06:00Z">
            <w:rPr>
              <w:rFonts w:ascii="AdvP6EC0" w:hAnsi="AdvP6EC0" w:cs="AdvP6EC0"/>
              <w:color w:val="auto"/>
              <w:sz w:val="22"/>
            </w:rPr>
          </w:rPrChange>
        </w:rPr>
        <w:t>Farabet</w:t>
      </w:r>
      <w:proofErr w:type="spellEnd"/>
      <w:r w:rsidRPr="008C5870">
        <w:rPr>
          <w:rFonts w:ascii="Times New Roman" w:eastAsia="宋体" w:hAnsi="Times New Roman" w:cs="Times New Roman"/>
          <w:bCs/>
          <w:color w:val="auto"/>
          <w:sz w:val="24"/>
          <w:szCs w:val="24"/>
          <w:rPrChange w:id="541" w:author="User" w:date="2016-11-08T16:06:00Z">
            <w:rPr>
              <w:rFonts w:ascii="AdvP6EC0" w:hAnsi="AdvP6EC0" w:cs="AdvP6EC0"/>
              <w:color w:val="auto"/>
              <w:sz w:val="22"/>
            </w:rPr>
          </w:rPrChange>
        </w:rPr>
        <w:t>, Learning Hierarchical Features for Scene Labeling</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542" w:author="User" w:date="2016-11-08T16:06:00Z">
            <w:rPr>
              <w:rFonts w:ascii="AdvP6EC0" w:hAnsi="AdvP6EC0" w:cs="AdvP6EC0"/>
              <w:color w:val="auto"/>
              <w:sz w:val="48"/>
              <w:szCs w:val="48"/>
            </w:rPr>
          </w:rPrChange>
        </w:rPr>
      </w:pPr>
      <w:proofErr w:type="gramStart"/>
      <w:r w:rsidRPr="008C5870">
        <w:rPr>
          <w:rFonts w:ascii="Times New Roman" w:eastAsia="宋体" w:hAnsi="Times New Roman" w:cs="Times New Roman"/>
          <w:bCs/>
          <w:color w:val="auto"/>
          <w:sz w:val="24"/>
          <w:szCs w:val="24"/>
          <w:rPrChange w:id="543" w:author="User" w:date="2016-11-08T16:06:00Z">
            <w:rPr>
              <w:rFonts w:ascii="NimbusRomNo9L-Regu" w:hAnsi="NimbusRomNo9L-Regu" w:cs="NimbusRomNo9L-Regu"/>
              <w:color w:val="auto"/>
              <w:sz w:val="24"/>
              <w:szCs w:val="24"/>
            </w:rPr>
          </w:rPrChange>
        </w:rPr>
        <w:t xml:space="preserve">[19] </w:t>
      </w:r>
      <w:proofErr w:type="spellStart"/>
      <w:r w:rsidRPr="008C5870">
        <w:rPr>
          <w:rFonts w:ascii="Times New Roman" w:eastAsia="宋体" w:hAnsi="Times New Roman" w:cs="Times New Roman"/>
          <w:bCs/>
          <w:color w:val="auto"/>
          <w:sz w:val="24"/>
          <w:szCs w:val="24"/>
          <w:rPrChange w:id="544" w:author="User" w:date="2016-11-08T16:06:00Z">
            <w:rPr>
              <w:rFonts w:ascii="NimbusRomNo9L-Regu" w:hAnsi="NimbusRomNo9L-Regu" w:cs="NimbusRomNo9L-Regu"/>
              <w:color w:val="auto"/>
              <w:sz w:val="24"/>
              <w:szCs w:val="24"/>
            </w:rPr>
          </w:rPrChange>
        </w:rPr>
        <w:t>Jin</w:t>
      </w:r>
      <w:proofErr w:type="spellEnd"/>
      <w:r w:rsidRPr="008C5870">
        <w:rPr>
          <w:rFonts w:ascii="Times New Roman" w:eastAsia="宋体" w:hAnsi="Times New Roman" w:cs="Times New Roman"/>
          <w:bCs/>
          <w:color w:val="auto"/>
          <w:sz w:val="24"/>
          <w:szCs w:val="24"/>
          <w:rPrChange w:id="545" w:author="User" w:date="2016-11-08T16:06:00Z">
            <w:rPr>
              <w:rFonts w:ascii="NimbusRomNo9L-Regu" w:hAnsi="NimbusRomNo9L-Regu" w:cs="NimbusRomNo9L-Regu"/>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546" w:author="User" w:date="2016-11-08T16:06:00Z">
            <w:rPr>
              <w:rFonts w:ascii="NimbusRomNo9L-Regu" w:hAnsi="NimbusRomNo9L-Regu" w:cs="NimbusRomNo9L-Regu"/>
              <w:color w:val="auto"/>
              <w:sz w:val="24"/>
              <w:szCs w:val="24"/>
            </w:rPr>
          </w:rPrChange>
        </w:rPr>
        <w:t>Xie</w:t>
      </w:r>
      <w:proofErr w:type="spellEnd"/>
      <w:r w:rsidRPr="008C5870">
        <w:rPr>
          <w:rFonts w:ascii="Times New Roman" w:eastAsia="宋体" w:hAnsi="Times New Roman" w:cs="Times New Roman"/>
          <w:bCs/>
          <w:color w:val="auto"/>
          <w:sz w:val="24"/>
          <w:szCs w:val="24"/>
          <w:rPrChange w:id="547" w:author="User" w:date="2016-11-08T16:06:00Z">
            <w:rPr>
              <w:rFonts w:ascii="NimbusRomNo9L-Regu" w:hAnsi="NimbusRomNo9L-Regu" w:cs="NimbusRomNo9L-Regu"/>
              <w:color w:val="auto"/>
              <w:sz w:val="24"/>
              <w:szCs w:val="24"/>
            </w:rPr>
          </w:rPrChange>
        </w:rPr>
        <w:t xml:space="preserve">, Yi </w:t>
      </w:r>
      <w:proofErr w:type="spellStart"/>
      <w:r w:rsidRPr="008C5870">
        <w:rPr>
          <w:rFonts w:ascii="Times New Roman" w:eastAsia="宋体" w:hAnsi="Times New Roman" w:cs="Times New Roman"/>
          <w:bCs/>
          <w:color w:val="auto"/>
          <w:sz w:val="24"/>
          <w:szCs w:val="24"/>
          <w:rPrChange w:id="548" w:author="User" w:date="2016-11-08T16:06:00Z">
            <w:rPr>
              <w:rFonts w:ascii="NimbusRomNo9L-Regu" w:hAnsi="NimbusRomNo9L-Regu" w:cs="NimbusRomNo9L-Regu"/>
              <w:color w:val="auto"/>
              <w:sz w:val="24"/>
              <w:szCs w:val="24"/>
            </w:rPr>
          </w:rPrChange>
        </w:rPr>
        <w:t>Fangy</w:t>
      </w:r>
      <w:proofErr w:type="spellEnd"/>
      <w:r w:rsidRPr="008C5870">
        <w:rPr>
          <w:rFonts w:ascii="Times New Roman" w:eastAsia="宋体" w:hAnsi="Times New Roman" w:cs="Times New Roman"/>
          <w:bCs/>
          <w:color w:val="auto"/>
          <w:sz w:val="24"/>
          <w:szCs w:val="24"/>
          <w:rPrChange w:id="549" w:author="User" w:date="2016-11-08T16:06:00Z">
            <w:rPr>
              <w:rFonts w:ascii="NimbusRomNo9L-Regu" w:hAnsi="NimbusRomNo9L-Regu" w:cs="NimbusRomNo9L-Regu"/>
              <w:color w:val="auto"/>
              <w:sz w:val="24"/>
              <w:szCs w:val="24"/>
            </w:rPr>
          </w:rPrChange>
        </w:rPr>
        <w:t xml:space="preserve">, Fan </w:t>
      </w:r>
      <w:proofErr w:type="spellStart"/>
      <w:r w:rsidRPr="008C5870">
        <w:rPr>
          <w:rFonts w:ascii="Times New Roman" w:eastAsia="宋体" w:hAnsi="Times New Roman" w:cs="Times New Roman"/>
          <w:bCs/>
          <w:color w:val="auto"/>
          <w:sz w:val="24"/>
          <w:szCs w:val="24"/>
          <w:rPrChange w:id="550" w:author="User" w:date="2016-11-08T16:06:00Z">
            <w:rPr>
              <w:rFonts w:ascii="NimbusRomNo9L-Regu" w:hAnsi="NimbusRomNo9L-Regu" w:cs="NimbusRomNo9L-Regu"/>
              <w:color w:val="auto"/>
              <w:sz w:val="24"/>
              <w:szCs w:val="24"/>
            </w:rPr>
          </w:rPrChange>
        </w:rPr>
        <w:t>Zhuy</w:t>
      </w:r>
      <w:proofErr w:type="spellEnd"/>
      <w:r w:rsidRPr="008C5870">
        <w:rPr>
          <w:rFonts w:ascii="Times New Roman" w:eastAsia="宋体" w:hAnsi="Times New Roman" w:cs="Times New Roman"/>
          <w:bCs/>
          <w:color w:val="auto"/>
          <w:sz w:val="24"/>
          <w:szCs w:val="24"/>
          <w:rPrChange w:id="551" w:author="User" w:date="2016-11-08T16:06:00Z">
            <w:rPr>
              <w:rFonts w:ascii="NimbusRomNo9L-Regu" w:hAnsi="NimbusRomNo9L-Regu" w:cs="NimbusRomNo9L-Regu"/>
              <w:color w:val="auto"/>
              <w:sz w:val="24"/>
              <w:szCs w:val="24"/>
            </w:rPr>
          </w:rPrChange>
        </w:rPr>
        <w:t>, and Edward Wong.</w:t>
      </w:r>
      <w:proofErr w:type="gramEnd"/>
      <w:r w:rsidRPr="008C5870">
        <w:rPr>
          <w:rFonts w:ascii="Times New Roman" w:eastAsia="宋体" w:hAnsi="Times New Roman" w:cs="Times New Roman"/>
          <w:bCs/>
          <w:color w:val="auto"/>
          <w:sz w:val="24"/>
          <w:szCs w:val="24"/>
          <w:rPrChange w:id="552" w:author="User" w:date="2016-11-08T16:06:00Z">
            <w:rPr>
              <w:rFonts w:ascii="CMSY8" w:hAnsi="CMSY8" w:cs="CMSY8"/>
              <w:color w:val="auto"/>
              <w:sz w:val="16"/>
              <w:szCs w:val="16"/>
            </w:rPr>
          </w:rPrChange>
        </w:rPr>
        <w:t xml:space="preserve"> </w:t>
      </w:r>
      <w:proofErr w:type="spellStart"/>
      <w:r w:rsidRPr="008C5870">
        <w:rPr>
          <w:rFonts w:ascii="Times New Roman" w:eastAsia="宋体" w:hAnsi="Times New Roman" w:cs="Times New Roman"/>
          <w:bCs/>
          <w:color w:val="auto"/>
          <w:sz w:val="24"/>
          <w:szCs w:val="24"/>
          <w:rPrChange w:id="553" w:author="User" w:date="2016-11-08T16:06:00Z">
            <w:rPr>
              <w:rFonts w:ascii="NimbusRomNo9L-Medi" w:hAnsi="NimbusRomNo9L-Medi" w:cs="NimbusRomNo9L-Medi"/>
              <w:color w:val="auto"/>
              <w:sz w:val="29"/>
              <w:szCs w:val="29"/>
            </w:rPr>
          </w:rPrChange>
        </w:rPr>
        <w:t>DeepShape</w:t>
      </w:r>
      <w:proofErr w:type="spellEnd"/>
      <w:r w:rsidRPr="008C5870">
        <w:rPr>
          <w:rFonts w:ascii="Times New Roman" w:eastAsia="宋体" w:hAnsi="Times New Roman" w:cs="Times New Roman"/>
          <w:bCs/>
          <w:color w:val="auto"/>
          <w:sz w:val="24"/>
          <w:szCs w:val="24"/>
          <w:rPrChange w:id="554" w:author="User" w:date="2016-11-08T16:06:00Z">
            <w:rPr>
              <w:rFonts w:ascii="NimbusRomNo9L-Medi" w:hAnsi="NimbusRomNo9L-Medi" w:cs="NimbusRomNo9L-Medi"/>
              <w:color w:val="auto"/>
              <w:sz w:val="29"/>
              <w:szCs w:val="29"/>
            </w:rPr>
          </w:rPrChange>
        </w:rPr>
        <w:t>: Deep Learned Shape Descriptor for 3D Shape Matching and Retrieval</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555" w:author="User" w:date="2016-11-08T16:06:00Z">
            <w:rPr>
              <w:rFonts w:ascii="NimbusRomNo9L-Regu" w:hAnsi="NimbusRomNo9L-Regu" w:cs="NimbusRomNo9L-Regu"/>
              <w:color w:val="auto"/>
              <w:sz w:val="18"/>
              <w:szCs w:val="18"/>
            </w:rPr>
          </w:rPrChange>
        </w:rPr>
      </w:pPr>
      <w:proofErr w:type="gramStart"/>
      <w:r w:rsidRPr="008C5870">
        <w:rPr>
          <w:rFonts w:ascii="Times New Roman" w:eastAsia="宋体" w:hAnsi="Times New Roman" w:cs="Times New Roman"/>
          <w:bCs/>
          <w:color w:val="auto"/>
          <w:sz w:val="24"/>
          <w:szCs w:val="24"/>
          <w:rPrChange w:id="556" w:author="User" w:date="2016-11-08T16:06:00Z">
            <w:rPr>
              <w:rFonts w:ascii="NimbusRomNo9L-Regu" w:hAnsi="NimbusRomNo9L-Regu" w:cs="NimbusRomNo9L-Regu"/>
              <w:color w:val="auto"/>
              <w:sz w:val="18"/>
              <w:szCs w:val="18"/>
            </w:rPr>
          </w:rPrChange>
        </w:rPr>
        <w:t xml:space="preserve">[20] H.S. </w:t>
      </w:r>
      <w:proofErr w:type="spellStart"/>
      <w:r w:rsidRPr="008C5870">
        <w:rPr>
          <w:rFonts w:ascii="Times New Roman" w:eastAsia="宋体" w:hAnsi="Times New Roman" w:cs="Times New Roman"/>
          <w:bCs/>
          <w:color w:val="auto"/>
          <w:sz w:val="24"/>
          <w:szCs w:val="24"/>
          <w:rPrChange w:id="557" w:author="User" w:date="2016-11-08T16:06:00Z">
            <w:rPr>
              <w:rFonts w:ascii="NimbusRomNo9L-Regu" w:hAnsi="NimbusRomNo9L-Regu" w:cs="NimbusRomNo9L-Regu"/>
              <w:color w:val="auto"/>
              <w:sz w:val="18"/>
              <w:szCs w:val="18"/>
            </w:rPr>
          </w:rPrChange>
        </w:rPr>
        <w:t>Koppula</w:t>
      </w:r>
      <w:proofErr w:type="spellEnd"/>
      <w:r w:rsidRPr="008C5870">
        <w:rPr>
          <w:rFonts w:ascii="Times New Roman" w:eastAsia="宋体" w:hAnsi="Times New Roman" w:cs="Times New Roman"/>
          <w:bCs/>
          <w:color w:val="auto"/>
          <w:sz w:val="24"/>
          <w:szCs w:val="24"/>
          <w:rPrChange w:id="558" w:author="User" w:date="2016-11-08T16:06:00Z">
            <w:rPr>
              <w:rFonts w:ascii="NimbusRomNo9L-Regu" w:hAnsi="NimbusRomNo9L-Regu" w:cs="NimbusRomNo9L-Regu"/>
              <w:color w:val="auto"/>
              <w:sz w:val="18"/>
              <w:szCs w:val="18"/>
            </w:rPr>
          </w:rPrChange>
        </w:rPr>
        <w:t xml:space="preserve">, A. </w:t>
      </w:r>
      <w:proofErr w:type="spellStart"/>
      <w:r w:rsidRPr="008C5870">
        <w:rPr>
          <w:rFonts w:ascii="Times New Roman" w:eastAsia="宋体" w:hAnsi="Times New Roman" w:cs="Times New Roman"/>
          <w:bCs/>
          <w:color w:val="auto"/>
          <w:sz w:val="24"/>
          <w:szCs w:val="24"/>
          <w:rPrChange w:id="559" w:author="User" w:date="2016-11-08T16:06:00Z">
            <w:rPr>
              <w:rFonts w:ascii="NimbusRomNo9L-Regu" w:hAnsi="NimbusRomNo9L-Regu" w:cs="NimbusRomNo9L-Regu"/>
              <w:color w:val="auto"/>
              <w:sz w:val="18"/>
              <w:szCs w:val="18"/>
            </w:rPr>
          </w:rPrChange>
        </w:rPr>
        <w:t>Anand</w:t>
      </w:r>
      <w:proofErr w:type="spellEnd"/>
      <w:r w:rsidRPr="008C5870">
        <w:rPr>
          <w:rFonts w:ascii="Times New Roman" w:eastAsia="宋体" w:hAnsi="Times New Roman" w:cs="Times New Roman"/>
          <w:bCs/>
          <w:color w:val="auto"/>
          <w:sz w:val="24"/>
          <w:szCs w:val="24"/>
          <w:rPrChange w:id="560" w:author="User" w:date="2016-11-08T16:06:00Z">
            <w:rPr>
              <w:rFonts w:ascii="NimbusRomNo9L-Regu" w:hAnsi="NimbusRomNo9L-Regu" w:cs="NimbusRomNo9L-Regu"/>
              <w:color w:val="auto"/>
              <w:sz w:val="18"/>
              <w:szCs w:val="18"/>
            </w:rPr>
          </w:rPrChange>
        </w:rPr>
        <w:t xml:space="preserve">, T. </w:t>
      </w:r>
      <w:proofErr w:type="spellStart"/>
      <w:r w:rsidRPr="008C5870">
        <w:rPr>
          <w:rFonts w:ascii="Times New Roman" w:eastAsia="宋体" w:hAnsi="Times New Roman" w:cs="Times New Roman"/>
          <w:bCs/>
          <w:color w:val="auto"/>
          <w:sz w:val="24"/>
          <w:szCs w:val="24"/>
          <w:rPrChange w:id="561" w:author="User" w:date="2016-11-08T16:06:00Z">
            <w:rPr>
              <w:rFonts w:ascii="NimbusRomNo9L-Regu" w:hAnsi="NimbusRomNo9L-Regu" w:cs="NimbusRomNo9L-Regu"/>
              <w:color w:val="auto"/>
              <w:sz w:val="18"/>
              <w:szCs w:val="18"/>
            </w:rPr>
          </w:rPrChange>
        </w:rPr>
        <w:t>Joachims</w:t>
      </w:r>
      <w:proofErr w:type="spellEnd"/>
      <w:r w:rsidRPr="008C5870">
        <w:rPr>
          <w:rFonts w:ascii="Times New Roman" w:eastAsia="宋体" w:hAnsi="Times New Roman" w:cs="Times New Roman"/>
          <w:bCs/>
          <w:color w:val="auto"/>
          <w:sz w:val="24"/>
          <w:szCs w:val="24"/>
          <w:rPrChange w:id="562" w:author="User" w:date="2016-11-08T16:06:00Z">
            <w:rPr>
              <w:rFonts w:ascii="NimbusRomNo9L-Regu" w:hAnsi="NimbusRomNo9L-Regu" w:cs="NimbusRomNo9L-Regu"/>
              <w:color w:val="auto"/>
              <w:sz w:val="18"/>
              <w:szCs w:val="18"/>
            </w:rPr>
          </w:rPrChange>
        </w:rPr>
        <w:t xml:space="preserve">, and A. </w:t>
      </w:r>
      <w:proofErr w:type="spellStart"/>
      <w:r w:rsidRPr="008C5870">
        <w:rPr>
          <w:rFonts w:ascii="Times New Roman" w:eastAsia="宋体" w:hAnsi="Times New Roman" w:cs="Times New Roman"/>
          <w:bCs/>
          <w:color w:val="auto"/>
          <w:sz w:val="24"/>
          <w:szCs w:val="24"/>
          <w:rPrChange w:id="563" w:author="User" w:date="2016-11-08T16:06:00Z">
            <w:rPr>
              <w:rFonts w:ascii="NimbusRomNo9L-Regu" w:hAnsi="NimbusRomNo9L-Regu" w:cs="NimbusRomNo9L-Regu"/>
              <w:color w:val="auto"/>
              <w:sz w:val="18"/>
              <w:szCs w:val="18"/>
            </w:rPr>
          </w:rPrChange>
        </w:rPr>
        <w:t>Saxena</w:t>
      </w:r>
      <w:proofErr w:type="spellEnd"/>
      <w:r w:rsidRPr="008C5870">
        <w:rPr>
          <w:rFonts w:ascii="Times New Roman" w:eastAsia="宋体" w:hAnsi="Times New Roman" w:cs="Times New Roman"/>
          <w:bCs/>
          <w:color w:val="auto"/>
          <w:sz w:val="24"/>
          <w:szCs w:val="24"/>
          <w:rPrChange w:id="564" w:author="User" w:date="2016-11-08T16:06:00Z">
            <w:rPr>
              <w:rFonts w:ascii="NimbusRomNo9L-Regu" w:hAnsi="NimbusRomNo9L-Regu" w:cs="NimbusRomNo9L-Regu"/>
              <w:color w:val="auto"/>
              <w:sz w:val="18"/>
              <w:szCs w:val="18"/>
            </w:rPr>
          </w:rPrChange>
        </w:rPr>
        <w:t>.</w:t>
      </w:r>
      <w:proofErr w:type="gramEnd"/>
      <w:r w:rsidRPr="008C5870">
        <w:rPr>
          <w:rFonts w:ascii="Times New Roman" w:eastAsia="宋体" w:hAnsi="Times New Roman" w:cs="Times New Roman"/>
          <w:bCs/>
          <w:color w:val="auto"/>
          <w:sz w:val="24"/>
          <w:szCs w:val="24"/>
          <w:rPrChange w:id="565" w:author="User" w:date="2016-11-08T16:06:00Z">
            <w:rPr>
              <w:rFonts w:ascii="NimbusRomNo9L-Regu" w:hAnsi="NimbusRomNo9L-Regu" w:cs="NimbusRomNo9L-Regu"/>
              <w:color w:val="auto"/>
              <w:sz w:val="18"/>
              <w:szCs w:val="18"/>
            </w:rPr>
          </w:rPrChange>
        </w:rPr>
        <w:t xml:space="preserve"> Semantic labeling of 3d point clouds for indoor</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566" w:author="User" w:date="2016-11-08T16:06:00Z">
            <w:rPr>
              <w:rFonts w:ascii="NimbusRomNo9L-Regu" w:hAnsi="NimbusRomNo9L-Regu" w:cs="NimbusRomNo9L-Regu"/>
              <w:color w:val="auto"/>
              <w:sz w:val="18"/>
              <w:szCs w:val="18"/>
            </w:rPr>
          </w:rPrChange>
        </w:rPr>
      </w:pPr>
      <w:proofErr w:type="gramStart"/>
      <w:r w:rsidRPr="008C5870">
        <w:rPr>
          <w:rFonts w:ascii="Times New Roman" w:eastAsia="宋体" w:hAnsi="Times New Roman" w:cs="Times New Roman"/>
          <w:bCs/>
          <w:color w:val="auto"/>
          <w:sz w:val="24"/>
          <w:szCs w:val="24"/>
          <w:rPrChange w:id="567" w:author="User" w:date="2016-11-08T16:06:00Z">
            <w:rPr>
              <w:rFonts w:ascii="NimbusRomNo9L-Regu" w:hAnsi="NimbusRomNo9L-Regu" w:cs="NimbusRomNo9L-Regu"/>
              <w:color w:val="auto"/>
              <w:sz w:val="18"/>
              <w:szCs w:val="18"/>
            </w:rPr>
          </w:rPrChange>
        </w:rPr>
        <w:t>scenes</w:t>
      </w:r>
      <w:proofErr w:type="gramEnd"/>
      <w:r w:rsidRPr="008C5870">
        <w:rPr>
          <w:rFonts w:ascii="Times New Roman" w:eastAsia="宋体" w:hAnsi="Times New Roman" w:cs="Times New Roman"/>
          <w:bCs/>
          <w:color w:val="auto"/>
          <w:sz w:val="24"/>
          <w:szCs w:val="24"/>
          <w:rPrChange w:id="568" w:author="User" w:date="2016-11-08T16:06:00Z">
            <w:rPr>
              <w:rFonts w:ascii="NimbusRomNo9L-Regu" w:hAnsi="NimbusRomNo9L-Regu" w:cs="NimbusRomNo9L-Regu"/>
              <w:color w:val="auto"/>
              <w:sz w:val="18"/>
              <w:szCs w:val="18"/>
            </w:rPr>
          </w:rPrChange>
        </w:rPr>
        <w:t xml:space="preserve">. </w:t>
      </w:r>
      <w:proofErr w:type="gramStart"/>
      <w:r w:rsidRPr="008C5870">
        <w:rPr>
          <w:rFonts w:ascii="Times New Roman" w:eastAsia="宋体" w:hAnsi="Times New Roman" w:cs="Times New Roman"/>
          <w:bCs/>
          <w:color w:val="auto"/>
          <w:sz w:val="24"/>
          <w:szCs w:val="24"/>
          <w:rPrChange w:id="569" w:author="User" w:date="2016-11-08T16:06:00Z">
            <w:rPr>
              <w:rFonts w:ascii="NimbusRomNo9L-Regu" w:hAnsi="NimbusRomNo9L-Regu" w:cs="NimbusRomNo9L-Regu"/>
              <w:color w:val="auto"/>
              <w:sz w:val="18"/>
              <w:szCs w:val="18"/>
            </w:rPr>
          </w:rPrChange>
        </w:rPr>
        <w:t>In NIPS, 2011.</w:t>
      </w:r>
      <w:proofErr w:type="gramEnd"/>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570" w:author="User" w:date="2016-11-08T16:06:00Z">
            <w:rPr>
              <w:rFonts w:ascii="NimbusRomNo9L-Regu" w:hAnsi="NimbusRomNo9L-Regu" w:cs="NimbusRomNo9L-Regu"/>
              <w:color w:val="auto"/>
              <w:sz w:val="20"/>
              <w:szCs w:val="20"/>
            </w:rPr>
          </w:rPrChange>
        </w:rPr>
      </w:pPr>
      <w:r w:rsidRPr="008C5870">
        <w:rPr>
          <w:rFonts w:ascii="Times New Roman" w:eastAsia="宋体" w:hAnsi="Times New Roman" w:cs="Times New Roman"/>
          <w:bCs/>
          <w:color w:val="auto"/>
          <w:sz w:val="24"/>
          <w:szCs w:val="24"/>
          <w:rPrChange w:id="571" w:author="User" w:date="2016-11-08T16:06:00Z">
            <w:rPr>
              <w:rFonts w:ascii="NimbusRomNo9L-Regu" w:hAnsi="NimbusRomNo9L-Regu" w:cs="NimbusRomNo9L-Regu"/>
              <w:color w:val="auto"/>
              <w:sz w:val="18"/>
              <w:szCs w:val="18"/>
            </w:rPr>
          </w:rPrChange>
        </w:rPr>
        <w:t xml:space="preserve"> </w:t>
      </w:r>
      <w:proofErr w:type="gramStart"/>
      <w:r w:rsidRPr="008C5870">
        <w:rPr>
          <w:rFonts w:ascii="Times New Roman" w:eastAsia="宋体" w:hAnsi="Times New Roman" w:cs="Times New Roman"/>
          <w:bCs/>
          <w:color w:val="auto"/>
          <w:sz w:val="24"/>
          <w:szCs w:val="24"/>
          <w:rPrChange w:id="572" w:author="User" w:date="2016-11-08T16:06:00Z">
            <w:rPr>
              <w:rFonts w:ascii="NimbusRomNo9L-Regu" w:hAnsi="NimbusRomNo9L-Regu" w:cs="NimbusRomNo9L-Regu"/>
              <w:color w:val="auto"/>
              <w:sz w:val="18"/>
              <w:szCs w:val="18"/>
            </w:rPr>
          </w:rPrChange>
        </w:rPr>
        <w:t>[21] A. Johnson and M. Hebert.</w:t>
      </w:r>
      <w:proofErr w:type="gramEnd"/>
      <w:r w:rsidRPr="008C5870">
        <w:rPr>
          <w:rFonts w:ascii="Times New Roman" w:eastAsia="宋体" w:hAnsi="Times New Roman" w:cs="Times New Roman"/>
          <w:bCs/>
          <w:color w:val="auto"/>
          <w:sz w:val="24"/>
          <w:szCs w:val="24"/>
          <w:rPrChange w:id="573" w:author="User" w:date="2016-11-08T16:06:00Z">
            <w:rPr>
              <w:rFonts w:ascii="NimbusRomNo9L-Regu" w:hAnsi="NimbusRomNo9L-Regu" w:cs="NimbusRomNo9L-Regu"/>
              <w:color w:val="auto"/>
              <w:sz w:val="20"/>
              <w:szCs w:val="20"/>
            </w:rPr>
          </w:rPrChange>
        </w:rPr>
        <w:t xml:space="preserve"> Using spin images for efficient object recognition in cluttered 3d scenes. PAMI, 21(5):433 – 449, 1999.</w:t>
      </w:r>
    </w:p>
    <w:p w:rsidR="00D41862" w:rsidRPr="008C5870" w:rsidRDefault="00D41862" w:rsidP="00D41862">
      <w:pPr>
        <w:spacing w:line="300" w:lineRule="auto"/>
        <w:rPr>
          <w:rFonts w:ascii="Times New Roman" w:eastAsia="宋体" w:hAnsi="Times New Roman" w:cs="Times New Roman"/>
          <w:bCs/>
          <w:color w:val="auto"/>
          <w:sz w:val="24"/>
          <w:szCs w:val="24"/>
          <w:rPrChange w:id="574"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575" w:author="User" w:date="2016-11-08T16:06:00Z">
            <w:rPr>
              <w:rFonts w:ascii="Times New Roman" w:hAnsi="Times New Roman" w:cs="Times New Roman"/>
              <w:sz w:val="24"/>
              <w:szCs w:val="24"/>
            </w:rPr>
          </w:rPrChange>
        </w:rPr>
        <w:t>[22]</w:t>
      </w:r>
      <w:r w:rsidRPr="008C5870">
        <w:rPr>
          <w:rFonts w:ascii="Times New Roman" w:eastAsia="宋体" w:hAnsi="Times New Roman" w:cs="Times New Roman"/>
          <w:bCs/>
          <w:color w:val="auto"/>
          <w:sz w:val="24"/>
          <w:szCs w:val="24"/>
          <w:rPrChange w:id="576" w:author="User" w:date="2016-11-08T16:06:00Z">
            <w:rPr>
              <w:rFonts w:ascii="Times New Roman" w:hAnsi="Times New Roman" w:cs="Times New Roman"/>
              <w:sz w:val="24"/>
              <w:szCs w:val="24"/>
            </w:rPr>
          </w:rPrChange>
        </w:rPr>
        <w:tab/>
        <w:t xml:space="preserve">Z. Wang, L. Zhang, T. Fang, P. T. </w:t>
      </w:r>
      <w:proofErr w:type="spellStart"/>
      <w:r w:rsidRPr="008C5870">
        <w:rPr>
          <w:rFonts w:ascii="Times New Roman" w:eastAsia="宋体" w:hAnsi="Times New Roman" w:cs="Times New Roman"/>
          <w:bCs/>
          <w:color w:val="auto"/>
          <w:sz w:val="24"/>
          <w:szCs w:val="24"/>
          <w:rPrChange w:id="577" w:author="User" w:date="2016-11-08T16:06:00Z">
            <w:rPr>
              <w:rFonts w:ascii="Times New Roman" w:hAnsi="Times New Roman" w:cs="Times New Roman"/>
              <w:sz w:val="24"/>
              <w:szCs w:val="24"/>
            </w:rPr>
          </w:rPrChange>
        </w:rPr>
        <w:t>Mathiopoulos</w:t>
      </w:r>
      <w:proofErr w:type="spellEnd"/>
      <w:r w:rsidRPr="008C5870">
        <w:rPr>
          <w:rFonts w:ascii="Times New Roman" w:eastAsia="宋体" w:hAnsi="Times New Roman" w:cs="Times New Roman"/>
          <w:bCs/>
          <w:color w:val="auto"/>
          <w:sz w:val="24"/>
          <w:szCs w:val="24"/>
          <w:rPrChange w:id="578" w:author="User" w:date="2016-11-08T16:06:00Z">
            <w:rPr>
              <w:rFonts w:ascii="Times New Roman" w:hAnsi="Times New Roman" w:cs="Times New Roman"/>
              <w:sz w:val="24"/>
              <w:szCs w:val="24"/>
            </w:rPr>
          </w:rPrChange>
        </w:rPr>
        <w:t>, X. Tong, H. Qu, et al., "A multiscale and hierarchical feature extraction method for terrestrial laser scanning point cloud classification," Geoscience and Remote Sensing, IEEE Transactions on, vol. 53, pp. 2409-2425, 2015.</w:t>
      </w:r>
    </w:p>
    <w:p w:rsidR="00D41862" w:rsidRPr="008C5870" w:rsidRDefault="00D41862" w:rsidP="00D41862">
      <w:pPr>
        <w:spacing w:line="300" w:lineRule="auto"/>
        <w:rPr>
          <w:rFonts w:ascii="Times New Roman" w:eastAsia="宋体" w:hAnsi="Times New Roman" w:cs="Times New Roman"/>
          <w:bCs/>
          <w:color w:val="auto"/>
          <w:sz w:val="24"/>
          <w:szCs w:val="24"/>
          <w:rPrChange w:id="579" w:author="User" w:date="2016-11-08T16:06:00Z">
            <w:rPr>
              <w:rFonts w:ascii="NimbusRomNo9L-Medi" w:hAnsi="NimbusRomNo9L-Medi" w:cs="NimbusRomNo9L-Medi"/>
              <w:color w:val="auto"/>
              <w:sz w:val="29"/>
              <w:szCs w:val="29"/>
            </w:rPr>
          </w:rPrChange>
        </w:rPr>
      </w:pPr>
      <w:r w:rsidRPr="008C5870">
        <w:rPr>
          <w:rFonts w:ascii="Times New Roman" w:eastAsia="宋体" w:hAnsi="Times New Roman" w:cs="Times New Roman"/>
          <w:bCs/>
          <w:color w:val="auto"/>
          <w:sz w:val="24"/>
          <w:szCs w:val="24"/>
          <w:rPrChange w:id="580" w:author="User" w:date="2016-11-08T16:06:00Z">
            <w:rPr>
              <w:rFonts w:ascii="NimbusRomNo9L-Regu" w:hAnsi="NimbusRomNo9L-Regu" w:cs="NimbusRomNo9L-Regu"/>
              <w:color w:val="auto"/>
              <w:sz w:val="18"/>
              <w:szCs w:val="18"/>
            </w:rPr>
          </w:rPrChange>
        </w:rPr>
        <w:t xml:space="preserve"> [23] </w:t>
      </w:r>
      <w:proofErr w:type="spellStart"/>
      <w:r w:rsidRPr="008C5870">
        <w:rPr>
          <w:rFonts w:ascii="Times New Roman" w:eastAsia="宋体" w:hAnsi="Times New Roman" w:cs="Times New Roman"/>
          <w:bCs/>
          <w:color w:val="auto"/>
          <w:sz w:val="24"/>
          <w:szCs w:val="24"/>
          <w:rPrChange w:id="581" w:author="User" w:date="2016-11-08T16:06:00Z">
            <w:rPr>
              <w:rFonts w:ascii="NimbusRomNo9L-Regu" w:hAnsi="NimbusRomNo9L-Regu" w:cs="NimbusRomNo9L-Regu"/>
              <w:color w:val="auto"/>
              <w:sz w:val="24"/>
              <w:szCs w:val="24"/>
            </w:rPr>
          </w:rPrChange>
        </w:rPr>
        <w:t>And¯elo</w:t>
      </w:r>
      <w:proofErr w:type="spellEnd"/>
      <w:r w:rsidRPr="008C5870">
        <w:rPr>
          <w:rFonts w:ascii="Times New Roman" w:eastAsia="宋体" w:hAnsi="Times New Roman" w:cs="Times New Roman"/>
          <w:bCs/>
          <w:color w:val="auto"/>
          <w:sz w:val="24"/>
          <w:szCs w:val="24"/>
          <w:rPrChange w:id="582" w:author="User" w:date="2016-11-08T16:06:00Z">
            <w:rPr>
              <w:rFonts w:ascii="NimbusRomNo9L-Regu" w:hAnsi="NimbusRomNo9L-Regu" w:cs="NimbusRomNo9L-Regu"/>
              <w:color w:val="auto"/>
              <w:sz w:val="24"/>
              <w:szCs w:val="24"/>
            </w:rPr>
          </w:rPrChange>
        </w:rPr>
        <w:t xml:space="preserve"> </w:t>
      </w:r>
      <w:proofErr w:type="spellStart"/>
      <w:r w:rsidRPr="008C5870">
        <w:rPr>
          <w:rFonts w:ascii="Times New Roman" w:eastAsia="宋体" w:hAnsi="Times New Roman" w:cs="Times New Roman"/>
          <w:bCs/>
          <w:color w:val="auto"/>
          <w:sz w:val="24"/>
          <w:szCs w:val="24"/>
          <w:rPrChange w:id="583" w:author="User" w:date="2016-11-08T16:06:00Z">
            <w:rPr>
              <w:rFonts w:ascii="NimbusRomNo9L-Regu" w:hAnsi="NimbusRomNo9L-Regu" w:cs="NimbusRomNo9L-Regu"/>
              <w:color w:val="auto"/>
              <w:sz w:val="24"/>
              <w:szCs w:val="24"/>
            </w:rPr>
          </w:rPrChange>
        </w:rPr>
        <w:t>Martinovic</w:t>
      </w:r>
      <w:proofErr w:type="spellEnd"/>
      <w:r w:rsidRPr="008C5870">
        <w:rPr>
          <w:rFonts w:ascii="Times New Roman" w:eastAsia="宋体" w:hAnsi="Times New Roman" w:cs="Times New Roman"/>
          <w:bCs/>
          <w:color w:val="auto"/>
          <w:sz w:val="24"/>
          <w:szCs w:val="24"/>
          <w:rPrChange w:id="584" w:author="User" w:date="2016-11-08T16:06:00Z">
            <w:rPr>
              <w:rFonts w:ascii="NimbusRomNo9L-Regu" w:hAnsi="NimbusRomNo9L-Regu" w:cs="NimbusRomNo9L-Regu"/>
              <w:color w:val="auto"/>
              <w:sz w:val="24"/>
              <w:szCs w:val="24"/>
            </w:rPr>
          </w:rPrChange>
        </w:rPr>
        <w:t xml:space="preserve">. 3D All </w:t>
      </w:r>
      <w:proofErr w:type="spellStart"/>
      <w:r w:rsidRPr="008C5870">
        <w:rPr>
          <w:rFonts w:ascii="Times New Roman" w:eastAsia="宋体" w:hAnsi="Times New Roman" w:cs="Times New Roman"/>
          <w:bCs/>
          <w:color w:val="auto"/>
          <w:sz w:val="24"/>
          <w:szCs w:val="24"/>
          <w:rPrChange w:id="585" w:author="User" w:date="2016-11-08T16:06:00Z">
            <w:rPr>
              <w:rFonts w:ascii="NimbusRomNo9L-Medi" w:hAnsi="NimbusRomNo9L-Medi" w:cs="NimbusRomNo9L-Medi"/>
              <w:color w:val="auto"/>
              <w:sz w:val="29"/>
              <w:szCs w:val="29"/>
            </w:rPr>
          </w:rPrChange>
        </w:rPr>
        <w:t>TheWay</w:t>
      </w:r>
      <w:proofErr w:type="spellEnd"/>
      <w:r w:rsidRPr="008C5870">
        <w:rPr>
          <w:rFonts w:ascii="Times New Roman" w:eastAsia="宋体" w:hAnsi="Times New Roman" w:cs="Times New Roman"/>
          <w:bCs/>
          <w:color w:val="auto"/>
          <w:sz w:val="24"/>
          <w:szCs w:val="24"/>
          <w:rPrChange w:id="586" w:author="User" w:date="2016-11-08T16:06:00Z">
            <w:rPr>
              <w:rFonts w:ascii="NimbusRomNo9L-Medi" w:hAnsi="NimbusRomNo9L-Medi" w:cs="NimbusRomNo9L-Medi"/>
              <w:color w:val="auto"/>
              <w:sz w:val="29"/>
              <w:szCs w:val="29"/>
            </w:rPr>
          </w:rPrChange>
        </w:rPr>
        <w:t xml:space="preserve">: Semantic Segmentation of Urban Scenes </w:t>
      </w:r>
      <w:proofErr w:type="gramStart"/>
      <w:r w:rsidRPr="008C5870">
        <w:rPr>
          <w:rFonts w:ascii="Times New Roman" w:eastAsia="宋体" w:hAnsi="Times New Roman" w:cs="Times New Roman"/>
          <w:bCs/>
          <w:color w:val="auto"/>
          <w:sz w:val="24"/>
          <w:szCs w:val="24"/>
          <w:rPrChange w:id="587" w:author="User" w:date="2016-11-08T16:06:00Z">
            <w:rPr>
              <w:rFonts w:ascii="NimbusRomNo9L-Medi" w:hAnsi="NimbusRomNo9L-Medi" w:cs="NimbusRomNo9L-Medi"/>
              <w:color w:val="auto"/>
              <w:sz w:val="29"/>
              <w:szCs w:val="29"/>
            </w:rPr>
          </w:rPrChange>
        </w:rPr>
        <w:t>From</w:t>
      </w:r>
      <w:proofErr w:type="gramEnd"/>
      <w:r w:rsidRPr="008C5870">
        <w:rPr>
          <w:rFonts w:ascii="Times New Roman" w:eastAsia="宋体" w:hAnsi="Times New Roman" w:cs="Times New Roman"/>
          <w:bCs/>
          <w:color w:val="auto"/>
          <w:sz w:val="24"/>
          <w:szCs w:val="24"/>
          <w:rPrChange w:id="588" w:author="User" w:date="2016-11-08T16:06:00Z">
            <w:rPr>
              <w:rFonts w:ascii="NimbusRomNo9L-Medi" w:hAnsi="NimbusRomNo9L-Medi" w:cs="NimbusRomNo9L-Medi"/>
              <w:color w:val="auto"/>
              <w:sz w:val="29"/>
              <w:szCs w:val="29"/>
            </w:rPr>
          </w:rPrChange>
        </w:rPr>
        <w:t xml:space="preserve"> Start to End in 3D.</w:t>
      </w:r>
    </w:p>
    <w:p w:rsidR="00D41862" w:rsidRPr="008C5870" w:rsidRDefault="00D41862" w:rsidP="00D41862">
      <w:pPr>
        <w:spacing w:line="300" w:lineRule="auto"/>
        <w:ind w:firstLineChars="50" w:firstLine="120"/>
        <w:rPr>
          <w:rFonts w:ascii="Times New Roman" w:eastAsia="宋体" w:hAnsi="Times New Roman" w:cs="Times New Roman"/>
          <w:bCs/>
          <w:color w:val="auto"/>
          <w:sz w:val="24"/>
          <w:szCs w:val="24"/>
          <w:rPrChange w:id="589" w:author="User" w:date="2016-11-08T16:06:00Z">
            <w:rPr>
              <w:rFonts w:ascii="Times New Roman" w:hAnsi="Times New Roman" w:cs="Times New Roman"/>
              <w:sz w:val="24"/>
              <w:szCs w:val="24"/>
            </w:rPr>
          </w:rPrChange>
        </w:rPr>
      </w:pPr>
    </w:p>
    <w:p w:rsidR="00D41862" w:rsidRPr="008C5870" w:rsidRDefault="00D41862" w:rsidP="00D41862">
      <w:pPr>
        <w:spacing w:line="300" w:lineRule="auto"/>
        <w:rPr>
          <w:rFonts w:ascii="Times New Roman" w:eastAsia="宋体" w:hAnsi="Times New Roman" w:cs="Times New Roman"/>
          <w:bCs/>
          <w:color w:val="auto"/>
          <w:sz w:val="24"/>
          <w:szCs w:val="24"/>
          <w:rPrChange w:id="590"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591" w:author="User" w:date="2016-11-08T16:06:00Z">
            <w:rPr>
              <w:rFonts w:ascii="Times New Roman" w:hAnsi="Times New Roman" w:cs="Times New Roman"/>
              <w:sz w:val="24"/>
              <w:szCs w:val="24"/>
            </w:rPr>
          </w:rPrChange>
        </w:rPr>
        <w:t>[24]</w:t>
      </w:r>
      <w:r w:rsidRPr="008C5870">
        <w:rPr>
          <w:rFonts w:ascii="Times New Roman" w:eastAsia="宋体" w:hAnsi="Times New Roman" w:cs="Times New Roman"/>
          <w:bCs/>
          <w:color w:val="auto"/>
          <w:sz w:val="24"/>
          <w:szCs w:val="24"/>
          <w:rPrChange w:id="592" w:author="User" w:date="2016-11-08T16:06:00Z">
            <w:rPr>
              <w:rFonts w:ascii="Times New Roman" w:hAnsi="Times New Roman" w:cs="Times New Roman"/>
              <w:sz w:val="24"/>
              <w:szCs w:val="24"/>
            </w:rPr>
          </w:rPrChange>
        </w:rPr>
        <w:tab/>
        <w:t xml:space="preserve">N. </w:t>
      </w:r>
      <w:proofErr w:type="spellStart"/>
      <w:r w:rsidRPr="008C5870">
        <w:rPr>
          <w:rFonts w:ascii="Times New Roman" w:eastAsia="宋体" w:hAnsi="Times New Roman" w:cs="Times New Roman"/>
          <w:bCs/>
          <w:color w:val="auto"/>
          <w:sz w:val="24"/>
          <w:szCs w:val="24"/>
          <w:rPrChange w:id="593" w:author="User" w:date="2016-11-08T16:06:00Z">
            <w:rPr>
              <w:rFonts w:ascii="Times New Roman" w:hAnsi="Times New Roman" w:cs="Times New Roman"/>
              <w:sz w:val="24"/>
              <w:szCs w:val="24"/>
            </w:rPr>
          </w:rPrChange>
        </w:rPr>
        <w:t>Chehata</w:t>
      </w:r>
      <w:proofErr w:type="spellEnd"/>
      <w:r w:rsidRPr="008C5870">
        <w:rPr>
          <w:rFonts w:ascii="Times New Roman" w:eastAsia="宋体" w:hAnsi="Times New Roman" w:cs="Times New Roman"/>
          <w:bCs/>
          <w:color w:val="auto"/>
          <w:sz w:val="24"/>
          <w:szCs w:val="24"/>
          <w:rPrChange w:id="594" w:author="User" w:date="2016-11-08T16:06:00Z">
            <w:rPr>
              <w:rFonts w:ascii="Times New Roman" w:hAnsi="Times New Roman" w:cs="Times New Roman"/>
              <w:sz w:val="24"/>
              <w:szCs w:val="24"/>
            </w:rPr>
          </w:rPrChange>
        </w:rPr>
        <w:t xml:space="preserve">, L. </w:t>
      </w:r>
      <w:proofErr w:type="spellStart"/>
      <w:r w:rsidRPr="008C5870">
        <w:rPr>
          <w:rFonts w:ascii="Times New Roman" w:eastAsia="宋体" w:hAnsi="Times New Roman" w:cs="Times New Roman"/>
          <w:bCs/>
          <w:color w:val="auto"/>
          <w:sz w:val="24"/>
          <w:szCs w:val="24"/>
          <w:rPrChange w:id="595" w:author="User" w:date="2016-11-08T16:06:00Z">
            <w:rPr>
              <w:rFonts w:ascii="Times New Roman" w:hAnsi="Times New Roman" w:cs="Times New Roman"/>
              <w:sz w:val="24"/>
              <w:szCs w:val="24"/>
            </w:rPr>
          </w:rPrChange>
        </w:rPr>
        <w:t>Guo</w:t>
      </w:r>
      <w:proofErr w:type="spellEnd"/>
      <w:r w:rsidRPr="008C5870">
        <w:rPr>
          <w:rFonts w:ascii="Times New Roman" w:eastAsia="宋体" w:hAnsi="Times New Roman" w:cs="Times New Roman"/>
          <w:bCs/>
          <w:color w:val="auto"/>
          <w:sz w:val="24"/>
          <w:szCs w:val="24"/>
          <w:rPrChange w:id="596" w:author="User" w:date="2016-11-08T16:06:00Z">
            <w:rPr>
              <w:rFonts w:ascii="Times New Roman" w:hAnsi="Times New Roman" w:cs="Times New Roman"/>
              <w:sz w:val="24"/>
              <w:szCs w:val="24"/>
            </w:rPr>
          </w:rPrChange>
        </w:rPr>
        <w:t xml:space="preserve">, and C. Mallet, "Airborne </w:t>
      </w:r>
      <w:proofErr w:type="spellStart"/>
      <w:r w:rsidRPr="008C5870">
        <w:rPr>
          <w:rFonts w:ascii="Times New Roman" w:eastAsia="宋体" w:hAnsi="Times New Roman" w:cs="Times New Roman"/>
          <w:bCs/>
          <w:color w:val="auto"/>
          <w:sz w:val="24"/>
          <w:szCs w:val="24"/>
          <w:rPrChange w:id="597" w:author="User" w:date="2016-11-08T16:06:00Z">
            <w:rPr>
              <w:rFonts w:ascii="Times New Roman" w:hAnsi="Times New Roman" w:cs="Times New Roman"/>
              <w:sz w:val="24"/>
              <w:szCs w:val="24"/>
            </w:rPr>
          </w:rPrChange>
        </w:rPr>
        <w:t>lidar</w:t>
      </w:r>
      <w:proofErr w:type="spellEnd"/>
      <w:r w:rsidRPr="008C5870">
        <w:rPr>
          <w:rFonts w:ascii="Times New Roman" w:eastAsia="宋体" w:hAnsi="Times New Roman" w:cs="Times New Roman"/>
          <w:bCs/>
          <w:color w:val="auto"/>
          <w:sz w:val="24"/>
          <w:szCs w:val="24"/>
          <w:rPrChange w:id="598" w:author="User" w:date="2016-11-08T16:06:00Z">
            <w:rPr>
              <w:rFonts w:ascii="Times New Roman" w:hAnsi="Times New Roman" w:cs="Times New Roman"/>
              <w:sz w:val="24"/>
              <w:szCs w:val="24"/>
            </w:rPr>
          </w:rPrChange>
        </w:rPr>
        <w:t xml:space="preserve"> feature selection for urban </w:t>
      </w:r>
      <w:r w:rsidRPr="008C5870">
        <w:rPr>
          <w:rFonts w:ascii="Times New Roman" w:eastAsia="宋体" w:hAnsi="Times New Roman" w:cs="Times New Roman"/>
          <w:bCs/>
          <w:color w:val="auto"/>
          <w:sz w:val="24"/>
          <w:szCs w:val="24"/>
          <w:rPrChange w:id="599" w:author="User" w:date="2016-11-08T16:06:00Z">
            <w:rPr>
              <w:rFonts w:ascii="Times New Roman" w:hAnsi="Times New Roman" w:cs="Times New Roman"/>
              <w:sz w:val="24"/>
              <w:szCs w:val="24"/>
            </w:rPr>
          </w:rPrChange>
        </w:rPr>
        <w:lastRenderedPageBreak/>
        <w:t>classification using random forests," International Archives of Photogrammetry, Remote Sensing and Spatial Information Sciences, vol. 38, p. W8, 2009.</w:t>
      </w:r>
    </w:p>
    <w:p w:rsidR="00D41862" w:rsidRPr="008C5870" w:rsidRDefault="00D41862" w:rsidP="00D41862">
      <w:pPr>
        <w:spacing w:line="300" w:lineRule="auto"/>
        <w:rPr>
          <w:rFonts w:ascii="Times New Roman" w:eastAsia="宋体" w:hAnsi="Times New Roman" w:cs="Times New Roman"/>
          <w:bCs/>
          <w:color w:val="auto"/>
          <w:sz w:val="24"/>
          <w:szCs w:val="24"/>
          <w:rPrChange w:id="600" w:author="User" w:date="2016-11-08T16:06:00Z">
            <w:rPr>
              <w:rFonts w:ascii="Times New Roman" w:hAnsi="Times New Roman" w:cs="Times New Roman"/>
              <w:sz w:val="24"/>
              <w:szCs w:val="24"/>
            </w:rPr>
          </w:rPrChange>
        </w:rPr>
      </w:pPr>
      <w:proofErr w:type="gramStart"/>
      <w:r w:rsidRPr="008C5870">
        <w:rPr>
          <w:rFonts w:ascii="Times New Roman" w:eastAsia="宋体" w:hAnsi="Times New Roman" w:cs="Times New Roman"/>
          <w:bCs/>
          <w:color w:val="auto"/>
          <w:sz w:val="24"/>
          <w:szCs w:val="24"/>
          <w:rPrChange w:id="601" w:author="User" w:date="2016-11-08T16:06:00Z">
            <w:rPr>
              <w:rFonts w:ascii="Times New Roman" w:hAnsi="Times New Roman" w:cs="Times New Roman"/>
              <w:sz w:val="24"/>
              <w:szCs w:val="24"/>
            </w:rPr>
          </w:rPrChange>
        </w:rPr>
        <w:t>[25]</w:t>
      </w:r>
      <w:r w:rsidRPr="008C5870">
        <w:rPr>
          <w:rFonts w:ascii="Times New Roman" w:eastAsia="宋体" w:hAnsi="Times New Roman" w:cs="Times New Roman"/>
          <w:bCs/>
          <w:color w:val="auto"/>
          <w:sz w:val="24"/>
          <w:szCs w:val="24"/>
          <w:rPrChange w:id="602" w:author="User" w:date="2016-11-08T16:06:00Z">
            <w:rPr>
              <w:rFonts w:ascii="Times New Roman" w:hAnsi="Times New Roman" w:cs="Times New Roman"/>
              <w:sz w:val="24"/>
              <w:szCs w:val="24"/>
            </w:rPr>
          </w:rPrChange>
        </w:rPr>
        <w:tab/>
        <w:t xml:space="preserve">B. </w:t>
      </w:r>
      <w:proofErr w:type="spellStart"/>
      <w:r w:rsidRPr="008C5870">
        <w:rPr>
          <w:rFonts w:ascii="Times New Roman" w:eastAsia="宋体" w:hAnsi="Times New Roman" w:cs="Times New Roman"/>
          <w:bCs/>
          <w:color w:val="auto"/>
          <w:sz w:val="24"/>
          <w:szCs w:val="24"/>
          <w:rPrChange w:id="603" w:author="User" w:date="2016-11-08T16:06:00Z">
            <w:rPr>
              <w:rFonts w:ascii="Times New Roman" w:hAnsi="Times New Roman" w:cs="Times New Roman"/>
              <w:sz w:val="24"/>
              <w:szCs w:val="24"/>
            </w:rPr>
          </w:rPrChange>
        </w:rPr>
        <w:t>Guo</w:t>
      </w:r>
      <w:proofErr w:type="spellEnd"/>
      <w:r w:rsidRPr="008C5870">
        <w:rPr>
          <w:rFonts w:ascii="Times New Roman" w:eastAsia="宋体" w:hAnsi="Times New Roman" w:cs="Times New Roman"/>
          <w:bCs/>
          <w:color w:val="auto"/>
          <w:sz w:val="24"/>
          <w:szCs w:val="24"/>
          <w:rPrChange w:id="604" w:author="User" w:date="2016-11-08T16:06:00Z">
            <w:rPr>
              <w:rFonts w:ascii="Times New Roman" w:hAnsi="Times New Roman" w:cs="Times New Roman"/>
              <w:sz w:val="24"/>
              <w:szCs w:val="24"/>
            </w:rPr>
          </w:rPrChange>
        </w:rPr>
        <w:t xml:space="preserve">, X. Huang, F. Zhang, and G. </w:t>
      </w:r>
      <w:proofErr w:type="spellStart"/>
      <w:r w:rsidRPr="008C5870">
        <w:rPr>
          <w:rFonts w:ascii="Times New Roman" w:eastAsia="宋体" w:hAnsi="Times New Roman" w:cs="Times New Roman"/>
          <w:bCs/>
          <w:color w:val="auto"/>
          <w:sz w:val="24"/>
          <w:szCs w:val="24"/>
          <w:rPrChange w:id="605" w:author="User" w:date="2016-11-08T16:06:00Z">
            <w:rPr>
              <w:rFonts w:ascii="Times New Roman" w:hAnsi="Times New Roman" w:cs="Times New Roman"/>
              <w:sz w:val="24"/>
              <w:szCs w:val="24"/>
            </w:rPr>
          </w:rPrChange>
        </w:rPr>
        <w:t>Sohn</w:t>
      </w:r>
      <w:proofErr w:type="spellEnd"/>
      <w:r w:rsidRPr="008C5870">
        <w:rPr>
          <w:rFonts w:ascii="Times New Roman" w:eastAsia="宋体" w:hAnsi="Times New Roman" w:cs="Times New Roman"/>
          <w:bCs/>
          <w:color w:val="auto"/>
          <w:sz w:val="24"/>
          <w:szCs w:val="24"/>
          <w:rPrChange w:id="606" w:author="User" w:date="2016-11-08T16:06:00Z">
            <w:rPr>
              <w:rFonts w:ascii="Times New Roman" w:hAnsi="Times New Roman" w:cs="Times New Roman"/>
              <w:sz w:val="24"/>
              <w:szCs w:val="24"/>
            </w:rPr>
          </w:rPrChange>
        </w:rPr>
        <w:t xml:space="preserve">, "Classification of airborne laser scanning data using </w:t>
      </w:r>
      <w:proofErr w:type="spellStart"/>
      <w:r w:rsidRPr="008C5870">
        <w:rPr>
          <w:rFonts w:ascii="Times New Roman" w:eastAsia="宋体" w:hAnsi="Times New Roman" w:cs="Times New Roman"/>
          <w:bCs/>
          <w:color w:val="auto"/>
          <w:sz w:val="24"/>
          <w:szCs w:val="24"/>
          <w:rPrChange w:id="607" w:author="User" w:date="2016-11-08T16:06:00Z">
            <w:rPr>
              <w:rFonts w:ascii="Times New Roman" w:hAnsi="Times New Roman" w:cs="Times New Roman"/>
              <w:sz w:val="24"/>
              <w:szCs w:val="24"/>
            </w:rPr>
          </w:rPrChange>
        </w:rPr>
        <w:t>JointBoost</w:t>
      </w:r>
      <w:proofErr w:type="spellEnd"/>
      <w:r w:rsidRPr="008C5870">
        <w:rPr>
          <w:rFonts w:ascii="Times New Roman" w:eastAsia="宋体" w:hAnsi="Times New Roman" w:cs="Times New Roman"/>
          <w:bCs/>
          <w:color w:val="auto"/>
          <w:sz w:val="24"/>
          <w:szCs w:val="24"/>
          <w:rPrChange w:id="608" w:author="User" w:date="2016-11-08T16:06:00Z">
            <w:rPr>
              <w:rFonts w:ascii="Times New Roman" w:hAnsi="Times New Roman" w:cs="Times New Roman"/>
              <w:sz w:val="24"/>
              <w:szCs w:val="24"/>
            </w:rPr>
          </w:rPrChange>
        </w:rPr>
        <w:t>," ISPRS Journal of Photogrammetry and Remote Sensing, vol. 100, pp. 71-83, 2015.</w:t>
      </w:r>
      <w:proofErr w:type="gramEnd"/>
    </w:p>
    <w:p w:rsidR="00D41862" w:rsidRPr="008C5870" w:rsidRDefault="00D41862" w:rsidP="00D41862">
      <w:pPr>
        <w:spacing w:line="300" w:lineRule="auto"/>
        <w:rPr>
          <w:rFonts w:ascii="Times New Roman" w:eastAsia="宋体" w:hAnsi="Times New Roman" w:cs="Times New Roman"/>
          <w:bCs/>
          <w:color w:val="auto"/>
          <w:sz w:val="24"/>
          <w:szCs w:val="24"/>
          <w:rPrChange w:id="609"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10" w:author="User" w:date="2016-11-08T16:06:00Z">
            <w:rPr>
              <w:rFonts w:ascii="Times New Roman" w:hAnsi="Times New Roman" w:cs="Times New Roman"/>
              <w:sz w:val="24"/>
              <w:szCs w:val="24"/>
            </w:rPr>
          </w:rPrChange>
        </w:rPr>
        <w:t>[26]</w:t>
      </w:r>
      <w:r w:rsidRPr="008C5870">
        <w:rPr>
          <w:rFonts w:ascii="Times New Roman" w:eastAsia="宋体" w:hAnsi="Times New Roman" w:cs="Times New Roman"/>
          <w:bCs/>
          <w:color w:val="auto"/>
          <w:sz w:val="24"/>
          <w:szCs w:val="24"/>
          <w:rPrChange w:id="611" w:author="User" w:date="2016-11-08T16:06:00Z">
            <w:rPr>
              <w:rFonts w:ascii="Times New Roman" w:hAnsi="Times New Roman" w:cs="Times New Roman"/>
              <w:sz w:val="24"/>
              <w:szCs w:val="24"/>
            </w:rPr>
          </w:rPrChange>
        </w:rPr>
        <w:tab/>
        <w:t xml:space="preserve">M. </w:t>
      </w:r>
      <w:proofErr w:type="spellStart"/>
      <w:r w:rsidRPr="008C5870">
        <w:rPr>
          <w:rFonts w:ascii="Times New Roman" w:eastAsia="宋体" w:hAnsi="Times New Roman" w:cs="Times New Roman"/>
          <w:bCs/>
          <w:color w:val="auto"/>
          <w:sz w:val="24"/>
          <w:szCs w:val="24"/>
          <w:rPrChange w:id="612" w:author="User" w:date="2016-11-08T16:06:00Z">
            <w:rPr>
              <w:rFonts w:ascii="Times New Roman" w:hAnsi="Times New Roman" w:cs="Times New Roman"/>
              <w:sz w:val="24"/>
              <w:szCs w:val="24"/>
            </w:rPr>
          </w:rPrChange>
        </w:rPr>
        <w:t>Kragh</w:t>
      </w:r>
      <w:proofErr w:type="spellEnd"/>
      <w:r w:rsidRPr="008C5870">
        <w:rPr>
          <w:rFonts w:ascii="Times New Roman" w:eastAsia="宋体" w:hAnsi="Times New Roman" w:cs="Times New Roman"/>
          <w:bCs/>
          <w:color w:val="auto"/>
          <w:sz w:val="24"/>
          <w:szCs w:val="24"/>
          <w:rPrChange w:id="613" w:author="User" w:date="2016-11-08T16:06:00Z">
            <w:rPr>
              <w:rFonts w:ascii="Times New Roman" w:hAnsi="Times New Roman" w:cs="Times New Roman"/>
              <w:sz w:val="24"/>
              <w:szCs w:val="24"/>
            </w:rPr>
          </w:rPrChange>
        </w:rPr>
        <w:t xml:space="preserve">, R. N. </w:t>
      </w:r>
      <w:proofErr w:type="spellStart"/>
      <w:r w:rsidRPr="008C5870">
        <w:rPr>
          <w:rFonts w:ascii="Times New Roman" w:eastAsia="宋体" w:hAnsi="Times New Roman" w:cs="Times New Roman"/>
          <w:bCs/>
          <w:color w:val="auto"/>
          <w:sz w:val="24"/>
          <w:szCs w:val="24"/>
          <w:rPrChange w:id="614" w:author="User" w:date="2016-11-08T16:06:00Z">
            <w:rPr>
              <w:rFonts w:ascii="Times New Roman" w:hAnsi="Times New Roman" w:cs="Times New Roman"/>
              <w:sz w:val="24"/>
              <w:szCs w:val="24"/>
            </w:rPr>
          </w:rPrChange>
        </w:rPr>
        <w:t>Jørgensen</w:t>
      </w:r>
      <w:proofErr w:type="spellEnd"/>
      <w:r w:rsidRPr="008C5870">
        <w:rPr>
          <w:rFonts w:ascii="Times New Roman" w:eastAsia="宋体" w:hAnsi="Times New Roman" w:cs="Times New Roman"/>
          <w:bCs/>
          <w:color w:val="auto"/>
          <w:sz w:val="24"/>
          <w:szCs w:val="24"/>
          <w:rPrChange w:id="615" w:author="User" w:date="2016-11-08T16:06:00Z">
            <w:rPr>
              <w:rFonts w:ascii="Times New Roman" w:hAnsi="Times New Roman" w:cs="Times New Roman"/>
              <w:sz w:val="24"/>
              <w:szCs w:val="24"/>
            </w:rPr>
          </w:rPrChange>
        </w:rPr>
        <w:t xml:space="preserve">, and H. Pedersen, "Object Detection and Terrain Classification in Agricultural Fields Using 3D Lidar Data," in Computer Vision Systems, </w:t>
      </w:r>
      <w:proofErr w:type="spellStart"/>
      <w:r w:rsidRPr="008C5870">
        <w:rPr>
          <w:rFonts w:ascii="Times New Roman" w:eastAsia="宋体" w:hAnsi="Times New Roman" w:cs="Times New Roman"/>
          <w:bCs/>
          <w:color w:val="auto"/>
          <w:sz w:val="24"/>
          <w:szCs w:val="24"/>
          <w:rPrChange w:id="616" w:author="User" w:date="2016-11-08T16:06:00Z">
            <w:rPr>
              <w:rFonts w:ascii="Times New Roman" w:hAnsi="Times New Roman" w:cs="Times New Roman"/>
              <w:sz w:val="24"/>
              <w:szCs w:val="24"/>
            </w:rPr>
          </w:rPrChange>
        </w:rPr>
        <w:t>ed</w:t>
      </w:r>
      <w:proofErr w:type="spellEnd"/>
      <w:r w:rsidRPr="008C5870">
        <w:rPr>
          <w:rFonts w:ascii="Times New Roman" w:eastAsia="宋体" w:hAnsi="Times New Roman" w:cs="Times New Roman"/>
          <w:bCs/>
          <w:color w:val="auto"/>
          <w:sz w:val="24"/>
          <w:szCs w:val="24"/>
          <w:rPrChange w:id="617" w:author="User" w:date="2016-11-08T16:06:00Z">
            <w:rPr>
              <w:rFonts w:ascii="Times New Roman" w:hAnsi="Times New Roman" w:cs="Times New Roman"/>
              <w:sz w:val="24"/>
              <w:szCs w:val="24"/>
            </w:rPr>
          </w:rPrChange>
        </w:rPr>
        <w:t>: Springer, 2015, pp. 188-197.</w:t>
      </w:r>
    </w:p>
    <w:p w:rsidR="00D41862" w:rsidRPr="008C5870" w:rsidRDefault="00D41862" w:rsidP="00D41862">
      <w:pPr>
        <w:spacing w:line="300" w:lineRule="auto"/>
        <w:rPr>
          <w:rFonts w:ascii="Times New Roman" w:eastAsia="宋体" w:hAnsi="Times New Roman" w:cs="Times New Roman"/>
          <w:bCs/>
          <w:color w:val="auto"/>
          <w:sz w:val="24"/>
          <w:szCs w:val="24"/>
          <w:rPrChange w:id="618"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19" w:author="User" w:date="2016-11-08T16:06:00Z">
            <w:rPr>
              <w:rFonts w:ascii="Times New Roman" w:hAnsi="Times New Roman" w:cs="Times New Roman"/>
              <w:sz w:val="24"/>
              <w:szCs w:val="24"/>
            </w:rPr>
          </w:rPrChange>
        </w:rPr>
        <w:t>[27]</w:t>
      </w:r>
      <w:r w:rsidRPr="008C5870">
        <w:rPr>
          <w:rFonts w:ascii="Times New Roman" w:eastAsia="宋体" w:hAnsi="Times New Roman" w:cs="Times New Roman"/>
          <w:bCs/>
          <w:color w:val="auto"/>
          <w:sz w:val="24"/>
          <w:szCs w:val="24"/>
          <w:rPrChange w:id="620" w:author="User" w:date="2016-11-08T16:06:00Z">
            <w:rPr>
              <w:rFonts w:ascii="Times New Roman" w:hAnsi="Times New Roman" w:cs="Times New Roman"/>
              <w:sz w:val="24"/>
              <w:szCs w:val="24"/>
            </w:rPr>
          </w:rPrChange>
        </w:rPr>
        <w:tab/>
        <w:t xml:space="preserve">N. </w:t>
      </w:r>
      <w:proofErr w:type="spellStart"/>
      <w:r w:rsidRPr="008C5870">
        <w:rPr>
          <w:rFonts w:ascii="Times New Roman" w:eastAsia="宋体" w:hAnsi="Times New Roman" w:cs="Times New Roman"/>
          <w:bCs/>
          <w:color w:val="auto"/>
          <w:sz w:val="24"/>
          <w:szCs w:val="24"/>
          <w:rPrChange w:id="621" w:author="User" w:date="2016-11-08T16:06:00Z">
            <w:rPr>
              <w:rFonts w:ascii="Times New Roman" w:hAnsi="Times New Roman" w:cs="Times New Roman"/>
              <w:sz w:val="24"/>
              <w:szCs w:val="24"/>
            </w:rPr>
          </w:rPrChange>
        </w:rPr>
        <w:t>Brodu</w:t>
      </w:r>
      <w:proofErr w:type="spellEnd"/>
      <w:r w:rsidRPr="008C5870">
        <w:rPr>
          <w:rFonts w:ascii="Times New Roman" w:eastAsia="宋体" w:hAnsi="Times New Roman" w:cs="Times New Roman"/>
          <w:bCs/>
          <w:color w:val="auto"/>
          <w:sz w:val="24"/>
          <w:szCs w:val="24"/>
          <w:rPrChange w:id="622" w:author="User" w:date="2016-11-08T16:06:00Z">
            <w:rPr>
              <w:rFonts w:ascii="Times New Roman" w:hAnsi="Times New Roman" w:cs="Times New Roman"/>
              <w:sz w:val="24"/>
              <w:szCs w:val="24"/>
            </w:rPr>
          </w:rPrChange>
        </w:rPr>
        <w:t xml:space="preserve"> and D. </w:t>
      </w:r>
      <w:proofErr w:type="spellStart"/>
      <w:r w:rsidRPr="008C5870">
        <w:rPr>
          <w:rFonts w:ascii="Times New Roman" w:eastAsia="宋体" w:hAnsi="Times New Roman" w:cs="Times New Roman"/>
          <w:bCs/>
          <w:color w:val="auto"/>
          <w:sz w:val="24"/>
          <w:szCs w:val="24"/>
          <w:rPrChange w:id="623" w:author="User" w:date="2016-11-08T16:06:00Z">
            <w:rPr>
              <w:rFonts w:ascii="Times New Roman" w:hAnsi="Times New Roman" w:cs="Times New Roman"/>
              <w:sz w:val="24"/>
              <w:szCs w:val="24"/>
            </w:rPr>
          </w:rPrChange>
        </w:rPr>
        <w:t>Lague</w:t>
      </w:r>
      <w:proofErr w:type="spellEnd"/>
      <w:r w:rsidRPr="008C5870">
        <w:rPr>
          <w:rFonts w:ascii="Times New Roman" w:eastAsia="宋体" w:hAnsi="Times New Roman" w:cs="Times New Roman"/>
          <w:bCs/>
          <w:color w:val="auto"/>
          <w:sz w:val="24"/>
          <w:szCs w:val="24"/>
          <w:rPrChange w:id="624" w:author="User" w:date="2016-11-08T16:06:00Z">
            <w:rPr>
              <w:rFonts w:ascii="Times New Roman" w:hAnsi="Times New Roman" w:cs="Times New Roman"/>
              <w:sz w:val="24"/>
              <w:szCs w:val="24"/>
            </w:rPr>
          </w:rPrChange>
        </w:rPr>
        <w:t xml:space="preserve">, "3D terrestrial </w:t>
      </w:r>
      <w:proofErr w:type="spellStart"/>
      <w:r w:rsidRPr="008C5870">
        <w:rPr>
          <w:rFonts w:ascii="Times New Roman" w:eastAsia="宋体" w:hAnsi="Times New Roman" w:cs="Times New Roman"/>
          <w:bCs/>
          <w:color w:val="auto"/>
          <w:sz w:val="24"/>
          <w:szCs w:val="24"/>
          <w:rPrChange w:id="625" w:author="User" w:date="2016-11-08T16:06:00Z">
            <w:rPr>
              <w:rFonts w:ascii="Times New Roman" w:hAnsi="Times New Roman" w:cs="Times New Roman"/>
              <w:sz w:val="24"/>
              <w:szCs w:val="24"/>
            </w:rPr>
          </w:rPrChange>
        </w:rPr>
        <w:t>lidar</w:t>
      </w:r>
      <w:proofErr w:type="spellEnd"/>
      <w:r w:rsidRPr="008C5870">
        <w:rPr>
          <w:rFonts w:ascii="Times New Roman" w:eastAsia="宋体" w:hAnsi="Times New Roman" w:cs="Times New Roman"/>
          <w:bCs/>
          <w:color w:val="auto"/>
          <w:sz w:val="24"/>
          <w:szCs w:val="24"/>
          <w:rPrChange w:id="626" w:author="User" w:date="2016-11-08T16:06:00Z">
            <w:rPr>
              <w:rFonts w:ascii="Times New Roman" w:hAnsi="Times New Roman" w:cs="Times New Roman"/>
              <w:sz w:val="24"/>
              <w:szCs w:val="24"/>
            </w:rPr>
          </w:rPrChange>
        </w:rPr>
        <w:t xml:space="preserve"> data classification of complex natural scenes using a multi-scale dimensionality criterion: Applications in geomorphology," ISPRS Journal of Photogrammetry and Remote Sensing, vol. 68, pp. 121-134, 2012.</w:t>
      </w:r>
    </w:p>
    <w:p w:rsidR="00D41862" w:rsidRPr="008C5870" w:rsidRDefault="00D41862" w:rsidP="00D41862">
      <w:pPr>
        <w:spacing w:line="300" w:lineRule="auto"/>
        <w:rPr>
          <w:rFonts w:ascii="Times New Roman" w:eastAsia="宋体" w:hAnsi="Times New Roman" w:cs="Times New Roman"/>
          <w:bCs/>
          <w:color w:val="auto"/>
          <w:sz w:val="24"/>
          <w:szCs w:val="24"/>
          <w:rPrChange w:id="627" w:author="User" w:date="2016-11-08T16:06:00Z">
            <w:rPr>
              <w:rFonts w:ascii="Times New Roman" w:hAnsi="Times New Roman" w:cs="Times New Roman"/>
              <w:sz w:val="24"/>
              <w:szCs w:val="24"/>
            </w:rPr>
          </w:rPrChange>
        </w:rPr>
      </w:pPr>
      <w:proofErr w:type="gramStart"/>
      <w:r w:rsidRPr="008C5870">
        <w:rPr>
          <w:rFonts w:ascii="Times New Roman" w:eastAsia="宋体" w:hAnsi="Times New Roman" w:cs="Times New Roman"/>
          <w:bCs/>
          <w:color w:val="auto"/>
          <w:sz w:val="24"/>
          <w:szCs w:val="24"/>
          <w:rPrChange w:id="628" w:author="User" w:date="2016-11-08T16:06:00Z">
            <w:rPr>
              <w:rFonts w:ascii="Times New Roman" w:hAnsi="Times New Roman" w:cs="Times New Roman"/>
              <w:sz w:val="24"/>
              <w:szCs w:val="24"/>
            </w:rPr>
          </w:rPrChange>
        </w:rPr>
        <w:t>[28]</w:t>
      </w:r>
      <w:r w:rsidRPr="008C5870">
        <w:rPr>
          <w:rFonts w:ascii="Times New Roman" w:eastAsia="宋体" w:hAnsi="Times New Roman" w:cs="Times New Roman"/>
          <w:bCs/>
          <w:color w:val="auto"/>
          <w:sz w:val="24"/>
          <w:szCs w:val="24"/>
          <w:rPrChange w:id="629" w:author="User" w:date="2016-11-08T16:06:00Z">
            <w:rPr>
              <w:rFonts w:ascii="Times New Roman" w:hAnsi="Times New Roman" w:cs="Times New Roman"/>
              <w:sz w:val="24"/>
              <w:szCs w:val="24"/>
            </w:rPr>
          </w:rPrChange>
        </w:rPr>
        <w:tab/>
        <w:t>J. Zhang, X. Lin, and X. Ning, "SVM-based classification of segmented airborne LiDAR point clouds in urban areas," Remote Sensing, vol. 5, pp. 3749-3775, 2013.</w:t>
      </w:r>
      <w:proofErr w:type="gramEnd"/>
    </w:p>
    <w:p w:rsidR="00D41862" w:rsidRPr="008C5870" w:rsidRDefault="00D41862" w:rsidP="00D41862">
      <w:pPr>
        <w:spacing w:line="300" w:lineRule="auto"/>
        <w:rPr>
          <w:rFonts w:ascii="Times New Roman" w:eastAsia="宋体" w:hAnsi="Times New Roman" w:cs="Times New Roman"/>
          <w:bCs/>
          <w:color w:val="auto"/>
          <w:sz w:val="24"/>
          <w:szCs w:val="24"/>
          <w:rPrChange w:id="630"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31" w:author="User" w:date="2016-11-08T16:06:00Z">
            <w:rPr>
              <w:rFonts w:ascii="Times New Roman" w:hAnsi="Times New Roman" w:cs="Times New Roman"/>
              <w:sz w:val="24"/>
              <w:szCs w:val="24"/>
            </w:rPr>
          </w:rPrChange>
        </w:rPr>
        <w:t xml:space="preserve"> [29]</w:t>
      </w:r>
      <w:r w:rsidRPr="008C5870">
        <w:rPr>
          <w:rFonts w:ascii="Times New Roman" w:eastAsia="宋体" w:hAnsi="Times New Roman" w:cs="Times New Roman"/>
          <w:bCs/>
          <w:color w:val="auto"/>
          <w:sz w:val="24"/>
          <w:szCs w:val="24"/>
          <w:rPrChange w:id="632" w:author="User" w:date="2016-11-08T16:06:00Z">
            <w:rPr>
              <w:rFonts w:ascii="Times New Roman" w:hAnsi="Times New Roman" w:cs="Times New Roman"/>
              <w:sz w:val="24"/>
              <w:szCs w:val="24"/>
            </w:rPr>
          </w:rPrChange>
        </w:rPr>
        <w:tab/>
        <w:t xml:space="preserve">Z. Wu, S. Song, A. Khosla, F. Yu, L. Zhang, X. Tang, et al., "3d </w:t>
      </w:r>
      <w:proofErr w:type="spellStart"/>
      <w:r w:rsidRPr="008C5870">
        <w:rPr>
          <w:rFonts w:ascii="Times New Roman" w:eastAsia="宋体" w:hAnsi="Times New Roman" w:cs="Times New Roman"/>
          <w:bCs/>
          <w:color w:val="auto"/>
          <w:sz w:val="24"/>
          <w:szCs w:val="24"/>
          <w:rPrChange w:id="633" w:author="User" w:date="2016-11-08T16:06:00Z">
            <w:rPr>
              <w:rFonts w:ascii="Times New Roman" w:hAnsi="Times New Roman" w:cs="Times New Roman"/>
              <w:sz w:val="24"/>
              <w:szCs w:val="24"/>
            </w:rPr>
          </w:rPrChange>
        </w:rPr>
        <w:t>shapenets</w:t>
      </w:r>
      <w:proofErr w:type="spellEnd"/>
      <w:r w:rsidRPr="008C5870">
        <w:rPr>
          <w:rFonts w:ascii="Times New Roman" w:eastAsia="宋体" w:hAnsi="Times New Roman" w:cs="Times New Roman"/>
          <w:bCs/>
          <w:color w:val="auto"/>
          <w:sz w:val="24"/>
          <w:szCs w:val="24"/>
          <w:rPrChange w:id="634" w:author="User" w:date="2016-11-08T16:06:00Z">
            <w:rPr>
              <w:rFonts w:ascii="Times New Roman" w:hAnsi="Times New Roman" w:cs="Times New Roman"/>
              <w:sz w:val="24"/>
              <w:szCs w:val="24"/>
            </w:rPr>
          </w:rPrChange>
        </w:rPr>
        <w:t>: A deep representation for volumetric shapes," in Proceedings of the IEEE Conference on Computer Vision and Pattern Recognition, 2015, pp. 1912-1920.</w:t>
      </w:r>
    </w:p>
    <w:p w:rsidR="00D41862" w:rsidRPr="008C5870" w:rsidRDefault="00D41862" w:rsidP="00D41862">
      <w:pPr>
        <w:spacing w:line="300" w:lineRule="auto"/>
        <w:rPr>
          <w:rFonts w:ascii="Times New Roman" w:eastAsia="宋体" w:hAnsi="Times New Roman" w:cs="Times New Roman"/>
          <w:bCs/>
          <w:color w:val="auto"/>
          <w:sz w:val="24"/>
          <w:szCs w:val="24"/>
          <w:rPrChange w:id="635"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36" w:author="User" w:date="2016-11-08T16:06:00Z">
            <w:rPr>
              <w:rFonts w:ascii="Times New Roman" w:hAnsi="Times New Roman" w:cs="Times New Roman"/>
              <w:sz w:val="24"/>
              <w:szCs w:val="24"/>
            </w:rPr>
          </w:rPrChange>
        </w:rPr>
        <w:t>[30]</w:t>
      </w:r>
      <w:r w:rsidRPr="008C5870">
        <w:rPr>
          <w:rFonts w:ascii="Times New Roman" w:eastAsia="宋体" w:hAnsi="Times New Roman" w:cs="Times New Roman"/>
          <w:bCs/>
          <w:color w:val="auto"/>
          <w:sz w:val="24"/>
          <w:szCs w:val="24"/>
          <w:rPrChange w:id="637" w:author="User" w:date="2016-11-08T16:06:00Z">
            <w:rPr>
              <w:rFonts w:ascii="Times New Roman" w:hAnsi="Times New Roman" w:cs="Times New Roman"/>
              <w:sz w:val="24"/>
              <w:szCs w:val="24"/>
            </w:rPr>
          </w:rPrChange>
        </w:rPr>
        <w:tab/>
        <w:t xml:space="preserve">Z. Zhu, X. Wang, S. Bai, C. Yao, and X. Bai, "Deep learning representation using </w:t>
      </w:r>
      <w:proofErr w:type="spellStart"/>
      <w:r w:rsidRPr="008C5870">
        <w:rPr>
          <w:rFonts w:ascii="Times New Roman" w:eastAsia="宋体" w:hAnsi="Times New Roman" w:cs="Times New Roman"/>
          <w:bCs/>
          <w:color w:val="auto"/>
          <w:sz w:val="24"/>
          <w:szCs w:val="24"/>
          <w:rPrChange w:id="638" w:author="User" w:date="2016-11-08T16:06:00Z">
            <w:rPr>
              <w:rFonts w:ascii="Times New Roman" w:hAnsi="Times New Roman" w:cs="Times New Roman"/>
              <w:sz w:val="24"/>
              <w:szCs w:val="24"/>
            </w:rPr>
          </w:rPrChange>
        </w:rPr>
        <w:t>autoencoder</w:t>
      </w:r>
      <w:proofErr w:type="spellEnd"/>
      <w:r w:rsidRPr="008C5870">
        <w:rPr>
          <w:rFonts w:ascii="Times New Roman" w:eastAsia="宋体" w:hAnsi="Times New Roman" w:cs="Times New Roman"/>
          <w:bCs/>
          <w:color w:val="auto"/>
          <w:sz w:val="24"/>
          <w:szCs w:val="24"/>
          <w:rPrChange w:id="639" w:author="User" w:date="2016-11-08T16:06:00Z">
            <w:rPr>
              <w:rFonts w:ascii="Times New Roman" w:hAnsi="Times New Roman" w:cs="Times New Roman"/>
              <w:sz w:val="24"/>
              <w:szCs w:val="24"/>
            </w:rPr>
          </w:rPrChange>
        </w:rPr>
        <w:t xml:space="preserve"> for 3d shape retrieval," in Security, Pattern Analysis, and Cybernetics (SPAC), 2014 International Conference on, 2014, pp. 279-284.</w:t>
      </w:r>
    </w:p>
    <w:p w:rsidR="00D41862" w:rsidRPr="008C5870" w:rsidRDefault="00D41862" w:rsidP="00D41862">
      <w:pPr>
        <w:spacing w:line="300" w:lineRule="auto"/>
        <w:rPr>
          <w:rFonts w:ascii="Times New Roman" w:eastAsia="宋体" w:hAnsi="Times New Roman" w:cs="Times New Roman"/>
          <w:bCs/>
          <w:color w:val="auto"/>
          <w:sz w:val="24"/>
          <w:szCs w:val="24"/>
          <w:rPrChange w:id="640"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41" w:author="User" w:date="2016-11-08T16:06:00Z">
            <w:rPr>
              <w:rFonts w:ascii="Times New Roman" w:hAnsi="Times New Roman" w:cs="Times New Roman"/>
              <w:sz w:val="24"/>
              <w:szCs w:val="24"/>
            </w:rPr>
          </w:rPrChange>
        </w:rPr>
        <w:t>[31]</w:t>
      </w:r>
      <w:r w:rsidRPr="008C5870">
        <w:rPr>
          <w:rFonts w:ascii="Times New Roman" w:eastAsia="宋体" w:hAnsi="Times New Roman" w:cs="Times New Roman"/>
          <w:bCs/>
          <w:color w:val="auto"/>
          <w:sz w:val="24"/>
          <w:szCs w:val="24"/>
          <w:rPrChange w:id="642" w:author="User" w:date="2016-11-08T16:06:00Z">
            <w:rPr>
              <w:rFonts w:ascii="Times New Roman" w:hAnsi="Times New Roman" w:cs="Times New Roman"/>
              <w:sz w:val="24"/>
              <w:szCs w:val="24"/>
            </w:rPr>
          </w:rPrChange>
        </w:rPr>
        <w:tab/>
        <w:t xml:space="preserve">J. </w:t>
      </w:r>
      <w:proofErr w:type="spellStart"/>
      <w:r w:rsidRPr="008C5870">
        <w:rPr>
          <w:rFonts w:ascii="Times New Roman" w:eastAsia="宋体" w:hAnsi="Times New Roman" w:cs="Times New Roman"/>
          <w:bCs/>
          <w:color w:val="auto"/>
          <w:sz w:val="24"/>
          <w:szCs w:val="24"/>
          <w:rPrChange w:id="643" w:author="User" w:date="2016-11-08T16:06:00Z">
            <w:rPr>
              <w:rFonts w:ascii="Times New Roman" w:hAnsi="Times New Roman" w:cs="Times New Roman"/>
              <w:sz w:val="24"/>
              <w:szCs w:val="24"/>
            </w:rPr>
          </w:rPrChange>
        </w:rPr>
        <w:t>Xie</w:t>
      </w:r>
      <w:proofErr w:type="spellEnd"/>
      <w:r w:rsidRPr="008C5870">
        <w:rPr>
          <w:rFonts w:ascii="Times New Roman" w:eastAsia="宋体" w:hAnsi="Times New Roman" w:cs="Times New Roman"/>
          <w:bCs/>
          <w:color w:val="auto"/>
          <w:sz w:val="24"/>
          <w:szCs w:val="24"/>
          <w:rPrChange w:id="644" w:author="User" w:date="2016-11-08T16:06:00Z">
            <w:rPr>
              <w:rFonts w:ascii="Times New Roman" w:hAnsi="Times New Roman" w:cs="Times New Roman"/>
              <w:sz w:val="24"/>
              <w:szCs w:val="24"/>
            </w:rPr>
          </w:rPrChange>
        </w:rPr>
        <w:t>, Y. Fang, F. Zhu, and E. Wong, "</w:t>
      </w:r>
      <w:proofErr w:type="spellStart"/>
      <w:r w:rsidRPr="008C5870">
        <w:rPr>
          <w:rFonts w:ascii="Times New Roman" w:eastAsia="宋体" w:hAnsi="Times New Roman" w:cs="Times New Roman"/>
          <w:bCs/>
          <w:color w:val="auto"/>
          <w:sz w:val="24"/>
          <w:szCs w:val="24"/>
          <w:rPrChange w:id="645" w:author="User" w:date="2016-11-08T16:06:00Z">
            <w:rPr>
              <w:rFonts w:ascii="Times New Roman" w:hAnsi="Times New Roman" w:cs="Times New Roman"/>
              <w:sz w:val="24"/>
              <w:szCs w:val="24"/>
            </w:rPr>
          </w:rPrChange>
        </w:rPr>
        <w:t>Deepshape</w:t>
      </w:r>
      <w:proofErr w:type="spellEnd"/>
      <w:r w:rsidRPr="008C5870">
        <w:rPr>
          <w:rFonts w:ascii="Times New Roman" w:eastAsia="宋体" w:hAnsi="Times New Roman" w:cs="Times New Roman"/>
          <w:bCs/>
          <w:color w:val="auto"/>
          <w:sz w:val="24"/>
          <w:szCs w:val="24"/>
          <w:rPrChange w:id="646" w:author="User" w:date="2016-11-08T16:06:00Z">
            <w:rPr>
              <w:rFonts w:ascii="Times New Roman" w:hAnsi="Times New Roman" w:cs="Times New Roman"/>
              <w:sz w:val="24"/>
              <w:szCs w:val="24"/>
            </w:rPr>
          </w:rPrChange>
        </w:rPr>
        <w:t>: Deep learned shape descriptor for 3d shape matching and retrieval," in Proceedings of the IEEE Conference on Computer Vision and Pattern Recognition, 2015, pp. 1275-1283.</w:t>
      </w:r>
    </w:p>
    <w:p w:rsidR="00D41862" w:rsidRPr="008C5870" w:rsidRDefault="00D41862" w:rsidP="00D41862">
      <w:pPr>
        <w:spacing w:line="300" w:lineRule="auto"/>
        <w:rPr>
          <w:rFonts w:ascii="Times New Roman" w:eastAsia="宋体" w:hAnsi="Times New Roman" w:cs="Times New Roman"/>
          <w:bCs/>
          <w:color w:val="auto"/>
          <w:sz w:val="24"/>
          <w:szCs w:val="24"/>
          <w:rPrChange w:id="647"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48" w:author="User" w:date="2016-11-08T16:06:00Z">
            <w:rPr>
              <w:rFonts w:ascii="Times New Roman" w:hAnsi="Times New Roman" w:cs="Times New Roman"/>
              <w:sz w:val="24"/>
              <w:szCs w:val="24"/>
            </w:rPr>
          </w:rPrChange>
        </w:rPr>
        <w:t>[32]</w:t>
      </w:r>
      <w:r w:rsidRPr="008C5870">
        <w:rPr>
          <w:rFonts w:ascii="Times New Roman" w:eastAsia="宋体" w:hAnsi="Times New Roman" w:cs="Times New Roman"/>
          <w:bCs/>
          <w:color w:val="auto"/>
          <w:sz w:val="24"/>
          <w:szCs w:val="24"/>
          <w:rPrChange w:id="649" w:author="User" w:date="2016-11-08T16:06:00Z">
            <w:rPr>
              <w:rFonts w:ascii="Times New Roman" w:hAnsi="Times New Roman" w:cs="Times New Roman"/>
              <w:sz w:val="24"/>
              <w:szCs w:val="24"/>
            </w:rPr>
          </w:rPrChange>
        </w:rPr>
        <w:tab/>
        <w:t xml:space="preserve">R. </w:t>
      </w:r>
      <w:proofErr w:type="spellStart"/>
      <w:r w:rsidRPr="008C5870">
        <w:rPr>
          <w:rFonts w:ascii="Times New Roman" w:eastAsia="宋体" w:hAnsi="Times New Roman" w:cs="Times New Roman"/>
          <w:bCs/>
          <w:color w:val="auto"/>
          <w:sz w:val="24"/>
          <w:szCs w:val="24"/>
          <w:rPrChange w:id="650" w:author="User" w:date="2016-11-08T16:06:00Z">
            <w:rPr>
              <w:rFonts w:ascii="Times New Roman" w:hAnsi="Times New Roman" w:cs="Times New Roman"/>
              <w:sz w:val="24"/>
              <w:szCs w:val="24"/>
            </w:rPr>
          </w:rPrChange>
        </w:rPr>
        <w:t>Socher</w:t>
      </w:r>
      <w:proofErr w:type="spellEnd"/>
      <w:r w:rsidRPr="008C5870">
        <w:rPr>
          <w:rFonts w:ascii="Times New Roman" w:eastAsia="宋体" w:hAnsi="Times New Roman" w:cs="Times New Roman"/>
          <w:bCs/>
          <w:color w:val="auto"/>
          <w:sz w:val="24"/>
          <w:szCs w:val="24"/>
          <w:rPrChange w:id="651" w:author="User" w:date="2016-11-08T16:06:00Z">
            <w:rPr>
              <w:rFonts w:ascii="Times New Roman" w:hAnsi="Times New Roman" w:cs="Times New Roman"/>
              <w:sz w:val="24"/>
              <w:szCs w:val="24"/>
            </w:rPr>
          </w:rPrChange>
        </w:rPr>
        <w:t>, B. Huval, B. Bath, C. D. Manning, and A. Y. Ng, "Convolutional-recursive deep learning for 3d object classification," in Advances in Neural Information Processing Systems, 2012, pp. 665-673.</w:t>
      </w:r>
    </w:p>
    <w:p w:rsidR="00D41862" w:rsidRPr="008C5870" w:rsidRDefault="00D41862" w:rsidP="00D41862">
      <w:pPr>
        <w:spacing w:line="300" w:lineRule="auto"/>
        <w:rPr>
          <w:rFonts w:ascii="Times New Roman" w:eastAsia="宋体" w:hAnsi="Times New Roman" w:cs="Times New Roman"/>
          <w:bCs/>
          <w:color w:val="auto"/>
          <w:sz w:val="24"/>
          <w:szCs w:val="24"/>
          <w:rPrChange w:id="652"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53" w:author="User" w:date="2016-11-08T16:06:00Z">
            <w:rPr>
              <w:rFonts w:ascii="Times New Roman" w:hAnsi="Times New Roman" w:cs="Times New Roman"/>
              <w:sz w:val="24"/>
              <w:szCs w:val="24"/>
            </w:rPr>
          </w:rPrChange>
        </w:rPr>
        <w:t>[33]</w:t>
      </w:r>
      <w:r w:rsidRPr="008C5870">
        <w:rPr>
          <w:rFonts w:ascii="Times New Roman" w:eastAsia="宋体" w:hAnsi="Times New Roman" w:cs="Times New Roman"/>
          <w:bCs/>
          <w:color w:val="auto"/>
          <w:sz w:val="24"/>
          <w:szCs w:val="24"/>
          <w:rPrChange w:id="654" w:author="User" w:date="2016-11-08T16:06:00Z">
            <w:rPr>
              <w:rFonts w:ascii="Times New Roman" w:hAnsi="Times New Roman" w:cs="Times New Roman"/>
              <w:sz w:val="24"/>
              <w:szCs w:val="24"/>
            </w:rPr>
          </w:rPrChange>
        </w:rPr>
        <w:tab/>
        <w:t>H. Guan, Y. Yu, Z. Ji, J. Li, and Q. Zhang, "Deep learning-based tree classification using mobile LiDAR data," Remote Sensing Letters, vol. 6, pp. 864-873, 2015.</w:t>
      </w:r>
    </w:p>
    <w:p w:rsidR="00D41862" w:rsidRPr="008C5870" w:rsidRDefault="00D41862" w:rsidP="00D41862">
      <w:pPr>
        <w:autoSpaceDE w:val="0"/>
        <w:autoSpaceDN w:val="0"/>
        <w:adjustRightInd w:val="0"/>
        <w:jc w:val="left"/>
        <w:rPr>
          <w:rFonts w:ascii="Times New Roman" w:eastAsia="宋体" w:hAnsi="Times New Roman" w:cs="Times New Roman"/>
          <w:bCs/>
          <w:color w:val="auto"/>
          <w:sz w:val="24"/>
          <w:szCs w:val="24"/>
          <w:rPrChange w:id="655"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56" w:author="User" w:date="2016-11-08T16:06:00Z">
            <w:rPr>
              <w:rFonts w:ascii="NimbusRomNo9L-Regu" w:hAnsi="NimbusRomNo9L-Regu" w:cs="NimbusRomNo9L-Regu"/>
              <w:color w:val="auto"/>
              <w:sz w:val="16"/>
              <w:szCs w:val="16"/>
            </w:rPr>
          </w:rPrChange>
        </w:rPr>
        <w:t xml:space="preserve">[34] D. Prokhorov, “A convolutional learning system for object classification in 3-D </w:t>
      </w:r>
      <w:proofErr w:type="spellStart"/>
      <w:r w:rsidRPr="008C5870">
        <w:rPr>
          <w:rFonts w:ascii="Times New Roman" w:eastAsia="宋体" w:hAnsi="Times New Roman" w:cs="Times New Roman"/>
          <w:bCs/>
          <w:color w:val="auto"/>
          <w:sz w:val="24"/>
          <w:szCs w:val="24"/>
          <w:rPrChange w:id="657" w:author="User" w:date="2016-11-08T16:06:00Z">
            <w:rPr>
              <w:rFonts w:ascii="NimbusRomNo9L-Regu" w:hAnsi="NimbusRomNo9L-Regu" w:cs="NimbusRomNo9L-Regu"/>
              <w:color w:val="auto"/>
              <w:sz w:val="16"/>
              <w:szCs w:val="16"/>
            </w:rPr>
          </w:rPrChange>
        </w:rPr>
        <w:t>lidar</w:t>
      </w:r>
      <w:proofErr w:type="spellEnd"/>
      <w:r w:rsidRPr="008C5870">
        <w:rPr>
          <w:rFonts w:ascii="Times New Roman" w:eastAsia="宋体" w:hAnsi="Times New Roman" w:cs="Times New Roman"/>
          <w:bCs/>
          <w:color w:val="auto"/>
          <w:sz w:val="24"/>
          <w:szCs w:val="24"/>
          <w:rPrChange w:id="658" w:author="User" w:date="2016-11-08T16:06:00Z">
            <w:rPr>
              <w:rFonts w:ascii="NimbusRomNo9L-Regu" w:hAnsi="NimbusRomNo9L-Regu" w:cs="NimbusRomNo9L-Regu"/>
              <w:color w:val="auto"/>
              <w:sz w:val="16"/>
              <w:szCs w:val="16"/>
            </w:rPr>
          </w:rPrChange>
        </w:rPr>
        <w:t xml:space="preserve"> data,” IEEE TNN, vol. 21, no. 5, pp. 858–863, May 2010.</w:t>
      </w:r>
    </w:p>
    <w:p w:rsidR="00D41862" w:rsidRPr="008C5870" w:rsidRDefault="00D41862" w:rsidP="00D41862">
      <w:pPr>
        <w:spacing w:line="300" w:lineRule="auto"/>
        <w:rPr>
          <w:rFonts w:ascii="Times New Roman" w:eastAsia="宋体" w:hAnsi="Times New Roman" w:cs="Times New Roman"/>
          <w:bCs/>
          <w:color w:val="auto"/>
          <w:sz w:val="24"/>
          <w:szCs w:val="24"/>
          <w:rPrChange w:id="659" w:author="User" w:date="2016-11-08T16:06:00Z">
            <w:rPr>
              <w:rFonts w:ascii="Times New Roman" w:hAnsi="Times New Roman" w:cs="Times New Roman"/>
              <w:sz w:val="24"/>
              <w:szCs w:val="24"/>
            </w:rPr>
          </w:rPrChange>
        </w:rPr>
      </w:pPr>
      <w:r w:rsidRPr="008C5870">
        <w:rPr>
          <w:rFonts w:ascii="Times New Roman" w:eastAsia="宋体" w:hAnsi="Times New Roman" w:cs="Times New Roman"/>
          <w:bCs/>
          <w:color w:val="auto"/>
          <w:sz w:val="24"/>
          <w:szCs w:val="24"/>
          <w:rPrChange w:id="660" w:author="User" w:date="2016-11-08T16:06:00Z">
            <w:rPr>
              <w:rFonts w:ascii="Times New Roman" w:hAnsi="Times New Roman" w:cs="Times New Roman"/>
              <w:sz w:val="24"/>
              <w:szCs w:val="24"/>
            </w:rPr>
          </w:rPrChange>
        </w:rPr>
        <w:t>[35]</w:t>
      </w:r>
      <w:r w:rsidRPr="008C5870">
        <w:rPr>
          <w:rFonts w:ascii="Times New Roman" w:eastAsia="宋体" w:hAnsi="Times New Roman" w:cs="Times New Roman"/>
          <w:bCs/>
          <w:color w:val="auto"/>
          <w:sz w:val="24"/>
          <w:szCs w:val="24"/>
          <w:rPrChange w:id="661" w:author="User" w:date="2016-11-08T16:06:00Z">
            <w:rPr>
              <w:rFonts w:ascii="Times New Roman" w:hAnsi="Times New Roman" w:cs="Times New Roman"/>
              <w:sz w:val="24"/>
              <w:szCs w:val="24"/>
            </w:rPr>
          </w:rPrChange>
        </w:rPr>
        <w:tab/>
        <w:t xml:space="preserve">D. </w:t>
      </w:r>
      <w:proofErr w:type="spellStart"/>
      <w:r w:rsidRPr="008C5870">
        <w:rPr>
          <w:rFonts w:ascii="Times New Roman" w:eastAsia="宋体" w:hAnsi="Times New Roman" w:cs="Times New Roman"/>
          <w:bCs/>
          <w:color w:val="auto"/>
          <w:sz w:val="24"/>
          <w:szCs w:val="24"/>
          <w:rPrChange w:id="662" w:author="User" w:date="2016-11-08T16:06:00Z">
            <w:rPr>
              <w:rFonts w:ascii="Times New Roman" w:hAnsi="Times New Roman" w:cs="Times New Roman"/>
              <w:sz w:val="24"/>
              <w:szCs w:val="24"/>
            </w:rPr>
          </w:rPrChange>
        </w:rPr>
        <w:t>Maturana</w:t>
      </w:r>
      <w:proofErr w:type="spellEnd"/>
      <w:r w:rsidRPr="008C5870">
        <w:rPr>
          <w:rFonts w:ascii="Times New Roman" w:eastAsia="宋体" w:hAnsi="Times New Roman" w:cs="Times New Roman"/>
          <w:bCs/>
          <w:color w:val="auto"/>
          <w:sz w:val="24"/>
          <w:szCs w:val="24"/>
          <w:rPrChange w:id="663" w:author="User" w:date="2016-11-08T16:06:00Z">
            <w:rPr>
              <w:rFonts w:ascii="Times New Roman" w:hAnsi="Times New Roman" w:cs="Times New Roman"/>
              <w:sz w:val="24"/>
              <w:szCs w:val="24"/>
            </w:rPr>
          </w:rPrChange>
        </w:rPr>
        <w:t xml:space="preserve"> and S. Scherer, "3D convolutional neural networks for landing zone detection from </w:t>
      </w:r>
      <w:proofErr w:type="spellStart"/>
      <w:r w:rsidRPr="008C5870">
        <w:rPr>
          <w:rFonts w:ascii="Times New Roman" w:eastAsia="宋体" w:hAnsi="Times New Roman" w:cs="Times New Roman"/>
          <w:bCs/>
          <w:color w:val="auto"/>
          <w:sz w:val="24"/>
          <w:szCs w:val="24"/>
          <w:rPrChange w:id="664" w:author="User" w:date="2016-11-08T16:06:00Z">
            <w:rPr>
              <w:rFonts w:ascii="Times New Roman" w:hAnsi="Times New Roman" w:cs="Times New Roman"/>
              <w:sz w:val="24"/>
              <w:szCs w:val="24"/>
            </w:rPr>
          </w:rPrChange>
        </w:rPr>
        <w:t>lidar</w:t>
      </w:r>
      <w:proofErr w:type="spellEnd"/>
      <w:r w:rsidRPr="008C5870">
        <w:rPr>
          <w:rFonts w:ascii="Times New Roman" w:eastAsia="宋体" w:hAnsi="Times New Roman" w:cs="Times New Roman"/>
          <w:bCs/>
          <w:color w:val="auto"/>
          <w:sz w:val="24"/>
          <w:szCs w:val="24"/>
          <w:rPrChange w:id="665" w:author="User" w:date="2016-11-08T16:06:00Z">
            <w:rPr>
              <w:rFonts w:ascii="Times New Roman" w:hAnsi="Times New Roman" w:cs="Times New Roman"/>
              <w:sz w:val="24"/>
              <w:szCs w:val="24"/>
            </w:rPr>
          </w:rPrChange>
        </w:rPr>
        <w:t>," in Robotics and Automation (ICRA), 2015 IEEE International Conference on, 2015, pp. 3471-3478.</w:t>
      </w:r>
    </w:p>
    <w:p w:rsidR="00BE0D3E" w:rsidRPr="00C54053" w:rsidRDefault="00BE0D3E" w:rsidP="00BE0D3E">
      <w:pPr>
        <w:spacing w:before="156" w:after="156" w:line="300" w:lineRule="auto"/>
        <w:jc w:val="center"/>
        <w:rPr>
          <w:rFonts w:ascii="Times New Roman" w:hAnsi="Times New Roman" w:cs="Times New Roman"/>
          <w:b/>
          <w:sz w:val="28"/>
          <w:szCs w:val="28"/>
        </w:rPr>
      </w:pPr>
      <w:r w:rsidRPr="00C54053">
        <w:rPr>
          <w:rFonts w:ascii="Times New Roman" w:hAnsi="Times New Roman" w:cs="Times New Roman"/>
          <w:b/>
          <w:sz w:val="28"/>
          <w:szCs w:val="28"/>
        </w:rPr>
        <w:t xml:space="preserve">III. </w:t>
      </w:r>
      <w:r>
        <w:rPr>
          <w:rFonts w:ascii="Times New Roman" w:hAnsi="Times New Roman" w:cs="Times New Roman" w:hint="eastAsia"/>
          <w:b/>
          <w:sz w:val="28"/>
          <w:szCs w:val="28"/>
        </w:rPr>
        <w:t xml:space="preserve">The </w:t>
      </w:r>
      <w:r w:rsidR="00FA0309">
        <w:rPr>
          <w:rFonts w:ascii="Times New Roman" w:hAnsi="Times New Roman" w:cs="Times New Roman" w:hint="eastAsia"/>
          <w:b/>
          <w:sz w:val="28"/>
          <w:szCs w:val="28"/>
        </w:rPr>
        <w:t>D</w:t>
      </w:r>
      <w:r w:rsidR="000C6412">
        <w:rPr>
          <w:rFonts w:ascii="Times New Roman" w:hAnsi="Times New Roman" w:cs="Times New Roman" w:hint="eastAsia"/>
          <w:b/>
          <w:sz w:val="28"/>
          <w:szCs w:val="28"/>
        </w:rPr>
        <w:t xml:space="preserve">NNSP </w:t>
      </w:r>
      <w:r w:rsidR="00F45EE5">
        <w:rPr>
          <w:rFonts w:ascii="Times New Roman" w:hAnsi="Times New Roman" w:cs="Times New Roman" w:hint="eastAsia"/>
          <w:b/>
          <w:sz w:val="28"/>
          <w:szCs w:val="28"/>
        </w:rPr>
        <w:t>F</w:t>
      </w:r>
      <w:r w:rsidR="00F45EE5" w:rsidRPr="006C11B4">
        <w:rPr>
          <w:rFonts w:ascii="Times New Roman" w:hAnsi="Times New Roman" w:cs="Times New Roman"/>
          <w:b/>
          <w:sz w:val="28"/>
          <w:szCs w:val="28"/>
        </w:rPr>
        <w:t>ramework</w:t>
      </w:r>
    </w:p>
    <w:p w:rsidR="0029508C" w:rsidRDefault="00F45EE5">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lastRenderedPageBreak/>
        <w:t xml:space="preserve">In the </w:t>
      </w:r>
      <w:r w:rsidR="00FA0309">
        <w:rPr>
          <w:rFonts w:ascii="Times New Roman" w:hAnsi="Times New Roman" w:cs="Times New Roman" w:hint="eastAsia"/>
          <w:sz w:val="24"/>
          <w:szCs w:val="24"/>
        </w:rPr>
        <w:t>D</w:t>
      </w:r>
      <w:r w:rsidR="000C6412">
        <w:rPr>
          <w:rFonts w:ascii="Times New Roman" w:hAnsi="Times New Roman" w:cs="Times New Roman" w:hint="eastAsia"/>
          <w:sz w:val="24"/>
          <w:szCs w:val="24"/>
        </w:rPr>
        <w:t>NNSP</w:t>
      </w:r>
      <w:r>
        <w:rPr>
          <w:rFonts w:ascii="Times New Roman" w:hAnsi="Times New Roman" w:cs="Times New Roman" w:hint="eastAsia"/>
          <w:sz w:val="24"/>
          <w:szCs w:val="24"/>
        </w:rPr>
        <w:t xml:space="preserve"> framework, </w:t>
      </w:r>
      <w:r w:rsidR="00B570FD">
        <w:rPr>
          <w:rFonts w:ascii="Times New Roman" w:hAnsi="Times New Roman" w:cs="Times New Roman" w:hint="eastAsia"/>
          <w:sz w:val="24"/>
          <w:szCs w:val="24"/>
        </w:rPr>
        <w:t xml:space="preserve">there are </w:t>
      </w:r>
      <w:r>
        <w:rPr>
          <w:rFonts w:ascii="Times New Roman" w:hAnsi="Times New Roman" w:cs="Times New Roman" w:hint="eastAsia"/>
          <w:sz w:val="24"/>
          <w:szCs w:val="24"/>
        </w:rPr>
        <w:t>five</w:t>
      </w:r>
      <w:r w:rsidR="00113BB4">
        <w:rPr>
          <w:rFonts w:ascii="Times New Roman" w:hAnsi="Times New Roman" w:cs="Times New Roman" w:hint="eastAsia"/>
          <w:sz w:val="24"/>
          <w:szCs w:val="24"/>
        </w:rPr>
        <w:t xml:space="preserve"> </w:t>
      </w:r>
      <w:ins w:id="666" w:author="User" w:date="2016-11-08T12:46:00Z">
        <w:r w:rsidR="00FA0309" w:rsidRPr="00FA0309">
          <w:rPr>
            <w:rFonts w:ascii="Times New Roman" w:hAnsi="Times New Roman" w:cs="Times New Roman"/>
            <w:sz w:val="24"/>
            <w:szCs w:val="24"/>
          </w:rPr>
          <w:t xml:space="preserve">kinds </w:t>
        </w:r>
        <w:r w:rsidR="00FA0309">
          <w:rPr>
            <w:rFonts w:ascii="Times New Roman" w:hAnsi="Times New Roman" w:cs="Times New Roman" w:hint="eastAsia"/>
            <w:sz w:val="24"/>
            <w:szCs w:val="24"/>
          </w:rPr>
          <w:t xml:space="preserve">of </w:t>
        </w:r>
      </w:ins>
      <w:r w:rsidR="00113BB4">
        <w:rPr>
          <w:rFonts w:ascii="Times New Roman" w:hAnsi="Times New Roman" w:cs="Times New Roman" w:hint="eastAsia"/>
          <w:sz w:val="24"/>
          <w:szCs w:val="24"/>
        </w:rPr>
        <w:t>nets, such as Net</w:t>
      </w:r>
      <w:r w:rsidR="006A1BF9">
        <w:rPr>
          <w:rFonts w:ascii="Times New Roman" w:hAnsi="Times New Roman" w:cs="Times New Roman" w:hint="eastAsia"/>
          <w:sz w:val="24"/>
          <w:szCs w:val="24"/>
        </w:rPr>
        <w:t xml:space="preserve"> </w:t>
      </w:r>
      <w:r w:rsidR="00113BB4">
        <w:rPr>
          <w:rFonts w:ascii="Times New Roman" w:hAnsi="Times New Roman" w:cs="Times New Roman" w:hint="eastAsia"/>
          <w:sz w:val="24"/>
          <w:szCs w:val="24"/>
        </w:rPr>
        <w:t>1,</w:t>
      </w:r>
      <w:r w:rsidR="00877583">
        <w:rPr>
          <w:rFonts w:ascii="Times New Roman" w:hAnsi="Times New Roman" w:cs="Times New Roman" w:hint="eastAsia"/>
          <w:sz w:val="24"/>
          <w:szCs w:val="24"/>
        </w:rPr>
        <w:t xml:space="preserve"> </w:t>
      </w:r>
      <w:r w:rsidR="00113BB4">
        <w:rPr>
          <w:rFonts w:ascii="Times New Roman" w:hAnsi="Times New Roman" w:cs="Times New Roman" w:hint="eastAsia"/>
          <w:sz w:val="24"/>
          <w:szCs w:val="24"/>
        </w:rPr>
        <w:t>Net2,</w:t>
      </w:r>
      <w:r w:rsidR="00877583">
        <w:rPr>
          <w:rFonts w:ascii="Times New Roman" w:hAnsi="Times New Roman" w:cs="Times New Roman" w:hint="eastAsia"/>
          <w:sz w:val="24"/>
          <w:szCs w:val="24"/>
        </w:rPr>
        <w:t xml:space="preserve"> </w:t>
      </w:r>
      <w:r w:rsidR="00113BB4">
        <w:rPr>
          <w:rFonts w:ascii="Times New Roman" w:hAnsi="Times New Roman" w:cs="Times New Roman" w:hint="eastAsia"/>
          <w:sz w:val="24"/>
          <w:szCs w:val="24"/>
        </w:rPr>
        <w:t>Net3, Net4 and Net5</w:t>
      </w:r>
      <w:r w:rsidR="006A1BF9">
        <w:rPr>
          <w:rFonts w:ascii="Times New Roman" w:hAnsi="Times New Roman" w:cs="Times New Roman" w:hint="eastAsia"/>
          <w:sz w:val="24"/>
          <w:szCs w:val="24"/>
        </w:rPr>
        <w:t>,</w:t>
      </w:r>
      <w:r w:rsidR="00113BB4">
        <w:rPr>
          <w:rFonts w:ascii="Times New Roman" w:hAnsi="Times New Roman" w:cs="Times New Roman" w:hint="eastAsia"/>
          <w:sz w:val="24"/>
          <w:szCs w:val="24"/>
        </w:rPr>
        <w:t xml:space="preserve"> and the number </w:t>
      </w:r>
      <w:r w:rsidR="00B570FD">
        <w:rPr>
          <w:rFonts w:ascii="Times New Roman" w:hAnsi="Times New Roman" w:cs="Times New Roman" w:hint="eastAsia"/>
          <w:sz w:val="24"/>
          <w:szCs w:val="24"/>
        </w:rPr>
        <w:t>of</w:t>
      </w:r>
      <w:r w:rsidR="00113BB4">
        <w:rPr>
          <w:rFonts w:ascii="Times New Roman" w:hAnsi="Times New Roman" w:cs="Times New Roman" w:hint="eastAsia"/>
          <w:sz w:val="24"/>
          <w:szCs w:val="24"/>
        </w:rPr>
        <w:t xml:space="preserve"> Net</w:t>
      </w:r>
      <w:r w:rsidR="0029508C">
        <w:rPr>
          <w:rFonts w:ascii="Times New Roman" w:hAnsi="Times New Roman" w:cs="Times New Roman" w:hint="eastAsia"/>
          <w:sz w:val="24"/>
          <w:szCs w:val="24"/>
        </w:rPr>
        <w:t xml:space="preserve"> </w:t>
      </w:r>
      <w:r w:rsidR="00113BB4">
        <w:rPr>
          <w:rFonts w:ascii="Times New Roman" w:hAnsi="Times New Roman" w:cs="Times New Roman" w:hint="eastAsia"/>
          <w:sz w:val="24"/>
          <w:szCs w:val="24"/>
        </w:rPr>
        <w:t>1</w:t>
      </w:r>
      <w:r w:rsidR="000658FD">
        <w:rPr>
          <w:rFonts w:ascii="Times New Roman" w:hAnsi="Times New Roman" w:cs="Times New Roman" w:hint="eastAsia"/>
          <w:sz w:val="24"/>
          <w:szCs w:val="24"/>
        </w:rPr>
        <w:t xml:space="preserve"> and</w:t>
      </w:r>
      <w:r w:rsidR="00113BB4">
        <w:rPr>
          <w:rFonts w:ascii="Times New Roman" w:hAnsi="Times New Roman" w:cs="Times New Roman" w:hint="eastAsia"/>
          <w:sz w:val="24"/>
          <w:szCs w:val="24"/>
        </w:rPr>
        <w:t xml:space="preserve"> Net</w:t>
      </w:r>
      <w:r w:rsidR="006A1BF9">
        <w:rPr>
          <w:rFonts w:ascii="Times New Roman" w:hAnsi="Times New Roman" w:cs="Times New Roman" w:hint="eastAsia"/>
          <w:sz w:val="24"/>
          <w:szCs w:val="24"/>
        </w:rPr>
        <w:t xml:space="preserve"> </w:t>
      </w:r>
      <w:r w:rsidR="00113BB4">
        <w:rPr>
          <w:rFonts w:ascii="Times New Roman" w:hAnsi="Times New Roman" w:cs="Times New Roman" w:hint="eastAsia"/>
          <w:sz w:val="24"/>
          <w:szCs w:val="24"/>
        </w:rPr>
        <w:t xml:space="preserve">2 can be </w:t>
      </w:r>
      <w:r w:rsidR="00113BB4">
        <w:rPr>
          <w:rFonts w:ascii="Times New Roman" w:hAnsi="Times New Roman" w:cs="Times New Roman"/>
          <w:sz w:val="24"/>
          <w:szCs w:val="24"/>
        </w:rPr>
        <w:t>adjust</w:t>
      </w:r>
      <w:r w:rsidR="00113BB4">
        <w:rPr>
          <w:rFonts w:ascii="Times New Roman" w:hAnsi="Times New Roman" w:cs="Times New Roman" w:hint="eastAsia"/>
          <w:sz w:val="24"/>
          <w:szCs w:val="24"/>
        </w:rPr>
        <w:t xml:space="preserve">ed </w:t>
      </w:r>
      <w:r w:rsidR="006A1BF9">
        <w:rPr>
          <w:rFonts w:ascii="Times New Roman" w:hAnsi="Times New Roman" w:cs="Times New Roman" w:hint="eastAsia"/>
          <w:sz w:val="24"/>
          <w:szCs w:val="24"/>
        </w:rPr>
        <w:t>according to different</w:t>
      </w:r>
      <w:r w:rsidR="00113BB4">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point cloud </w:t>
      </w:r>
      <w:r w:rsidR="00113BB4">
        <w:rPr>
          <w:rFonts w:ascii="Times New Roman" w:hAnsi="Times New Roman" w:cs="Times New Roman" w:hint="eastAsia"/>
          <w:sz w:val="24"/>
          <w:szCs w:val="24"/>
        </w:rPr>
        <w:t xml:space="preserve">data. </w:t>
      </w:r>
      <w:r w:rsidR="00113BB4">
        <w:rPr>
          <w:rFonts w:ascii="Times New Roman" w:hAnsi="Times New Roman" w:cs="Times New Roman"/>
          <w:sz w:val="24"/>
          <w:szCs w:val="24"/>
        </w:rPr>
        <w:t>A</w:t>
      </w:r>
      <w:r w:rsidR="00113BB4">
        <w:rPr>
          <w:rFonts w:ascii="Times New Roman" w:hAnsi="Times New Roman" w:cs="Times New Roman" w:hint="eastAsia"/>
          <w:sz w:val="24"/>
          <w:szCs w:val="24"/>
        </w:rPr>
        <w:t xml:space="preserve">n example of the </w:t>
      </w:r>
      <w:r w:rsidR="00FA0309">
        <w:rPr>
          <w:rFonts w:ascii="Times New Roman" w:hAnsi="Times New Roman" w:cs="Times New Roman" w:hint="eastAsia"/>
          <w:sz w:val="24"/>
          <w:szCs w:val="24"/>
        </w:rPr>
        <w:t>D</w:t>
      </w:r>
      <w:r w:rsidR="000C6412">
        <w:rPr>
          <w:rFonts w:ascii="Times New Roman" w:hAnsi="Times New Roman" w:cs="Times New Roman" w:hint="eastAsia"/>
          <w:sz w:val="24"/>
          <w:szCs w:val="24"/>
        </w:rPr>
        <w:t>NNSP</w:t>
      </w:r>
      <w:r w:rsidR="00113BB4">
        <w:rPr>
          <w:rFonts w:ascii="Times New Roman" w:hAnsi="Times New Roman" w:cs="Times New Roman" w:hint="eastAsia"/>
          <w:sz w:val="24"/>
          <w:szCs w:val="24"/>
        </w:rPr>
        <w:t xml:space="preserve"> </w:t>
      </w:r>
      <w:r w:rsidR="007E1CC6">
        <w:rPr>
          <w:rFonts w:ascii="Times New Roman" w:hAnsi="Times New Roman" w:cs="Times New Roman"/>
          <w:sz w:val="24"/>
          <w:szCs w:val="24"/>
        </w:rPr>
        <w:t>framework</w:t>
      </w:r>
      <w:r w:rsidR="007E1CC6">
        <w:rPr>
          <w:rFonts w:ascii="Times New Roman" w:hAnsi="Times New Roman" w:cs="Times New Roman" w:hint="eastAsia"/>
          <w:sz w:val="24"/>
          <w:szCs w:val="24"/>
        </w:rPr>
        <w:t xml:space="preserve"> is</w:t>
      </w:r>
      <w:r w:rsidR="00113BB4">
        <w:rPr>
          <w:rFonts w:ascii="Times New Roman" w:hAnsi="Times New Roman" w:cs="Times New Roman" w:hint="eastAsia"/>
          <w:sz w:val="24"/>
          <w:szCs w:val="24"/>
        </w:rPr>
        <w:t xml:space="preserve"> shown in Fig.1</w:t>
      </w:r>
      <w:r w:rsidR="007E1CC6">
        <w:rPr>
          <w:rFonts w:ascii="Times New Roman" w:hAnsi="Times New Roman" w:cs="Times New Roman" w:hint="eastAsia"/>
          <w:sz w:val="24"/>
          <w:szCs w:val="24"/>
        </w:rPr>
        <w:t>.</w:t>
      </w:r>
      <w:r w:rsidR="00113BB4">
        <w:rPr>
          <w:rFonts w:ascii="Times New Roman" w:hAnsi="Times New Roman" w:cs="Times New Roman" w:hint="eastAsia"/>
          <w:sz w:val="24"/>
          <w:szCs w:val="24"/>
        </w:rPr>
        <w:t xml:space="preserve"> </w:t>
      </w:r>
      <w:r w:rsidR="007E1CC6">
        <w:rPr>
          <w:rFonts w:ascii="Times New Roman" w:hAnsi="Times New Roman" w:cs="Times New Roman" w:hint="eastAsia"/>
          <w:sz w:val="24"/>
          <w:szCs w:val="24"/>
        </w:rPr>
        <w:t>I</w:t>
      </w:r>
      <w:r w:rsidR="00113BB4">
        <w:rPr>
          <w:rFonts w:ascii="Times New Roman" w:hAnsi="Times New Roman" w:cs="Times New Roman" w:hint="eastAsia"/>
          <w:sz w:val="24"/>
          <w:szCs w:val="24"/>
        </w:rPr>
        <w:t xml:space="preserve">n this </w:t>
      </w:r>
      <w:r w:rsidR="00B570FD" w:rsidRPr="00B570FD">
        <w:rPr>
          <w:rFonts w:ascii="Times New Roman" w:hAnsi="Times New Roman" w:cs="Times New Roman"/>
          <w:sz w:val="24"/>
          <w:szCs w:val="24"/>
        </w:rPr>
        <w:t>example</w:t>
      </w:r>
      <w:r w:rsidR="00113BB4">
        <w:rPr>
          <w:rFonts w:ascii="Times New Roman" w:hAnsi="Times New Roman" w:cs="Times New Roman" w:hint="eastAsia"/>
          <w:sz w:val="24"/>
          <w:szCs w:val="24"/>
        </w:rPr>
        <w:t>, there is one Net</w:t>
      </w:r>
      <w:r w:rsidR="0029508C">
        <w:rPr>
          <w:rFonts w:ascii="Times New Roman" w:hAnsi="Times New Roman" w:cs="Times New Roman" w:hint="eastAsia"/>
          <w:sz w:val="24"/>
          <w:szCs w:val="24"/>
        </w:rPr>
        <w:t xml:space="preserve"> </w:t>
      </w:r>
      <w:r w:rsidR="00113BB4">
        <w:rPr>
          <w:rFonts w:ascii="Times New Roman" w:hAnsi="Times New Roman" w:cs="Times New Roman" w:hint="eastAsia"/>
          <w:sz w:val="24"/>
          <w:szCs w:val="24"/>
        </w:rPr>
        <w:t>1</w:t>
      </w:r>
      <w:r w:rsidR="00F05504">
        <w:rPr>
          <w:rFonts w:ascii="Times New Roman" w:hAnsi="Times New Roman" w:cs="Times New Roman" w:hint="eastAsia"/>
          <w:sz w:val="24"/>
          <w:szCs w:val="24"/>
        </w:rPr>
        <w:t xml:space="preserve"> and </w:t>
      </w:r>
      <w:r w:rsidR="007E1CC6">
        <w:rPr>
          <w:rFonts w:ascii="Times New Roman" w:hAnsi="Times New Roman" w:cs="Times New Roman" w:hint="eastAsia"/>
          <w:sz w:val="24"/>
          <w:szCs w:val="24"/>
        </w:rPr>
        <w:t xml:space="preserve">one </w:t>
      </w:r>
      <w:r w:rsidR="00F05504">
        <w:rPr>
          <w:rFonts w:ascii="Times New Roman" w:hAnsi="Times New Roman" w:cs="Times New Roman" w:hint="eastAsia"/>
          <w:sz w:val="24"/>
          <w:szCs w:val="24"/>
        </w:rPr>
        <w:t>Net</w:t>
      </w:r>
      <w:r w:rsidR="0029508C">
        <w:rPr>
          <w:rFonts w:ascii="Times New Roman" w:hAnsi="Times New Roman" w:cs="Times New Roman" w:hint="eastAsia"/>
          <w:sz w:val="24"/>
          <w:szCs w:val="24"/>
        </w:rPr>
        <w:t xml:space="preserve"> </w:t>
      </w:r>
      <w:r w:rsidR="00F05504">
        <w:rPr>
          <w:rFonts w:ascii="Times New Roman" w:hAnsi="Times New Roman" w:cs="Times New Roman" w:hint="eastAsia"/>
          <w:sz w:val="24"/>
          <w:szCs w:val="24"/>
        </w:rPr>
        <w:t>2</w:t>
      </w:r>
      <w:r w:rsidR="00B570FD">
        <w:rPr>
          <w:rFonts w:ascii="Times New Roman" w:hAnsi="Times New Roman" w:cs="Times New Roman" w:hint="eastAsia"/>
          <w:sz w:val="24"/>
          <w:szCs w:val="24"/>
        </w:rPr>
        <w:t>；</w:t>
      </w:r>
      <w:proofErr w:type="gramStart"/>
      <w:r w:rsidR="00113BB4">
        <w:rPr>
          <w:rFonts w:ascii="Times New Roman" w:hAnsi="Times New Roman" w:cs="Times New Roman" w:hint="eastAsia"/>
          <w:sz w:val="24"/>
          <w:szCs w:val="24"/>
        </w:rPr>
        <w:t>the</w:t>
      </w:r>
      <w:proofErr w:type="gramEnd"/>
      <w:r w:rsidR="00113BB4">
        <w:rPr>
          <w:rFonts w:ascii="Times New Roman" w:hAnsi="Times New Roman" w:cs="Times New Roman" w:hint="eastAsia"/>
          <w:sz w:val="24"/>
          <w:szCs w:val="24"/>
        </w:rPr>
        <w:t xml:space="preserve"> features of a point contain two </w:t>
      </w:r>
      <w:r w:rsidR="00F05504">
        <w:rPr>
          <w:rFonts w:ascii="Times New Roman" w:hAnsi="Times New Roman" w:cs="Times New Roman"/>
          <w:sz w:val="24"/>
          <w:szCs w:val="24"/>
        </w:rPr>
        <w:t>feature</w:t>
      </w:r>
      <w:r w:rsidR="00F05504">
        <w:rPr>
          <w:rFonts w:ascii="Times New Roman" w:hAnsi="Times New Roman" w:cs="Times New Roman" w:hint="eastAsia"/>
          <w:sz w:val="24"/>
          <w:szCs w:val="24"/>
        </w:rPr>
        <w:t xml:space="preserve"> </w:t>
      </w:r>
      <w:r w:rsidR="000658FD">
        <w:rPr>
          <w:rFonts w:ascii="Times New Roman" w:hAnsi="Times New Roman" w:cs="Times New Roman"/>
          <w:sz w:val="24"/>
          <w:szCs w:val="24"/>
        </w:rPr>
        <w:t>descriptors</w:t>
      </w:r>
      <w:r w:rsidR="000658FD">
        <w:rPr>
          <w:rFonts w:ascii="Times New Roman" w:hAnsi="Times New Roman" w:cs="Times New Roman" w:hint="eastAsia"/>
          <w:sz w:val="24"/>
          <w:szCs w:val="24"/>
        </w:rPr>
        <w:t>,</w:t>
      </w:r>
      <w:r w:rsidR="000658FD" w:rsidRPr="0029508C">
        <w:rPr>
          <w:rFonts w:ascii="Times New Roman" w:hAnsi="Times New Roman" w:cs="Times New Roman"/>
          <w:sz w:val="24"/>
          <w:szCs w:val="24"/>
        </w:rPr>
        <w:t xml:space="preserve"> </w:t>
      </w:r>
      <w:r w:rsidR="00F05504">
        <w:rPr>
          <w:rFonts w:ascii="Times New Roman" w:hAnsi="Times New Roman" w:cs="Times New Roman" w:hint="eastAsia"/>
          <w:sz w:val="24"/>
          <w:szCs w:val="24"/>
        </w:rPr>
        <w:t>and the</w:t>
      </w:r>
      <w:r w:rsidR="000658FD">
        <w:rPr>
          <w:rFonts w:ascii="Times New Roman" w:hAnsi="Times New Roman" w:cs="Times New Roman" w:hint="eastAsia"/>
          <w:sz w:val="24"/>
          <w:szCs w:val="24"/>
        </w:rPr>
        <w:t xml:space="preserve"> raw</w:t>
      </w:r>
      <w:r w:rsidR="00F05504">
        <w:rPr>
          <w:rFonts w:ascii="Times New Roman" w:hAnsi="Times New Roman" w:cs="Times New Roman" w:hint="eastAsia"/>
          <w:sz w:val="24"/>
          <w:szCs w:val="24"/>
        </w:rPr>
        <w:t xml:space="preserve"> point cloud</w:t>
      </w:r>
      <w:ins w:id="667" w:author="User" w:date="2016-11-08T12:47:00Z">
        <w:r w:rsidR="00FA0309">
          <w:rPr>
            <w:rFonts w:ascii="Times New Roman" w:hAnsi="Times New Roman" w:cs="Times New Roman" w:hint="eastAsia"/>
            <w:sz w:val="24"/>
            <w:szCs w:val="24"/>
          </w:rPr>
          <w:t>s</w:t>
        </w:r>
      </w:ins>
      <w:r w:rsidR="00F05504">
        <w:rPr>
          <w:rFonts w:ascii="Times New Roman" w:hAnsi="Times New Roman" w:cs="Times New Roman" w:hint="eastAsia"/>
          <w:sz w:val="24"/>
          <w:szCs w:val="24"/>
        </w:rPr>
        <w:t xml:space="preserve"> are clustered into three </w:t>
      </w:r>
      <w:r w:rsidR="0029508C">
        <w:rPr>
          <w:rFonts w:ascii="Times New Roman" w:hAnsi="Times New Roman" w:cs="Times New Roman" w:hint="eastAsia"/>
          <w:sz w:val="24"/>
          <w:szCs w:val="24"/>
        </w:rPr>
        <w:t>levels</w:t>
      </w:r>
      <w:r w:rsidR="00F05504">
        <w:rPr>
          <w:rFonts w:ascii="Times New Roman" w:hAnsi="Times New Roman" w:cs="Times New Roman" w:hint="eastAsia"/>
          <w:sz w:val="24"/>
          <w:szCs w:val="24"/>
        </w:rPr>
        <w:t xml:space="preserve">. </w:t>
      </w:r>
      <w:r w:rsidR="007E1CC6">
        <w:rPr>
          <w:rFonts w:ascii="Times New Roman" w:hAnsi="Times New Roman" w:cs="Times New Roman" w:hint="eastAsia"/>
          <w:sz w:val="24"/>
          <w:szCs w:val="24"/>
        </w:rPr>
        <w:t>Each sample of t</w:t>
      </w:r>
      <w:r w:rsidR="00F05504">
        <w:rPr>
          <w:rFonts w:ascii="Times New Roman" w:hAnsi="Times New Roman" w:cs="Times New Roman" w:hint="eastAsia"/>
          <w:sz w:val="24"/>
          <w:szCs w:val="24"/>
        </w:rPr>
        <w:t xml:space="preserve">he input is the features of </w:t>
      </w:r>
      <w:r w:rsidR="000658FD">
        <w:rPr>
          <w:rFonts w:ascii="Times New Roman" w:hAnsi="Times New Roman" w:cs="Times New Roman" w:hint="eastAsia"/>
          <w:sz w:val="24"/>
          <w:szCs w:val="24"/>
        </w:rPr>
        <w:t xml:space="preserve">all </w:t>
      </w:r>
      <w:r w:rsidR="00F05504">
        <w:rPr>
          <w:rFonts w:ascii="Times New Roman" w:hAnsi="Times New Roman" w:cs="Times New Roman" w:hint="eastAsia"/>
          <w:sz w:val="24"/>
          <w:szCs w:val="24"/>
        </w:rPr>
        <w:t xml:space="preserve">points in </w:t>
      </w:r>
      <w:r w:rsidR="007E1CC6">
        <w:rPr>
          <w:rFonts w:ascii="Times New Roman" w:hAnsi="Times New Roman" w:cs="Times New Roman" w:hint="eastAsia"/>
          <w:sz w:val="24"/>
          <w:szCs w:val="24"/>
        </w:rPr>
        <w:t>a</w:t>
      </w:r>
      <w:r w:rsidR="00F05504">
        <w:rPr>
          <w:rFonts w:ascii="Times New Roman" w:hAnsi="Times New Roman" w:cs="Times New Roman" w:hint="eastAsia"/>
          <w:sz w:val="24"/>
          <w:szCs w:val="24"/>
        </w:rPr>
        <w:t xml:space="preserve"> </w:t>
      </w:r>
      <w:r w:rsidR="000658FD">
        <w:rPr>
          <w:rFonts w:ascii="Times New Roman" w:hAnsi="Times New Roman" w:cs="Times New Roman" w:hint="eastAsia"/>
          <w:sz w:val="24"/>
          <w:szCs w:val="24"/>
        </w:rPr>
        <w:t xml:space="preserve">point </w:t>
      </w:r>
      <w:r w:rsidR="00F05504">
        <w:rPr>
          <w:rFonts w:ascii="Times New Roman" w:hAnsi="Times New Roman" w:cs="Times New Roman" w:hint="eastAsia"/>
          <w:sz w:val="24"/>
          <w:szCs w:val="24"/>
        </w:rPr>
        <w:t xml:space="preserve">cluster. </w:t>
      </w:r>
      <w:r w:rsidR="0030796C">
        <w:rPr>
          <w:rFonts w:ascii="Times New Roman" w:hAnsi="Times New Roman" w:cs="Times New Roman" w:hint="eastAsia"/>
          <w:sz w:val="24"/>
          <w:szCs w:val="24"/>
        </w:rPr>
        <w:t>Net1 and Net</w:t>
      </w:r>
      <w:r w:rsidR="0029508C">
        <w:rPr>
          <w:rFonts w:ascii="Times New Roman" w:hAnsi="Times New Roman" w:cs="Times New Roman" w:hint="eastAsia"/>
          <w:sz w:val="24"/>
          <w:szCs w:val="24"/>
        </w:rPr>
        <w:t xml:space="preserve"> </w:t>
      </w:r>
      <w:r w:rsidR="0030796C">
        <w:rPr>
          <w:rFonts w:ascii="Times New Roman" w:hAnsi="Times New Roman" w:cs="Times New Roman" w:hint="eastAsia"/>
          <w:sz w:val="24"/>
          <w:szCs w:val="24"/>
        </w:rPr>
        <w:t xml:space="preserve">2 are the feature </w:t>
      </w:r>
      <w:del w:id="668" w:author="User" w:date="2016-11-08T13:26:00Z">
        <w:r w:rsidR="0030796C" w:rsidDel="008D18B7">
          <w:rPr>
            <w:rFonts w:ascii="Times New Roman" w:hAnsi="Times New Roman" w:cs="Times New Roman" w:hint="eastAsia"/>
            <w:sz w:val="24"/>
            <w:szCs w:val="24"/>
          </w:rPr>
          <w:delText xml:space="preserve">extraction </w:delText>
        </w:r>
      </w:del>
      <w:ins w:id="669" w:author="User" w:date="2016-11-08T13:26:00Z">
        <w:r w:rsidR="008D18B7">
          <w:rPr>
            <w:rFonts w:ascii="Times New Roman" w:hAnsi="Times New Roman" w:cs="Times New Roman" w:hint="eastAsia"/>
            <w:sz w:val="24"/>
            <w:szCs w:val="24"/>
          </w:rPr>
          <w:t xml:space="preserve">representation </w:t>
        </w:r>
      </w:ins>
      <w:r w:rsidR="0030796C">
        <w:rPr>
          <w:rFonts w:ascii="Times New Roman" w:hAnsi="Times New Roman" w:cs="Times New Roman" w:hint="eastAsia"/>
          <w:sz w:val="24"/>
          <w:szCs w:val="24"/>
        </w:rPr>
        <w:t>nets. Net</w:t>
      </w:r>
      <w:r w:rsidR="0029508C">
        <w:rPr>
          <w:rFonts w:ascii="Times New Roman" w:hAnsi="Times New Roman" w:cs="Times New Roman" w:hint="eastAsia"/>
          <w:sz w:val="24"/>
          <w:szCs w:val="24"/>
        </w:rPr>
        <w:t xml:space="preserve"> </w:t>
      </w:r>
      <w:r w:rsidR="0030796C">
        <w:rPr>
          <w:rFonts w:ascii="Times New Roman" w:hAnsi="Times New Roman" w:cs="Times New Roman" w:hint="eastAsia"/>
          <w:sz w:val="24"/>
          <w:szCs w:val="24"/>
        </w:rPr>
        <w:t xml:space="preserve">1 </w:t>
      </w:r>
      <w:r w:rsidR="006A1BF9">
        <w:rPr>
          <w:rFonts w:ascii="Times New Roman" w:hAnsi="Times New Roman" w:cs="Times New Roman" w:hint="eastAsia"/>
          <w:sz w:val="24"/>
          <w:szCs w:val="24"/>
        </w:rPr>
        <w:t>learns</w:t>
      </w:r>
      <w:r w:rsidR="00D67453">
        <w:rPr>
          <w:rFonts w:ascii="Times New Roman" w:hAnsi="Times New Roman" w:cs="Times New Roman" w:hint="eastAsia"/>
          <w:sz w:val="24"/>
          <w:szCs w:val="24"/>
        </w:rPr>
        <w:t xml:space="preserve"> the features </w:t>
      </w:r>
      <w:del w:id="670" w:author="User" w:date="2016-11-08T13:26:00Z">
        <w:r w:rsidR="00D67453" w:rsidDel="008D18B7">
          <w:rPr>
            <w:rFonts w:ascii="Times New Roman" w:hAnsi="Times New Roman" w:cs="Times New Roman" w:hint="eastAsia"/>
            <w:sz w:val="24"/>
            <w:szCs w:val="24"/>
          </w:rPr>
          <w:delText xml:space="preserve">of </w:delText>
        </w:r>
      </w:del>
      <w:ins w:id="671" w:author="User" w:date="2016-11-08T13:26:00Z">
        <w:r w:rsidR="008D18B7">
          <w:rPr>
            <w:rFonts w:ascii="Times New Roman" w:hAnsi="Times New Roman" w:cs="Times New Roman" w:hint="eastAsia"/>
            <w:sz w:val="24"/>
            <w:szCs w:val="24"/>
          </w:rPr>
          <w:t xml:space="preserve">from </w:t>
        </w:r>
      </w:ins>
      <w:r w:rsidR="0030796C">
        <w:rPr>
          <w:rFonts w:ascii="Times New Roman" w:hAnsi="Times New Roman" w:cs="Times New Roman" w:hint="eastAsia"/>
          <w:sz w:val="24"/>
          <w:szCs w:val="24"/>
        </w:rPr>
        <w:t xml:space="preserve">different types of </w:t>
      </w:r>
      <w:r w:rsidR="0030796C">
        <w:rPr>
          <w:rFonts w:ascii="Times New Roman" w:hAnsi="Times New Roman" w:cs="Times New Roman"/>
          <w:sz w:val="24"/>
          <w:szCs w:val="24"/>
        </w:rPr>
        <w:t>feature</w:t>
      </w:r>
      <w:r w:rsidR="0030796C">
        <w:rPr>
          <w:rFonts w:ascii="Times New Roman" w:hAnsi="Times New Roman" w:cs="Times New Roman" w:hint="eastAsia"/>
          <w:sz w:val="24"/>
          <w:szCs w:val="24"/>
        </w:rPr>
        <w:t xml:space="preserve"> </w:t>
      </w:r>
      <w:r w:rsidR="0030796C">
        <w:rPr>
          <w:rFonts w:ascii="Times New Roman" w:hAnsi="Times New Roman" w:cs="Times New Roman"/>
          <w:sz w:val="24"/>
          <w:szCs w:val="24"/>
        </w:rPr>
        <w:t>descriptors</w:t>
      </w:r>
      <w:r w:rsidR="0030796C">
        <w:rPr>
          <w:rFonts w:ascii="Times New Roman" w:hAnsi="Times New Roman" w:cs="Times New Roman" w:hint="eastAsia"/>
          <w:sz w:val="24"/>
          <w:szCs w:val="24"/>
        </w:rPr>
        <w:t>.</w:t>
      </w:r>
      <w:r w:rsidR="0030796C" w:rsidRPr="0030796C">
        <w:rPr>
          <w:rFonts w:ascii="Times New Roman" w:hAnsi="Times New Roman" w:cs="Times New Roman" w:hint="eastAsia"/>
          <w:sz w:val="24"/>
          <w:szCs w:val="24"/>
        </w:rPr>
        <w:t xml:space="preserve"> </w:t>
      </w:r>
      <w:r w:rsidR="0030796C">
        <w:rPr>
          <w:rFonts w:ascii="Times New Roman" w:hAnsi="Times New Roman" w:cs="Times New Roman"/>
          <w:sz w:val="24"/>
          <w:szCs w:val="24"/>
        </w:rPr>
        <w:t>A</w:t>
      </w:r>
      <w:r w:rsidR="0030796C">
        <w:rPr>
          <w:rFonts w:ascii="Times New Roman" w:hAnsi="Times New Roman" w:cs="Times New Roman" w:hint="eastAsia"/>
          <w:sz w:val="24"/>
          <w:szCs w:val="24"/>
        </w:rPr>
        <w:t>fter the</w:t>
      </w:r>
      <w:r w:rsidR="0029508C">
        <w:rPr>
          <w:rFonts w:ascii="Times New Roman" w:hAnsi="Times New Roman" w:cs="Times New Roman" w:hint="eastAsia"/>
          <w:sz w:val="24"/>
          <w:szCs w:val="24"/>
        </w:rPr>
        <w:t xml:space="preserve"> </w:t>
      </w:r>
      <w:r w:rsidR="0030796C">
        <w:rPr>
          <w:rFonts w:ascii="Times New Roman" w:hAnsi="Times New Roman" w:cs="Times New Roman" w:hint="eastAsia"/>
          <w:sz w:val="24"/>
          <w:szCs w:val="24"/>
        </w:rPr>
        <w:t xml:space="preserve">features </w:t>
      </w:r>
      <w:proofErr w:type="spellStart"/>
      <w:ins w:id="672" w:author="User" w:date="2016-11-08T13:26:00Z">
        <w:r w:rsidR="008D18B7">
          <w:rPr>
            <w:rFonts w:ascii="Times New Roman" w:hAnsi="Times New Roman" w:cs="Times New Roman" w:hint="eastAsia"/>
            <w:sz w:val="24"/>
            <w:szCs w:val="24"/>
          </w:rPr>
          <w:t>represented</w:t>
        </w:r>
      </w:ins>
      <w:del w:id="673" w:author="User" w:date="2016-11-08T13:26:00Z">
        <w:r w:rsidR="0030796C" w:rsidDel="008D18B7">
          <w:rPr>
            <w:rFonts w:ascii="Times New Roman" w:hAnsi="Times New Roman" w:cs="Times New Roman" w:hint="eastAsia"/>
            <w:sz w:val="24"/>
            <w:szCs w:val="24"/>
          </w:rPr>
          <w:delText xml:space="preserve">extracted </w:delText>
        </w:r>
      </w:del>
      <w:r w:rsidR="0030796C">
        <w:rPr>
          <w:rFonts w:ascii="Times New Roman" w:hAnsi="Times New Roman" w:cs="Times New Roman" w:hint="eastAsia"/>
          <w:sz w:val="24"/>
          <w:szCs w:val="24"/>
        </w:rPr>
        <w:t>from</w:t>
      </w:r>
      <w:proofErr w:type="spellEnd"/>
      <w:r w:rsidR="0030796C">
        <w:rPr>
          <w:rFonts w:ascii="Times New Roman" w:hAnsi="Times New Roman" w:cs="Times New Roman" w:hint="eastAsia"/>
          <w:sz w:val="24"/>
          <w:szCs w:val="24"/>
        </w:rPr>
        <w:t xml:space="preserve"> different types of </w:t>
      </w:r>
      <w:r w:rsidR="0030796C">
        <w:rPr>
          <w:rFonts w:ascii="Times New Roman" w:hAnsi="Times New Roman" w:cs="Times New Roman"/>
          <w:sz w:val="24"/>
          <w:szCs w:val="24"/>
        </w:rPr>
        <w:t>feature</w:t>
      </w:r>
      <w:r w:rsidR="0030796C">
        <w:rPr>
          <w:rFonts w:ascii="Times New Roman" w:hAnsi="Times New Roman" w:cs="Times New Roman" w:hint="eastAsia"/>
          <w:sz w:val="24"/>
          <w:szCs w:val="24"/>
        </w:rPr>
        <w:t xml:space="preserve"> </w:t>
      </w:r>
      <w:r w:rsidR="0030796C">
        <w:rPr>
          <w:rFonts w:ascii="Times New Roman" w:hAnsi="Times New Roman" w:cs="Times New Roman"/>
          <w:sz w:val="24"/>
          <w:szCs w:val="24"/>
        </w:rPr>
        <w:t>descriptors</w:t>
      </w:r>
      <w:r w:rsidR="0029508C" w:rsidRPr="0029508C">
        <w:rPr>
          <w:rFonts w:ascii="Times New Roman" w:hAnsi="Times New Roman" w:cs="Times New Roman"/>
          <w:sz w:val="24"/>
          <w:szCs w:val="24"/>
        </w:rPr>
        <w:t xml:space="preserve"> </w:t>
      </w:r>
      <w:r w:rsidR="0029508C">
        <w:rPr>
          <w:rFonts w:ascii="Times New Roman" w:hAnsi="Times New Roman" w:cs="Times New Roman" w:hint="eastAsia"/>
          <w:sz w:val="24"/>
          <w:szCs w:val="24"/>
        </w:rPr>
        <w:t xml:space="preserve">are </w:t>
      </w:r>
      <w:r w:rsidR="0029508C">
        <w:rPr>
          <w:rFonts w:ascii="Times New Roman" w:hAnsi="Times New Roman" w:cs="Times New Roman"/>
          <w:sz w:val="24"/>
          <w:szCs w:val="24"/>
        </w:rPr>
        <w:t>concatenat</w:t>
      </w:r>
      <w:r w:rsidR="0029508C">
        <w:rPr>
          <w:rFonts w:ascii="Times New Roman" w:hAnsi="Times New Roman" w:cs="Times New Roman" w:hint="eastAsia"/>
          <w:sz w:val="24"/>
          <w:szCs w:val="24"/>
        </w:rPr>
        <w:t>ed</w:t>
      </w:r>
      <w:r w:rsidR="0030796C">
        <w:rPr>
          <w:rFonts w:ascii="Times New Roman" w:hAnsi="Times New Roman" w:cs="Times New Roman" w:hint="eastAsia"/>
          <w:sz w:val="24"/>
          <w:szCs w:val="24"/>
        </w:rPr>
        <w:t>, Net</w:t>
      </w:r>
      <w:r w:rsidR="006A1BF9">
        <w:rPr>
          <w:rFonts w:ascii="Times New Roman" w:hAnsi="Times New Roman" w:cs="Times New Roman" w:hint="eastAsia"/>
          <w:sz w:val="24"/>
          <w:szCs w:val="24"/>
        </w:rPr>
        <w:t xml:space="preserve"> </w:t>
      </w:r>
      <w:r w:rsidR="0030796C">
        <w:rPr>
          <w:rFonts w:ascii="Times New Roman" w:hAnsi="Times New Roman" w:cs="Times New Roman" w:hint="eastAsia"/>
          <w:sz w:val="24"/>
          <w:szCs w:val="24"/>
        </w:rPr>
        <w:t xml:space="preserve">2 </w:t>
      </w:r>
      <w:r w:rsidR="006A1BF9">
        <w:rPr>
          <w:rFonts w:ascii="Times New Roman" w:hAnsi="Times New Roman" w:cs="Times New Roman" w:hint="eastAsia"/>
          <w:sz w:val="24"/>
          <w:szCs w:val="24"/>
        </w:rPr>
        <w:t>further learns</w:t>
      </w:r>
      <w:r w:rsidR="0030796C">
        <w:rPr>
          <w:rFonts w:ascii="Times New Roman" w:hAnsi="Times New Roman" w:cs="Times New Roman" w:hint="eastAsia"/>
          <w:sz w:val="24"/>
          <w:szCs w:val="24"/>
        </w:rPr>
        <w:t xml:space="preserve"> </w:t>
      </w:r>
      <w:r w:rsidR="006A1BF9">
        <w:rPr>
          <w:rFonts w:ascii="Times New Roman" w:hAnsi="Times New Roman" w:cs="Times New Roman" w:hint="eastAsia"/>
          <w:sz w:val="24"/>
          <w:szCs w:val="24"/>
        </w:rPr>
        <w:t xml:space="preserve">the features from </w:t>
      </w:r>
      <w:r w:rsidR="0030796C">
        <w:rPr>
          <w:rFonts w:ascii="Times New Roman" w:hAnsi="Times New Roman" w:cs="Times New Roman" w:hint="eastAsia"/>
          <w:sz w:val="24"/>
          <w:szCs w:val="24"/>
        </w:rPr>
        <w:t xml:space="preserve">the </w:t>
      </w:r>
      <w:r w:rsidR="006A1BF9">
        <w:rPr>
          <w:rFonts w:ascii="Times New Roman" w:hAnsi="Times New Roman" w:cs="Times New Roman"/>
          <w:sz w:val="24"/>
          <w:szCs w:val="24"/>
        </w:rPr>
        <w:t>concatenat</w:t>
      </w:r>
      <w:r w:rsidR="006A1BF9">
        <w:rPr>
          <w:rFonts w:ascii="Times New Roman" w:hAnsi="Times New Roman" w:cs="Times New Roman" w:hint="eastAsia"/>
          <w:sz w:val="24"/>
          <w:szCs w:val="24"/>
        </w:rPr>
        <w:t>ed</w:t>
      </w:r>
      <w:r w:rsidR="006A1BF9" w:rsidDel="006A1BF9">
        <w:rPr>
          <w:rFonts w:ascii="Times New Roman" w:hAnsi="Times New Roman" w:cs="Times New Roman" w:hint="eastAsia"/>
          <w:sz w:val="24"/>
          <w:szCs w:val="24"/>
        </w:rPr>
        <w:t xml:space="preserve"> </w:t>
      </w:r>
      <w:r w:rsidR="0030796C">
        <w:rPr>
          <w:rFonts w:ascii="Times New Roman" w:hAnsi="Times New Roman" w:cs="Times New Roman" w:hint="eastAsia"/>
          <w:sz w:val="24"/>
          <w:szCs w:val="24"/>
        </w:rPr>
        <w:t>features.</w:t>
      </w:r>
      <w:r w:rsidR="00877583">
        <w:rPr>
          <w:rFonts w:ascii="Times New Roman" w:hAnsi="Times New Roman" w:cs="Times New Roman" w:hint="eastAsia"/>
          <w:sz w:val="24"/>
          <w:szCs w:val="24"/>
        </w:rPr>
        <w:t>Net</w:t>
      </w:r>
      <w:r w:rsidR="0029508C">
        <w:rPr>
          <w:rFonts w:ascii="Times New Roman" w:hAnsi="Times New Roman" w:cs="Times New Roman" w:hint="eastAsia"/>
          <w:sz w:val="24"/>
          <w:szCs w:val="24"/>
        </w:rPr>
        <w:t xml:space="preserve"> </w:t>
      </w:r>
      <w:r w:rsidR="00877583">
        <w:rPr>
          <w:rFonts w:ascii="Times New Roman" w:hAnsi="Times New Roman" w:cs="Times New Roman" w:hint="eastAsia"/>
          <w:sz w:val="24"/>
          <w:szCs w:val="24"/>
        </w:rPr>
        <w:t xml:space="preserve">3 is a </w:t>
      </w:r>
      <w:proofErr w:type="spellStart"/>
      <w:r w:rsidR="00877583">
        <w:rPr>
          <w:rFonts w:ascii="Times New Roman" w:hAnsi="Times New Roman" w:cs="Times New Roman" w:hint="eastAsia"/>
          <w:sz w:val="24"/>
          <w:szCs w:val="24"/>
        </w:rPr>
        <w:t>DMst</w:t>
      </w:r>
      <w:proofErr w:type="spellEnd"/>
      <w:r w:rsidR="004A606C">
        <w:rPr>
          <w:rFonts w:ascii="Times New Roman" w:hAnsi="Times New Roman" w:cs="Times New Roman" w:hint="eastAsia"/>
          <w:sz w:val="24"/>
          <w:szCs w:val="24"/>
        </w:rPr>
        <w:t>-based</w:t>
      </w:r>
      <w:r w:rsidR="00877583">
        <w:rPr>
          <w:rFonts w:ascii="Times New Roman" w:hAnsi="Times New Roman" w:cs="Times New Roman" w:hint="eastAsia"/>
          <w:sz w:val="24"/>
          <w:szCs w:val="24"/>
        </w:rPr>
        <w:t xml:space="preserve"> pooling net</w:t>
      </w:r>
      <w:r w:rsidR="00566F67">
        <w:rPr>
          <w:rFonts w:ascii="Times New Roman" w:hAnsi="Times New Roman" w:cs="Times New Roman" w:hint="eastAsia"/>
          <w:sz w:val="24"/>
          <w:szCs w:val="24"/>
        </w:rPr>
        <w:t xml:space="preserve"> </w:t>
      </w:r>
      <w:r w:rsidR="006A1BF9">
        <w:rPr>
          <w:rFonts w:ascii="Times New Roman" w:hAnsi="Times New Roman" w:cs="Times New Roman" w:hint="eastAsia"/>
          <w:sz w:val="24"/>
          <w:szCs w:val="24"/>
        </w:rPr>
        <w:t>which can utilize</w:t>
      </w:r>
      <w:r w:rsidR="00CD7EE9">
        <w:rPr>
          <w:rFonts w:ascii="Times New Roman" w:hAnsi="Times New Roman" w:cs="Times New Roman" w:hint="eastAsia"/>
          <w:sz w:val="24"/>
          <w:szCs w:val="24"/>
        </w:rPr>
        <w:t xml:space="preserve"> </w:t>
      </w:r>
      <w:r w:rsidR="00566F67">
        <w:rPr>
          <w:rFonts w:ascii="Times New Roman" w:hAnsi="Times New Roman" w:cs="Times New Roman" w:hint="eastAsia"/>
          <w:sz w:val="24"/>
          <w:szCs w:val="24"/>
        </w:rPr>
        <w:t xml:space="preserve">the spatial </w:t>
      </w:r>
      <w:r w:rsidR="00CD7EE9">
        <w:rPr>
          <w:rFonts w:ascii="Times New Roman" w:hAnsi="Times New Roman" w:cs="Times New Roman" w:hint="eastAsia"/>
          <w:sz w:val="24"/>
          <w:szCs w:val="24"/>
        </w:rPr>
        <w:t xml:space="preserve">structure </w:t>
      </w:r>
      <w:r w:rsidR="00566F67">
        <w:rPr>
          <w:rFonts w:ascii="Times New Roman" w:hAnsi="Times New Roman" w:cs="Times New Roman" w:hint="eastAsia"/>
          <w:sz w:val="24"/>
          <w:szCs w:val="24"/>
        </w:rPr>
        <w:t>of the point</w:t>
      </w:r>
      <w:r w:rsidR="00CD7EE9">
        <w:rPr>
          <w:rFonts w:ascii="Times New Roman" w:hAnsi="Times New Roman" w:cs="Times New Roman" w:hint="eastAsia"/>
          <w:sz w:val="24"/>
          <w:szCs w:val="24"/>
        </w:rPr>
        <w:t>s in clusters</w:t>
      </w:r>
      <w:r w:rsidR="00566F67">
        <w:rPr>
          <w:rFonts w:ascii="Times New Roman" w:hAnsi="Times New Roman" w:cs="Times New Roman" w:hint="eastAsia"/>
          <w:sz w:val="24"/>
          <w:szCs w:val="24"/>
        </w:rPr>
        <w:t xml:space="preserve">. </w:t>
      </w:r>
      <w:r w:rsidR="00877583">
        <w:rPr>
          <w:rFonts w:ascii="Times New Roman" w:hAnsi="Times New Roman" w:cs="Times New Roman" w:hint="eastAsia"/>
          <w:sz w:val="24"/>
          <w:szCs w:val="24"/>
        </w:rPr>
        <w:t>Net</w:t>
      </w:r>
      <w:r w:rsidR="00566F67">
        <w:rPr>
          <w:rFonts w:ascii="Times New Roman" w:hAnsi="Times New Roman" w:cs="Times New Roman" w:hint="eastAsia"/>
          <w:sz w:val="24"/>
          <w:szCs w:val="24"/>
        </w:rPr>
        <w:t xml:space="preserve"> </w:t>
      </w:r>
      <w:r w:rsidR="00877583">
        <w:rPr>
          <w:rFonts w:ascii="Times New Roman" w:hAnsi="Times New Roman" w:cs="Times New Roman" w:hint="eastAsia"/>
          <w:sz w:val="24"/>
          <w:szCs w:val="24"/>
        </w:rPr>
        <w:t>4 contains an average pooling layer</w:t>
      </w:r>
      <w:r w:rsidR="00566F67">
        <w:rPr>
          <w:rFonts w:ascii="Times New Roman" w:hAnsi="Times New Roman" w:cs="Times New Roman" w:hint="eastAsia"/>
          <w:sz w:val="24"/>
          <w:szCs w:val="24"/>
        </w:rPr>
        <w:t>.</w:t>
      </w:r>
      <w:r w:rsidR="00877583">
        <w:rPr>
          <w:rFonts w:ascii="Times New Roman" w:hAnsi="Times New Roman" w:cs="Times New Roman" w:hint="eastAsia"/>
          <w:sz w:val="24"/>
          <w:szCs w:val="24"/>
        </w:rPr>
        <w:t xml:space="preserve"> </w:t>
      </w:r>
      <w:r w:rsidR="00566F67">
        <w:rPr>
          <w:rFonts w:ascii="Times New Roman" w:hAnsi="Times New Roman" w:cs="Times New Roman" w:hint="eastAsia"/>
          <w:sz w:val="24"/>
          <w:szCs w:val="24"/>
        </w:rPr>
        <w:t>T</w:t>
      </w:r>
      <w:r w:rsidR="00877583">
        <w:rPr>
          <w:rFonts w:ascii="Times New Roman" w:hAnsi="Times New Roman" w:cs="Times New Roman" w:hint="eastAsia"/>
          <w:sz w:val="24"/>
          <w:szCs w:val="24"/>
        </w:rPr>
        <w:t xml:space="preserve">he features of points are pooled to </w:t>
      </w:r>
      <w:r w:rsidR="006A1BF9">
        <w:rPr>
          <w:rFonts w:ascii="Times New Roman" w:hAnsi="Times New Roman" w:cs="Times New Roman" w:hint="eastAsia"/>
          <w:sz w:val="24"/>
          <w:szCs w:val="24"/>
        </w:rPr>
        <w:t xml:space="preserve">obtain the </w:t>
      </w:r>
      <w:r w:rsidR="00877583">
        <w:rPr>
          <w:rFonts w:ascii="Times New Roman" w:hAnsi="Times New Roman" w:cs="Times New Roman" w:hint="eastAsia"/>
          <w:sz w:val="24"/>
          <w:szCs w:val="24"/>
        </w:rPr>
        <w:t>cluster</w:t>
      </w:r>
      <w:r w:rsidR="006A1BF9">
        <w:rPr>
          <w:rFonts w:ascii="Times New Roman" w:hAnsi="Times New Roman" w:cs="Times New Roman" w:hint="eastAsia"/>
          <w:sz w:val="24"/>
          <w:szCs w:val="24"/>
        </w:rPr>
        <w:t>-based</w:t>
      </w:r>
      <w:r w:rsidR="00877583">
        <w:rPr>
          <w:rFonts w:ascii="Times New Roman" w:hAnsi="Times New Roman" w:cs="Times New Roman" w:hint="eastAsia"/>
          <w:sz w:val="24"/>
          <w:szCs w:val="24"/>
        </w:rPr>
        <w:t xml:space="preserve"> features</w:t>
      </w:r>
      <w:r w:rsidR="00566F67">
        <w:rPr>
          <w:rFonts w:ascii="Times New Roman" w:hAnsi="Times New Roman" w:cs="Times New Roman" w:hint="eastAsia"/>
          <w:sz w:val="24"/>
          <w:szCs w:val="24"/>
        </w:rPr>
        <w:t xml:space="preserve"> through this layer</w:t>
      </w:r>
      <w:r w:rsidR="00877583">
        <w:rPr>
          <w:rFonts w:ascii="Times New Roman" w:hAnsi="Times New Roman" w:cs="Times New Roman" w:hint="eastAsia"/>
          <w:sz w:val="24"/>
          <w:szCs w:val="24"/>
        </w:rPr>
        <w:t>. Net</w:t>
      </w:r>
      <w:r w:rsidR="00566F67">
        <w:rPr>
          <w:rFonts w:ascii="Times New Roman" w:hAnsi="Times New Roman" w:cs="Times New Roman" w:hint="eastAsia"/>
          <w:sz w:val="24"/>
          <w:szCs w:val="24"/>
        </w:rPr>
        <w:t xml:space="preserve"> </w:t>
      </w:r>
      <w:r w:rsidR="00877583">
        <w:rPr>
          <w:rFonts w:ascii="Times New Roman" w:hAnsi="Times New Roman" w:cs="Times New Roman" w:hint="eastAsia"/>
          <w:sz w:val="24"/>
          <w:szCs w:val="24"/>
        </w:rPr>
        <w:t xml:space="preserve">5 </w:t>
      </w:r>
      <w:r w:rsidR="00566F67">
        <w:rPr>
          <w:rFonts w:ascii="Times New Roman" w:hAnsi="Times New Roman" w:cs="Times New Roman" w:hint="eastAsia"/>
          <w:sz w:val="24"/>
          <w:szCs w:val="24"/>
        </w:rPr>
        <w:t xml:space="preserve">is </w:t>
      </w:r>
      <w:proofErr w:type="gramStart"/>
      <w:r w:rsidR="006C11B4">
        <w:rPr>
          <w:rFonts w:ascii="Times New Roman" w:hAnsi="Times New Roman" w:cs="Times New Roman"/>
          <w:sz w:val="24"/>
          <w:szCs w:val="24"/>
        </w:rPr>
        <w:t>a</w:t>
      </w:r>
      <w:r w:rsidR="00877583">
        <w:rPr>
          <w:rFonts w:ascii="Times New Roman" w:hAnsi="Times New Roman" w:cs="Times New Roman" w:hint="eastAsia"/>
          <w:sz w:val="24"/>
          <w:szCs w:val="24"/>
        </w:rPr>
        <w:t xml:space="preserve">  layer</w:t>
      </w:r>
      <w:proofErr w:type="gramEnd"/>
      <w:r w:rsidR="00877583">
        <w:rPr>
          <w:rFonts w:ascii="Times New Roman" w:hAnsi="Times New Roman" w:cs="Times New Roman" w:hint="eastAsia"/>
          <w:sz w:val="24"/>
          <w:szCs w:val="24"/>
        </w:rPr>
        <w:t xml:space="preserve"> which contains </w:t>
      </w:r>
      <w:r w:rsidR="006A1BF9">
        <w:rPr>
          <w:rFonts w:ascii="Times New Roman" w:hAnsi="Times New Roman" w:cs="Times New Roman"/>
          <w:sz w:val="24"/>
          <w:szCs w:val="24"/>
        </w:rPr>
        <w:t>multiple</w:t>
      </w:r>
      <w:r w:rsidR="006A1BF9">
        <w:rPr>
          <w:rFonts w:ascii="Times New Roman" w:hAnsi="Times New Roman" w:cs="Times New Roman" w:hint="eastAsia"/>
          <w:sz w:val="24"/>
          <w:szCs w:val="24"/>
        </w:rPr>
        <w:t xml:space="preserve"> </w:t>
      </w:r>
      <w:r w:rsidR="0030796C">
        <w:rPr>
          <w:rFonts w:ascii="Times New Roman" w:hAnsi="Times New Roman" w:cs="Times New Roman"/>
          <w:sz w:val="24"/>
          <w:szCs w:val="24"/>
        </w:rPr>
        <w:t>parallel</w:t>
      </w:r>
      <w:r w:rsidR="0030796C">
        <w:rPr>
          <w:rFonts w:ascii="Times New Roman" w:hAnsi="Times New Roman" w:cs="Times New Roman" w:hint="eastAsia"/>
          <w:sz w:val="24"/>
          <w:szCs w:val="24"/>
        </w:rPr>
        <w:t xml:space="preserve"> connecting</w:t>
      </w:r>
      <w:r w:rsidR="0030796C" w:rsidRPr="0030796C">
        <w:rPr>
          <w:rFonts w:ascii="Times New Roman" w:hAnsi="Times New Roman" w:cs="Times New Roman"/>
          <w:sz w:val="24"/>
          <w:szCs w:val="24"/>
        </w:rPr>
        <w:t xml:space="preserve"> </w:t>
      </w:r>
      <w:r w:rsidR="00877583">
        <w:rPr>
          <w:rFonts w:ascii="Times New Roman" w:hAnsi="Times New Roman" w:cs="Times New Roman"/>
          <w:sz w:val="24"/>
          <w:szCs w:val="24"/>
        </w:rPr>
        <w:t>fully-connected networks</w:t>
      </w:r>
      <w:r w:rsidR="00877583">
        <w:rPr>
          <w:rFonts w:ascii="Times New Roman" w:hAnsi="Times New Roman" w:cs="Times New Roman" w:hint="eastAsia"/>
          <w:sz w:val="24"/>
          <w:szCs w:val="24"/>
        </w:rPr>
        <w:t xml:space="preserve"> </w:t>
      </w:r>
      <w:r w:rsidR="006A1BF9">
        <w:rPr>
          <w:rFonts w:ascii="Times New Roman" w:hAnsi="Times New Roman" w:cs="Times New Roman" w:hint="eastAsia"/>
          <w:sz w:val="24"/>
          <w:szCs w:val="24"/>
        </w:rPr>
        <w:t xml:space="preserve">whose number is </w:t>
      </w:r>
      <w:r w:rsidR="00877583">
        <w:rPr>
          <w:rFonts w:ascii="Times New Roman" w:hAnsi="Times New Roman" w:cs="Times New Roman" w:hint="eastAsia"/>
          <w:sz w:val="24"/>
          <w:szCs w:val="24"/>
        </w:rPr>
        <w:t xml:space="preserve">the same as the </w:t>
      </w:r>
      <w:r w:rsidR="006A1BF9">
        <w:rPr>
          <w:rFonts w:ascii="Times New Roman" w:hAnsi="Times New Roman" w:cs="Times New Roman" w:hint="eastAsia"/>
          <w:sz w:val="24"/>
          <w:szCs w:val="24"/>
        </w:rPr>
        <w:t>levels of the point clusters</w:t>
      </w:r>
      <w:r w:rsidR="00877583">
        <w:rPr>
          <w:rFonts w:ascii="Times New Roman" w:hAnsi="Times New Roman" w:cs="Times New Roman" w:hint="eastAsia"/>
          <w:sz w:val="24"/>
          <w:szCs w:val="24"/>
        </w:rPr>
        <w:t>.</w:t>
      </w:r>
      <w:ins w:id="674" w:author="User" w:date="2016-11-08T12:55:00Z">
        <w:r w:rsidR="00FA0309" w:rsidRPr="00BE0D3E" w:rsidDel="00FA0309">
          <w:rPr>
            <w:rFonts w:ascii="Times New Roman" w:hAnsi="Times New Roman" w:cs="Times New Roman"/>
            <w:sz w:val="24"/>
            <w:szCs w:val="24"/>
          </w:rPr>
          <w:t xml:space="preserve"> </w:t>
        </w:r>
      </w:ins>
    </w:p>
    <w:p w:rsidR="0029508C" w:rsidRDefault="0029508C" w:rsidP="00FA0309">
      <w:pPr>
        <w:spacing w:line="300" w:lineRule="auto"/>
        <w:ind w:firstLineChars="50" w:firstLine="120"/>
        <w:rPr>
          <w:rFonts w:ascii="Times New Roman" w:hAnsi="Times New Roman" w:cs="Times New Roman"/>
          <w:sz w:val="24"/>
          <w:szCs w:val="24"/>
        </w:rPr>
      </w:pPr>
    </w:p>
    <w:p w:rsidR="006C11B4" w:rsidRDefault="006C11B4">
      <w:pPr>
        <w:spacing w:line="300" w:lineRule="auto"/>
        <w:ind w:firstLine="360"/>
        <w:rPr>
          <w:rFonts w:ascii="Times New Roman" w:hAnsi="Times New Roman" w:cs="Times New Roman"/>
          <w:sz w:val="24"/>
          <w:szCs w:val="24"/>
        </w:rPr>
      </w:pPr>
    </w:p>
    <w:p w:rsidR="006C11B4" w:rsidRDefault="006C11B4">
      <w:pPr>
        <w:spacing w:line="300" w:lineRule="auto"/>
        <w:ind w:firstLine="360"/>
        <w:rPr>
          <w:rFonts w:ascii="Times New Roman" w:hAnsi="Times New Roman" w:cs="Times New Roman"/>
          <w:sz w:val="24"/>
          <w:szCs w:val="24"/>
        </w:rPr>
      </w:pPr>
      <w:r w:rsidRPr="00C54053">
        <w:rPr>
          <w:rFonts w:ascii="Times New Roman" w:hAnsi="Times New Roman" w:cs="Times New Roman"/>
          <w:b/>
          <w:noProof/>
          <w:sz w:val="24"/>
          <w:szCs w:val="24"/>
        </w:rPr>
        <mc:AlternateContent>
          <mc:Choice Requires="wpg">
            <w:drawing>
              <wp:anchor distT="0" distB="0" distL="114300" distR="114300" simplePos="0" relativeHeight="251657216" behindDoc="0" locked="0" layoutInCell="1" allowOverlap="1" wp14:anchorId="7B2B86A9" wp14:editId="4FDA09FD">
                <wp:simplePos x="0" y="0"/>
                <wp:positionH relativeFrom="column">
                  <wp:posOffset>-188843</wp:posOffset>
                </wp:positionH>
                <wp:positionV relativeFrom="paragraph">
                  <wp:posOffset>-1160</wp:posOffset>
                </wp:positionV>
                <wp:extent cx="5764530" cy="2329856"/>
                <wp:effectExtent l="0" t="0" r="0" b="13335"/>
                <wp:wrapNone/>
                <wp:docPr id="34" name="组合 34"/>
                <wp:cNvGraphicFramePr/>
                <a:graphic xmlns:a="http://schemas.openxmlformats.org/drawingml/2006/main">
                  <a:graphicData uri="http://schemas.microsoft.com/office/word/2010/wordprocessingGroup">
                    <wpg:wgp>
                      <wpg:cNvGrpSpPr/>
                      <wpg:grpSpPr>
                        <a:xfrm>
                          <a:off x="0" y="0"/>
                          <a:ext cx="5764530" cy="2329856"/>
                          <a:chOff x="0" y="0"/>
                          <a:chExt cx="5764695" cy="2330174"/>
                        </a:xfrm>
                      </wpg:grpSpPr>
                      <wpg:grpSp>
                        <wpg:cNvPr id="38" name="组合 38"/>
                        <wpg:cNvGrpSpPr/>
                        <wpg:grpSpPr>
                          <a:xfrm>
                            <a:off x="0" y="0"/>
                            <a:ext cx="5764695" cy="2316296"/>
                            <a:chOff x="0" y="0"/>
                            <a:chExt cx="5833745" cy="2316296"/>
                          </a:xfrm>
                        </wpg:grpSpPr>
                        <wps:wsp>
                          <wps:cNvPr id="40" name="TextBox 120"/>
                          <wps:cNvSpPr txBox="1"/>
                          <wps:spPr>
                            <a:xfrm>
                              <a:off x="3711862" y="198784"/>
                              <a:ext cx="702310" cy="685800"/>
                            </a:xfrm>
                            <a:prstGeom prst="rect">
                              <a:avLst/>
                            </a:prstGeom>
                            <a:noFill/>
                          </wps:spPr>
                          <wps:txbx>
                            <w:txbxContent>
                              <w:p w:rsidR="005214C7" w:rsidRDefault="005214C7"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4</w:t>
                                </w:r>
                              </w:p>
                              <w:p w:rsidR="005214C7" w:rsidRDefault="005214C7" w:rsidP="006C11B4">
                                <w:pPr>
                                  <w:pStyle w:val="af0"/>
                                  <w:spacing w:beforeAutospacing="0" w:afterAutospacing="0"/>
                                </w:pPr>
                              </w:p>
                            </w:txbxContent>
                          </wps:txbx>
                          <wps:bodyPr wrap="square" rtlCol="0">
                            <a:noAutofit/>
                          </wps:bodyPr>
                        </wps:wsp>
                        <wps:wsp>
                          <wps:cNvPr id="42" name="TextBox 120"/>
                          <wps:cNvSpPr txBox="1"/>
                          <wps:spPr>
                            <a:xfrm>
                              <a:off x="4341357" y="135172"/>
                              <a:ext cx="789305" cy="685800"/>
                            </a:xfrm>
                            <a:prstGeom prst="rect">
                              <a:avLst/>
                            </a:prstGeom>
                            <a:noFill/>
                          </wps:spPr>
                          <wps:txbx>
                            <w:txbxContent>
                              <w:p w:rsidR="005214C7" w:rsidRDefault="005214C7"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5</w:t>
                                </w:r>
                              </w:p>
                              <w:p w:rsidR="005214C7" w:rsidRDefault="005214C7" w:rsidP="006C11B4">
                                <w:pPr>
                                  <w:pStyle w:val="af0"/>
                                  <w:spacing w:beforeAutospacing="0" w:afterAutospacing="0"/>
                                </w:pPr>
                              </w:p>
                            </w:txbxContent>
                          </wps:txbx>
                          <wps:bodyPr wrap="square" rtlCol="0">
                            <a:noAutofit/>
                          </wps:bodyPr>
                        </wps:wsp>
                        <wpg:grpSp>
                          <wpg:cNvPr id="45" name="组合 45"/>
                          <wpg:cNvGrpSpPr/>
                          <wpg:grpSpPr>
                            <a:xfrm>
                              <a:off x="0" y="0"/>
                              <a:ext cx="5833745" cy="2316296"/>
                              <a:chOff x="0" y="0"/>
                              <a:chExt cx="5833745" cy="2316296"/>
                            </a:xfrm>
                          </wpg:grpSpPr>
                          <wpg:grpSp>
                            <wpg:cNvPr id="56" name="组合 56"/>
                            <wpg:cNvGrpSpPr/>
                            <wpg:grpSpPr>
                              <a:xfrm>
                                <a:off x="0" y="0"/>
                                <a:ext cx="5833745" cy="2316296"/>
                                <a:chOff x="0" y="0"/>
                                <a:chExt cx="5834280" cy="2316479"/>
                              </a:xfrm>
                            </wpg:grpSpPr>
                            <wpg:grpSp>
                              <wpg:cNvPr id="57" name="组合 57"/>
                              <wpg:cNvGrpSpPr/>
                              <wpg:grpSpPr>
                                <a:xfrm>
                                  <a:off x="71562" y="652007"/>
                                  <a:ext cx="337820" cy="664210"/>
                                  <a:chOff x="0" y="0"/>
                                  <a:chExt cx="337820" cy="664210"/>
                                </a:xfrm>
                              </wpg:grpSpPr>
                              <wps:wsp>
                                <wps:cNvPr id="58" name="Rectangle 25"/>
                                <wps:cNvSpPr>
                                  <a:spLocks noChangeArrowheads="1"/>
                                </wps:cNvSpPr>
                                <wps:spPr bwMode="auto">
                                  <a:xfrm>
                                    <a:off x="0" y="0"/>
                                    <a:ext cx="337820" cy="664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59" name="Oval 31"/>
                                <wps:cNvSpPr>
                                  <a:spLocks noChangeArrowheads="1"/>
                                </wps:cNvSpPr>
                                <wps:spPr bwMode="auto">
                                  <a:xfrm>
                                    <a:off x="55659" y="365760"/>
                                    <a:ext cx="231140" cy="236855"/>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60" name="Oval 31"/>
                                <wps:cNvSpPr>
                                  <a:spLocks noChangeArrowheads="1"/>
                                </wps:cNvSpPr>
                                <wps:spPr bwMode="auto">
                                  <a:xfrm>
                                    <a:off x="55659" y="63611"/>
                                    <a:ext cx="231140" cy="236855"/>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61" name="组合 61"/>
                              <wpg:cNvGrpSpPr/>
                              <wpg:grpSpPr>
                                <a:xfrm>
                                  <a:off x="71562" y="1582310"/>
                                  <a:ext cx="337820" cy="664210"/>
                                  <a:chOff x="0" y="0"/>
                                  <a:chExt cx="337820" cy="664210"/>
                                </a:xfrm>
                              </wpg:grpSpPr>
                              <wps:wsp>
                                <wps:cNvPr id="169" name="Rectangle 25"/>
                                <wps:cNvSpPr>
                                  <a:spLocks noChangeArrowheads="1"/>
                                </wps:cNvSpPr>
                                <wps:spPr bwMode="auto">
                                  <a:xfrm>
                                    <a:off x="0" y="0"/>
                                    <a:ext cx="337820" cy="664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70" name="Oval 31"/>
                                <wps:cNvSpPr>
                                  <a:spLocks noChangeArrowheads="1"/>
                                </wps:cNvSpPr>
                                <wps:spPr bwMode="auto">
                                  <a:xfrm>
                                    <a:off x="63610" y="365760"/>
                                    <a:ext cx="231140" cy="236855"/>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71" name="Oval 31"/>
                                <wps:cNvSpPr>
                                  <a:spLocks noChangeArrowheads="1"/>
                                </wps:cNvSpPr>
                                <wps:spPr bwMode="auto">
                                  <a:xfrm>
                                    <a:off x="55659" y="71562"/>
                                    <a:ext cx="231140" cy="236855"/>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s:wsp>
                              <wps:cNvPr id="172" name="AutoShape 36"/>
                              <wps:cNvCnPr>
                                <a:cxnSpLocks noChangeShapeType="1"/>
                              </wps:cNvCnPr>
                              <wps:spPr bwMode="auto">
                                <a:xfrm>
                                  <a:off x="397566" y="842838"/>
                                  <a:ext cx="2317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AutoShape 37"/>
                              <wps:cNvCnPr>
                                <a:cxnSpLocks noChangeShapeType="1"/>
                              </wps:cNvCnPr>
                              <wps:spPr bwMode="auto">
                                <a:xfrm>
                                  <a:off x="405517" y="1160891"/>
                                  <a:ext cx="21526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AutoShape 53"/>
                              <wps:cNvCnPr>
                                <a:cxnSpLocks noChangeShapeType="1"/>
                              </wps:cNvCnPr>
                              <wps:spPr bwMode="auto">
                                <a:xfrm flipV="1">
                                  <a:off x="397566" y="1789044"/>
                                  <a:ext cx="231775" cy="44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AutoShape 54"/>
                              <wps:cNvCnPr>
                                <a:cxnSpLocks noChangeShapeType="1"/>
                              </wps:cNvCnPr>
                              <wps:spPr bwMode="auto">
                                <a:xfrm flipV="1">
                                  <a:off x="405517" y="2099145"/>
                                  <a:ext cx="231775" cy="698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9" name="组合 179"/>
                              <wpg:cNvGrpSpPr/>
                              <wpg:grpSpPr>
                                <a:xfrm>
                                  <a:off x="0" y="0"/>
                                  <a:ext cx="5834280" cy="2316479"/>
                                  <a:chOff x="-406044" y="0"/>
                                  <a:chExt cx="5834280" cy="2316479"/>
                                </a:xfrm>
                              </wpg:grpSpPr>
                              <wpg:grpSp>
                                <wpg:cNvPr id="180" name="组合 180"/>
                                <wpg:cNvGrpSpPr/>
                                <wpg:grpSpPr>
                                  <a:xfrm>
                                    <a:off x="39756" y="0"/>
                                    <a:ext cx="5044517" cy="2316479"/>
                                    <a:chOff x="0" y="0"/>
                                    <a:chExt cx="5044807" cy="2316587"/>
                                  </a:xfrm>
                                </wpg:grpSpPr>
                                <wps:wsp>
                                  <wps:cNvPr id="181" name="TextBox 1073"/>
                                  <wps:cNvSpPr txBox="1"/>
                                  <wps:spPr>
                                    <a:xfrm>
                                      <a:off x="1233547" y="397544"/>
                                      <a:ext cx="1044692" cy="289560"/>
                                    </a:xfrm>
                                    <a:prstGeom prst="rect">
                                      <a:avLst/>
                                    </a:prstGeom>
                                    <a:noFill/>
                                  </wps:spPr>
                                  <wps:txbx>
                                    <w:txbxContent>
                                      <w:p w:rsidR="005214C7" w:rsidRPr="006C11B4" w:rsidRDefault="005214C7" w:rsidP="006C11B4">
                                        <w:pPr>
                                          <w:pStyle w:val="af0"/>
                                          <w:spacing w:beforeAutospacing="0" w:afterAutospacing="0"/>
                                          <w:rPr>
                                            <w:sz w:val="21"/>
                                          </w:rPr>
                                        </w:pPr>
                                        <w:r w:rsidRPr="006C11B4">
                                          <w:rPr>
                                            <w:rFonts w:ascii="Times New Roman" w:hAnsi="Times New Roman" w:cs="Times New Roman"/>
                                            <w:sz w:val="21"/>
                                          </w:rPr>
                                          <w:t>Concatenate</w:t>
                                        </w:r>
                                      </w:p>
                                    </w:txbxContent>
                                  </wps:txbx>
                                  <wps:bodyPr wrap="square" rtlCol="0">
                                    <a:noAutofit/>
                                  </wps:bodyPr>
                                </wps:wsp>
                                <wps:wsp>
                                  <wps:cNvPr id="182" name="TextBox 94"/>
                                  <wps:cNvSpPr txBox="1"/>
                                  <wps:spPr>
                                    <a:xfrm>
                                      <a:off x="2949764" y="723534"/>
                                      <a:ext cx="873760" cy="289560"/>
                                    </a:xfrm>
                                    <a:prstGeom prst="rect">
                                      <a:avLst/>
                                    </a:prstGeom>
                                    <a:noFill/>
                                  </wps:spPr>
                                  <wps:txbx>
                                    <w:txbxContent>
                                      <w:p w:rsidR="005214C7" w:rsidRDefault="005214C7" w:rsidP="006C11B4">
                                        <w:pPr>
                                          <w:pStyle w:val="af0"/>
                                          <w:spacing w:beforeAutospacing="0" w:afterAutospacing="0"/>
                                        </w:pPr>
                                      </w:p>
                                    </w:txbxContent>
                                  </wps:txbx>
                                  <wps:bodyPr wrap="square" rtlCol="0">
                                    <a:noAutofit/>
                                  </wps:bodyPr>
                                </wps:wsp>
                                <wps:wsp>
                                  <wps:cNvPr id="183" name="直接连接符 1081"/>
                                  <wps:cNvCnPr/>
                                  <wps:spPr>
                                    <a:xfrm>
                                      <a:off x="0" y="993913"/>
                                      <a:ext cx="1196370" cy="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4" name="直接连接符 100"/>
                                  <wps:cNvCnPr/>
                                  <wps:spPr>
                                    <a:xfrm>
                                      <a:off x="0" y="1940118"/>
                                      <a:ext cx="1185218" cy="736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6" name="矩形 69"/>
                                  <wps:cNvSpPr/>
                                  <wps:spPr>
                                    <a:xfrm>
                                      <a:off x="2011494" y="726810"/>
                                      <a:ext cx="508959" cy="1462342"/>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7" name="Oval 70"/>
                                  <wps:cNvSpPr>
                                    <a:spLocks noChangeArrowheads="1"/>
                                  </wps:cNvSpPr>
                                  <wps:spPr bwMode="auto">
                                    <a:xfrm>
                                      <a:off x="341909" y="1359673"/>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88" name="Oval 71"/>
                                  <wps:cNvSpPr>
                                    <a:spLocks noChangeArrowheads="1"/>
                                  </wps:cNvSpPr>
                                  <wps:spPr bwMode="auto">
                                    <a:xfrm>
                                      <a:off x="341909" y="1423283"/>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89" name="Oval 72"/>
                                  <wps:cNvSpPr>
                                    <a:spLocks noChangeArrowheads="1"/>
                                  </wps:cNvSpPr>
                                  <wps:spPr bwMode="auto">
                                    <a:xfrm>
                                      <a:off x="341908" y="1494845"/>
                                      <a:ext cx="45085" cy="45085"/>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vert="horz" wrap="square" lIns="91440" tIns="45720" rIns="91440" bIns="45720" numCol="1" anchor="t" anchorCtr="0" compatLnSpc="1">
                                    <a:prstTxWarp prst="textNoShape">
                                      <a:avLst/>
                                    </a:prstTxWarp>
                                  </wps:bodyPr>
                                </wps:wsp>
                                <wps:wsp>
                                  <wps:cNvPr id="190" name="矩形 116"/>
                                  <wps:cNvSpPr/>
                                  <wps:spPr>
                                    <a:xfrm>
                                      <a:off x="68345" y="572565"/>
                                      <a:ext cx="543511" cy="1744022"/>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TextBox 119"/>
                                  <wps:cNvSpPr txBox="1"/>
                                  <wps:spPr>
                                    <a:xfrm>
                                      <a:off x="121912" y="0"/>
                                      <a:ext cx="702945" cy="487680"/>
                                    </a:xfrm>
                                    <a:prstGeom prst="rect">
                                      <a:avLst/>
                                    </a:prstGeom>
                                    <a:noFill/>
                                  </wps:spPr>
                                  <wps:txbx>
                                    <w:txbxContent>
                                      <w:p w:rsidR="005214C7" w:rsidRDefault="005214C7" w:rsidP="006C11B4">
                                        <w:pPr>
                                          <w:pStyle w:val="af0"/>
                                          <w:spacing w:beforeAutospacing="0" w:afterAutospacing="0"/>
                                        </w:pPr>
                                        <w:r>
                                          <w:rPr>
                                            <w:rFonts w:ascii="Times New Roman" w:hAnsi="Times New Roman" w:cs="Times New Roman"/>
                                            <w:color w:val="000000" w:themeColor="text1"/>
                                            <w:kern w:val="24"/>
                                            <w:sz w:val="20"/>
                                            <w:szCs w:val="20"/>
                                          </w:rPr>
                                          <w:t>Net</w:t>
                                        </w:r>
                                        <w:ins w:id="675" w:author="user" w:date="2016-11-08T09:51:00Z">
                                          <w:r>
                                            <w:rPr>
                                              <w:rFonts w:ascii="Times New Roman" w:hAnsi="Times New Roman" w:cs="Times New Roman" w:hint="eastAsia"/>
                                              <w:color w:val="000000" w:themeColor="text1"/>
                                              <w:kern w:val="24"/>
                                              <w:sz w:val="20"/>
                                              <w:szCs w:val="20"/>
                                            </w:rPr>
                                            <w:t xml:space="preserve"> </w:t>
                                          </w:r>
                                        </w:ins>
                                        <w:r>
                                          <w:rPr>
                                            <w:rFonts w:ascii="Times New Roman" w:hAnsi="Times New Roman" w:cs="Times New Roman"/>
                                            <w:color w:val="000000" w:themeColor="text1"/>
                                            <w:kern w:val="24"/>
                                            <w:sz w:val="20"/>
                                            <w:szCs w:val="20"/>
                                          </w:rPr>
                                          <w:t>1</w:t>
                                        </w:r>
                                      </w:p>
                                    </w:txbxContent>
                                  </wps:txbx>
                                  <wps:bodyPr wrap="square" rtlCol="0">
                                    <a:noAutofit/>
                                  </wps:bodyPr>
                                </wps:wsp>
                                <wps:wsp>
                                  <wps:cNvPr id="1120" name="TextBox 120"/>
                                  <wps:cNvSpPr txBox="1"/>
                                  <wps:spPr>
                                    <a:xfrm>
                                      <a:off x="1923997" y="183499"/>
                                      <a:ext cx="702945" cy="487680"/>
                                    </a:xfrm>
                                    <a:prstGeom prst="rect">
                                      <a:avLst/>
                                    </a:prstGeom>
                                    <a:noFill/>
                                  </wps:spPr>
                                  <wps:txbx>
                                    <w:txbxContent>
                                      <w:p w:rsidR="005214C7" w:rsidRDefault="005214C7" w:rsidP="006C11B4">
                                        <w:pPr>
                                          <w:pStyle w:val="af0"/>
                                          <w:spacing w:beforeAutospacing="0" w:afterAutospacing="0"/>
                                        </w:pPr>
                                        <w:r>
                                          <w:rPr>
                                            <w:rFonts w:ascii="Times New Roman" w:hAnsi="Times New Roman" w:cs="Times New Roman"/>
                                            <w:color w:val="000000" w:themeColor="text1"/>
                                            <w:kern w:val="24"/>
                                            <w:sz w:val="20"/>
                                            <w:szCs w:val="20"/>
                                          </w:rPr>
                                          <w:t>Net</w:t>
                                        </w:r>
                                        <w:ins w:id="676" w:author="user" w:date="2016-11-08T09:51:00Z">
                                          <w:r>
                                            <w:rPr>
                                              <w:rFonts w:ascii="Times New Roman" w:hAnsi="Times New Roman" w:cs="Times New Roman" w:hint="eastAsia"/>
                                              <w:color w:val="000000" w:themeColor="text1"/>
                                              <w:kern w:val="24"/>
                                              <w:sz w:val="20"/>
                                              <w:szCs w:val="20"/>
                                            </w:rPr>
                                            <w:t xml:space="preserve"> </w:t>
                                          </w:r>
                                        </w:ins>
                                        <w:r>
                                          <w:rPr>
                                            <w:rFonts w:ascii="Times New Roman" w:hAnsi="Times New Roman" w:cs="Times New Roman"/>
                                            <w:color w:val="000000" w:themeColor="text1"/>
                                            <w:kern w:val="24"/>
                                            <w:sz w:val="20"/>
                                            <w:szCs w:val="20"/>
                                          </w:rPr>
                                          <w:t>2</w:t>
                                        </w:r>
                                      </w:p>
                                    </w:txbxContent>
                                  </wps:txbx>
                                  <wps:bodyPr wrap="square" rtlCol="0">
                                    <a:noAutofit/>
                                  </wps:bodyPr>
                                </wps:wsp>
                                <wpg:grpSp>
                                  <wpg:cNvPr id="1121" name="组合 77"/>
                                  <wpg:cNvGrpSpPr/>
                                  <wpg:grpSpPr>
                                    <a:xfrm>
                                      <a:off x="195387" y="636104"/>
                                      <a:ext cx="4849420" cy="1612900"/>
                                      <a:chOff x="191328" y="636335"/>
                                      <a:chExt cx="4849420" cy="1612900"/>
                                    </a:xfrm>
                                  </wpg:grpSpPr>
                                  <wps:wsp>
                                    <wps:cNvPr id="1122" name="AutoShape 89"/>
                                    <wps:cNvCnPr>
                                      <a:cxnSpLocks noChangeShapeType="1"/>
                                    </wps:cNvCnPr>
                                    <wps:spPr bwMode="auto">
                                      <a:xfrm>
                                        <a:off x="4456789" y="1934276"/>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23" name="组合 1123"/>
                                    <wpg:cNvGrpSpPr/>
                                    <wpg:grpSpPr>
                                      <a:xfrm>
                                        <a:off x="191328" y="636335"/>
                                        <a:ext cx="4849420" cy="1612900"/>
                                        <a:chOff x="191328" y="636335"/>
                                        <a:chExt cx="4849420" cy="1612900"/>
                                      </a:xfrm>
                                    </wpg:grpSpPr>
                                    <wpg:grpSp>
                                      <wpg:cNvPr id="1124" name="组合 1124"/>
                                      <wpg:cNvGrpSpPr/>
                                      <wpg:grpSpPr>
                                        <a:xfrm>
                                          <a:off x="191328" y="636335"/>
                                          <a:ext cx="4545555" cy="1612900"/>
                                          <a:chOff x="191328" y="636335"/>
                                          <a:chExt cx="4545555" cy="1612900"/>
                                        </a:xfrm>
                                      </wpg:grpSpPr>
                                      <wpg:grpSp>
                                        <wpg:cNvPr id="1125" name="Group 2"/>
                                        <wpg:cNvGrpSpPr>
                                          <a:grpSpLocks/>
                                        </wpg:cNvGrpSpPr>
                                        <wpg:grpSpPr bwMode="auto">
                                          <a:xfrm>
                                            <a:off x="191328" y="636335"/>
                                            <a:ext cx="4210685" cy="1612900"/>
                                            <a:chOff x="67698" y="636335"/>
                                            <a:chExt cx="6631" cy="2540"/>
                                          </a:xfrm>
                                        </wpg:grpSpPr>
                                        <wps:wsp>
                                          <wps:cNvPr id="1126" name="Oval 3"/>
                                          <wps:cNvSpPr>
                                            <a:spLocks noChangeArrowheads="1"/>
                                          </wps:cNvSpPr>
                                          <wps:spPr bwMode="auto">
                                            <a:xfrm>
                                              <a:off x="72943" y="637477"/>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cNvPr id="1127" name="Group 4"/>
                                          <wpg:cNvGrpSpPr>
                                            <a:grpSpLocks/>
                                          </wpg:cNvGrpSpPr>
                                          <wpg:grpSpPr bwMode="auto">
                                            <a:xfrm>
                                              <a:off x="73950" y="636747"/>
                                              <a:ext cx="379" cy="1839"/>
                                              <a:chOff x="73950" y="636747"/>
                                              <a:chExt cx="379" cy="1839"/>
                                            </a:xfrm>
                                          </wpg:grpSpPr>
                                          <wps:wsp>
                                            <wps:cNvPr id="1128" name="Oval 5"/>
                                            <wps:cNvSpPr>
                                              <a:spLocks noChangeArrowheads="1"/>
                                            </wps:cNvSpPr>
                                            <wps:spPr bwMode="auto">
                                              <a:xfrm>
                                                <a:off x="73950" y="636747"/>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129" name="Oval 6"/>
                                            <wps:cNvSpPr>
                                              <a:spLocks noChangeArrowheads="1"/>
                                            </wps:cNvSpPr>
                                            <wps:spPr bwMode="auto">
                                              <a:xfrm>
                                                <a:off x="73950" y="637477"/>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182" name="Oval 7"/>
                                            <wps:cNvSpPr>
                                              <a:spLocks noChangeArrowheads="1"/>
                                            </wps:cNvSpPr>
                                            <wps:spPr bwMode="auto">
                                              <a:xfrm>
                                                <a:off x="73964" y="638212"/>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1183" name="Group 8"/>
                                          <wpg:cNvGrpSpPr>
                                            <a:grpSpLocks/>
                                          </wpg:cNvGrpSpPr>
                                          <wpg:grpSpPr bwMode="auto">
                                            <a:xfrm>
                                              <a:off x="69884" y="636709"/>
                                              <a:ext cx="2180" cy="404"/>
                                              <a:chOff x="69884" y="636709"/>
                                              <a:chExt cx="2180" cy="404"/>
                                            </a:xfrm>
                                          </wpg:grpSpPr>
                                          <wps:wsp>
                                            <wps:cNvPr id="1206" name="Oval 9"/>
                                            <wps:cNvSpPr>
                                              <a:spLocks noChangeArrowheads="1"/>
                                            </wps:cNvSpPr>
                                            <wps:spPr bwMode="auto">
                                              <a:xfrm>
                                                <a:off x="69884" y="636709"/>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207" name="Oval 10"/>
                                            <wps:cNvSpPr>
                                              <a:spLocks noChangeArrowheads="1"/>
                                            </wps:cNvSpPr>
                                            <wps:spPr bwMode="auto">
                                              <a:xfrm>
                                                <a:off x="70766" y="636739"/>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208" name="Oval 11"/>
                                            <wps:cNvSpPr>
                                              <a:spLocks noChangeArrowheads="1"/>
                                            </wps:cNvSpPr>
                                            <wps:spPr bwMode="auto">
                                              <a:xfrm>
                                                <a:off x="71699" y="636709"/>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209" name="AutoShape 12"/>
                                            <wps:cNvCnPr>
                                              <a:cxnSpLocks noChangeShapeType="1"/>
                                            </wps:cNvCnPr>
                                            <wps:spPr bwMode="auto">
                                              <a:xfrm>
                                                <a:off x="70339" y="636924"/>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AutoShape 13"/>
                                            <wps:cNvCnPr>
                                              <a:cxnSpLocks noChangeShapeType="1"/>
                                            </wps:cNvCnPr>
                                            <wps:spPr bwMode="auto">
                                              <a:xfrm>
                                                <a:off x="71227" y="636924"/>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211" name="Group 14"/>
                                          <wpg:cNvGrpSpPr>
                                            <a:grpSpLocks/>
                                          </wpg:cNvGrpSpPr>
                                          <wpg:grpSpPr bwMode="auto">
                                            <a:xfrm>
                                              <a:off x="69884" y="638194"/>
                                              <a:ext cx="2180" cy="374"/>
                                              <a:chOff x="69884" y="638194"/>
                                              <a:chExt cx="2180" cy="374"/>
                                            </a:xfrm>
                                          </wpg:grpSpPr>
                                          <wps:wsp>
                                            <wps:cNvPr id="1212" name="Oval 15"/>
                                            <wps:cNvSpPr>
                                              <a:spLocks noChangeArrowheads="1"/>
                                            </wps:cNvSpPr>
                                            <wps:spPr bwMode="auto">
                                              <a:xfrm>
                                                <a:off x="69884" y="638194"/>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213" name="Oval 16"/>
                                            <wps:cNvSpPr>
                                              <a:spLocks noChangeArrowheads="1"/>
                                            </wps:cNvSpPr>
                                            <wps:spPr bwMode="auto">
                                              <a:xfrm>
                                                <a:off x="70826" y="638194"/>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214" name="Oval 17"/>
                                            <wps:cNvSpPr>
                                              <a:spLocks noChangeArrowheads="1"/>
                                            </wps:cNvSpPr>
                                            <wps:spPr bwMode="auto">
                                              <a:xfrm>
                                                <a:off x="71699" y="638194"/>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215" name="AutoShape 18"/>
                                            <wps:cNvCnPr>
                                              <a:cxnSpLocks noChangeShapeType="1"/>
                                            </wps:cNvCnPr>
                                            <wps:spPr bwMode="auto">
                                              <a:xfrm>
                                                <a:off x="70339" y="638409"/>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7" name="AutoShape 19"/>
                                            <wps:cNvCnPr>
                                              <a:cxnSpLocks noChangeShapeType="1"/>
                                            </wps:cNvCnPr>
                                            <wps:spPr bwMode="auto">
                                              <a:xfrm>
                                                <a:off x="71227" y="638409"/>
                                                <a:ext cx="372"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28" name="Group 20"/>
                                          <wpg:cNvGrpSpPr>
                                            <a:grpSpLocks/>
                                          </wpg:cNvGrpSpPr>
                                          <wpg:grpSpPr bwMode="auto">
                                            <a:xfrm>
                                              <a:off x="67698" y="636335"/>
                                              <a:ext cx="2102" cy="2540"/>
                                              <a:chOff x="67698" y="636335"/>
                                              <a:chExt cx="2102" cy="2540"/>
                                            </a:xfrm>
                                          </wpg:grpSpPr>
                                          <wpg:grpSp>
                                            <wpg:cNvPr id="1629" name="Group 21"/>
                                            <wpg:cNvGrpSpPr>
                                              <a:grpSpLocks/>
                                            </wpg:cNvGrpSpPr>
                                            <wpg:grpSpPr bwMode="auto">
                                              <a:xfrm>
                                                <a:off x="67698" y="636335"/>
                                                <a:ext cx="1462" cy="1047"/>
                                                <a:chOff x="67698" y="636335"/>
                                                <a:chExt cx="1462" cy="1047"/>
                                              </a:xfrm>
                                            </wpg:grpSpPr>
                                            <wpg:grpSp>
                                              <wpg:cNvPr id="1630" name="Group 22"/>
                                              <wpg:cNvGrpSpPr>
                                                <a:grpSpLocks/>
                                              </wpg:cNvGrpSpPr>
                                              <wpg:grpSpPr bwMode="auto">
                                                <a:xfrm>
                                                  <a:off x="67698" y="636335"/>
                                                  <a:ext cx="533" cy="1047"/>
                                                  <a:chOff x="67698" y="636335"/>
                                                  <a:chExt cx="533" cy="1047"/>
                                                </a:xfrm>
                                              </wpg:grpSpPr>
                                              <wps:wsp>
                                                <wps:cNvPr id="1631" name="Oval 23"/>
                                                <wps:cNvSpPr>
                                                  <a:spLocks noChangeArrowheads="1"/>
                                                </wps:cNvSpPr>
                                                <wps:spPr bwMode="auto">
                                                  <a:xfrm>
                                                    <a:off x="67780" y="636942"/>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32" name="Oval 24"/>
                                                <wps:cNvSpPr>
                                                  <a:spLocks noChangeArrowheads="1"/>
                                                </wps:cNvSpPr>
                                                <wps:spPr bwMode="auto">
                                                  <a:xfrm>
                                                    <a:off x="67780" y="636466"/>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33" name="Rectangle 25"/>
                                                <wps:cNvSpPr>
                                                  <a:spLocks noChangeArrowheads="1"/>
                                                </wps:cNvSpPr>
                                                <wps:spPr bwMode="auto">
                                                  <a:xfrm>
                                                    <a:off x="67698" y="63633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1634" name="Group 30"/>
                                              <wpg:cNvGrpSpPr>
                                                <a:grpSpLocks/>
                                              </wpg:cNvGrpSpPr>
                                              <wpg:grpSpPr bwMode="auto">
                                                <a:xfrm>
                                                  <a:off x="68627" y="636335"/>
                                                  <a:ext cx="533" cy="1047"/>
                                                  <a:chOff x="68627" y="636335"/>
                                                  <a:chExt cx="533" cy="1047"/>
                                                </a:xfrm>
                                              </wpg:grpSpPr>
                                              <wps:wsp>
                                                <wps:cNvPr id="1635" name="Oval 31"/>
                                                <wps:cNvSpPr>
                                                  <a:spLocks noChangeArrowheads="1"/>
                                                </wps:cNvSpPr>
                                                <wps:spPr bwMode="auto">
                                                  <a:xfrm>
                                                    <a:off x="68696" y="636942"/>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36" name="Oval 32"/>
                                                <wps:cNvSpPr>
                                                  <a:spLocks noChangeArrowheads="1"/>
                                                </wps:cNvSpPr>
                                                <wps:spPr bwMode="auto">
                                                  <a:xfrm>
                                                    <a:off x="68696" y="636466"/>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37" name="Rectangle 33"/>
                                                <wps:cNvSpPr>
                                                  <a:spLocks noChangeArrowheads="1"/>
                                                </wps:cNvSpPr>
                                                <wps:spPr bwMode="auto">
                                                  <a:xfrm>
                                                    <a:off x="68627" y="63633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s:wsp>
                                              <wps:cNvPr id="1638" name="AutoShape 36"/>
                                              <wps:cNvCnPr>
                                                <a:cxnSpLocks noChangeShapeType="1"/>
                                              </wps:cNvCnPr>
                                              <wps:spPr bwMode="auto">
                                                <a:xfrm>
                                                  <a:off x="68213" y="636651"/>
                                                  <a:ext cx="404" cy="1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9" name="AutoShape 37"/>
                                              <wps:cNvCnPr>
                                                <a:cxnSpLocks noChangeShapeType="1"/>
                                              </wps:cNvCnPr>
                                              <wps:spPr bwMode="auto">
                                                <a:xfrm>
                                                  <a:off x="68200" y="637148"/>
                                                  <a:ext cx="404" cy="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40" name="Group 38"/>
                                            <wpg:cNvGrpSpPr>
                                              <a:grpSpLocks/>
                                            </wpg:cNvGrpSpPr>
                                            <wpg:grpSpPr bwMode="auto">
                                              <a:xfrm>
                                                <a:off x="67706" y="637825"/>
                                                <a:ext cx="1463" cy="1050"/>
                                                <a:chOff x="67706" y="637825"/>
                                                <a:chExt cx="1463" cy="1050"/>
                                              </a:xfrm>
                                            </wpg:grpSpPr>
                                            <wpg:grpSp>
                                              <wpg:cNvPr id="1641" name="Group 39"/>
                                              <wpg:cNvGrpSpPr>
                                                <a:grpSpLocks/>
                                              </wpg:cNvGrpSpPr>
                                              <wpg:grpSpPr bwMode="auto">
                                                <a:xfrm>
                                                  <a:off x="67706" y="637825"/>
                                                  <a:ext cx="533" cy="1047"/>
                                                  <a:chOff x="67706" y="637825"/>
                                                  <a:chExt cx="533" cy="1047"/>
                                                </a:xfrm>
                                              </wpg:grpSpPr>
                                              <wps:wsp>
                                                <wps:cNvPr id="1642" name="Rectangle 42"/>
                                                <wps:cNvSpPr>
                                                  <a:spLocks noChangeArrowheads="1"/>
                                                </wps:cNvSpPr>
                                                <wps:spPr bwMode="auto">
                                                  <a:xfrm>
                                                    <a:off x="67706" y="637825"/>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43" name="Oval 40"/>
                                                <wps:cNvSpPr>
                                                  <a:spLocks noChangeArrowheads="1"/>
                                                </wps:cNvSpPr>
                                                <wps:spPr bwMode="auto">
                                                  <a:xfrm>
                                                    <a:off x="67789" y="638435"/>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44" name="Oval 41"/>
                                                <wps:cNvSpPr>
                                                  <a:spLocks noChangeArrowheads="1"/>
                                                </wps:cNvSpPr>
                                                <wps:spPr bwMode="auto">
                                                  <a:xfrm>
                                                    <a:off x="67802" y="637959"/>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1645" name="Group 47"/>
                                              <wpg:cNvGrpSpPr>
                                                <a:grpSpLocks/>
                                              </wpg:cNvGrpSpPr>
                                              <wpg:grpSpPr bwMode="auto">
                                                <a:xfrm>
                                                  <a:off x="68636" y="637828"/>
                                                  <a:ext cx="533" cy="1047"/>
                                                  <a:chOff x="68636" y="637828"/>
                                                  <a:chExt cx="533" cy="1047"/>
                                                </a:xfrm>
                                              </wpg:grpSpPr>
                                              <wps:wsp>
                                                <wps:cNvPr id="1646" name="Oval 48"/>
                                                <wps:cNvSpPr>
                                                  <a:spLocks noChangeArrowheads="1"/>
                                                </wps:cNvSpPr>
                                                <wps:spPr bwMode="auto">
                                                  <a:xfrm>
                                                    <a:off x="68705" y="638435"/>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47" name="Oval 49"/>
                                                <wps:cNvSpPr>
                                                  <a:spLocks noChangeArrowheads="1"/>
                                                </wps:cNvSpPr>
                                                <wps:spPr bwMode="auto">
                                                  <a:xfrm>
                                                    <a:off x="68705" y="637959"/>
                                                    <a:ext cx="365" cy="374"/>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48" name="Rectangle 50"/>
                                                <wps:cNvSpPr>
                                                  <a:spLocks noChangeArrowheads="1"/>
                                                </wps:cNvSpPr>
                                                <wps:spPr bwMode="auto">
                                                  <a:xfrm>
                                                    <a:off x="68636" y="637828"/>
                                                    <a:ext cx="533" cy="10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s:wsp>
                                              <wps:cNvPr id="1649" name="AutoShape 53"/>
                                              <wps:cNvCnPr>
                                                <a:cxnSpLocks noChangeShapeType="1"/>
                                              </wps:cNvCnPr>
                                              <wps:spPr bwMode="auto">
                                                <a:xfrm flipV="1">
                                                  <a:off x="68234" y="638143"/>
                                                  <a:ext cx="396"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0" name="AutoShape 54"/>
                                              <wps:cNvCnPr>
                                                <a:cxnSpLocks noChangeShapeType="1"/>
                                              </wps:cNvCnPr>
                                              <wps:spPr bwMode="auto">
                                                <a:xfrm flipV="1">
                                                  <a:off x="68239" y="638639"/>
                                                  <a:ext cx="378" cy="2"/>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1" name="Group 55"/>
                                            <wpg:cNvGrpSpPr>
                                              <a:grpSpLocks/>
                                            </wpg:cNvGrpSpPr>
                                            <wpg:grpSpPr bwMode="auto">
                                              <a:xfrm>
                                                <a:off x="69196" y="636651"/>
                                                <a:ext cx="590" cy="497"/>
                                                <a:chOff x="69196" y="636651"/>
                                                <a:chExt cx="590" cy="497"/>
                                              </a:xfrm>
                                            </wpg:grpSpPr>
                                            <wps:wsp>
                                              <wps:cNvPr id="1652" name="AutoShape 56"/>
                                              <wps:cNvCnPr>
                                                <a:cxnSpLocks noChangeShapeType="1"/>
                                              </wps:cNvCnPr>
                                              <wps:spPr bwMode="auto">
                                                <a:xfrm>
                                                  <a:off x="69196" y="636651"/>
                                                  <a:ext cx="590" cy="18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3" name="AutoShape 57"/>
                                              <wps:cNvCnPr>
                                                <a:cxnSpLocks noChangeShapeType="1"/>
                                              </wps:cNvCnPr>
                                              <wps:spPr bwMode="auto">
                                                <a:xfrm flipV="1">
                                                  <a:off x="69210" y="636942"/>
                                                  <a:ext cx="576" cy="20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4" name="Group 58"/>
                                            <wpg:cNvGrpSpPr>
                                              <a:grpSpLocks/>
                                            </wpg:cNvGrpSpPr>
                                            <wpg:grpSpPr bwMode="auto">
                                              <a:xfrm>
                                                <a:off x="69210" y="638143"/>
                                                <a:ext cx="590" cy="497"/>
                                                <a:chOff x="69210" y="638143"/>
                                                <a:chExt cx="590" cy="497"/>
                                              </a:xfrm>
                                            </wpg:grpSpPr>
                                            <wps:wsp>
                                              <wps:cNvPr id="1655" name="AutoShape 59"/>
                                              <wps:cNvCnPr>
                                                <a:cxnSpLocks noChangeShapeType="1"/>
                                              </wps:cNvCnPr>
                                              <wps:spPr bwMode="auto">
                                                <a:xfrm>
                                                  <a:off x="69210" y="638143"/>
                                                  <a:ext cx="590" cy="18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6" name="AutoShape 60"/>
                                              <wps:cNvCnPr>
                                                <a:cxnSpLocks noChangeShapeType="1"/>
                                              </wps:cNvCnPr>
                                              <wps:spPr bwMode="auto">
                                                <a:xfrm flipV="1">
                                                  <a:off x="69224" y="638434"/>
                                                  <a:ext cx="576" cy="20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657" name="Group 69"/>
                                            <wpg:cNvGrpSpPr>
                                              <a:grpSpLocks/>
                                            </wpg:cNvGrpSpPr>
                                            <wpg:grpSpPr bwMode="auto">
                                              <a:xfrm>
                                                <a:off x="68864" y="637470"/>
                                                <a:ext cx="71" cy="290"/>
                                                <a:chOff x="68864" y="637470"/>
                                                <a:chExt cx="71" cy="290"/>
                                              </a:xfrm>
                                            </wpg:grpSpPr>
                                            <wps:wsp>
                                              <wps:cNvPr id="1658" name="Oval 70"/>
                                              <wps:cNvSpPr>
                                                <a:spLocks noChangeArrowheads="1"/>
                                              </wps:cNvSpPr>
                                              <wps:spPr bwMode="auto">
                                                <a:xfrm>
                                                  <a:off x="68864" y="637470"/>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59" name="Oval 71"/>
                                              <wps:cNvSpPr>
                                                <a:spLocks noChangeArrowheads="1"/>
                                              </wps:cNvSpPr>
                                              <wps:spPr bwMode="auto">
                                                <a:xfrm>
                                                  <a:off x="68864" y="63757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60" name="Oval 72"/>
                                              <wps:cNvSpPr>
                                                <a:spLocks noChangeArrowheads="1"/>
                                              </wps:cNvSpPr>
                                              <wps:spPr bwMode="auto">
                                                <a:xfrm>
                                                  <a:off x="68864" y="637689"/>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grpSp>
                                          <wpg:cNvPr id="1661" name="Group 73"/>
                                          <wpg:cNvGrpSpPr>
                                            <a:grpSpLocks/>
                                          </wpg:cNvGrpSpPr>
                                          <wpg:grpSpPr bwMode="auto">
                                            <a:xfrm>
                                              <a:off x="70020" y="637457"/>
                                              <a:ext cx="74" cy="290"/>
                                              <a:chOff x="70020" y="637457"/>
                                              <a:chExt cx="74" cy="290"/>
                                            </a:xfrm>
                                          </wpg:grpSpPr>
                                          <wps:wsp>
                                            <wps:cNvPr id="1662" name="Oval 74"/>
                                            <wps:cNvSpPr>
                                              <a:spLocks noChangeArrowheads="1"/>
                                            </wps:cNvSpPr>
                                            <wps:spPr bwMode="auto">
                                              <a:xfrm>
                                                <a:off x="70020" y="63745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63" name="Oval 75"/>
                                            <wps:cNvSpPr>
                                              <a:spLocks noChangeArrowheads="1"/>
                                            </wps:cNvSpPr>
                                            <wps:spPr bwMode="auto">
                                              <a:xfrm>
                                                <a:off x="70020" y="637564"/>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64" name="Oval 76"/>
                                            <wps:cNvSpPr>
                                              <a:spLocks noChangeArrowheads="1"/>
                                            </wps:cNvSpPr>
                                            <wps:spPr bwMode="auto">
                                              <a:xfrm>
                                                <a:off x="70023" y="637676"/>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1665" name="Group 77"/>
                                          <wpg:cNvGrpSpPr>
                                            <a:grpSpLocks/>
                                          </wpg:cNvGrpSpPr>
                                          <wpg:grpSpPr bwMode="auto">
                                            <a:xfrm>
                                              <a:off x="70997" y="637407"/>
                                              <a:ext cx="74" cy="290"/>
                                              <a:chOff x="70997" y="637407"/>
                                              <a:chExt cx="74" cy="290"/>
                                            </a:xfrm>
                                          </wpg:grpSpPr>
                                          <wps:wsp>
                                            <wps:cNvPr id="1666" name="Oval 78"/>
                                            <wps:cNvSpPr>
                                              <a:spLocks noChangeArrowheads="1"/>
                                            </wps:cNvSpPr>
                                            <wps:spPr bwMode="auto">
                                              <a:xfrm>
                                                <a:off x="70997" y="637407"/>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67" name="Oval 79"/>
                                            <wps:cNvSpPr>
                                              <a:spLocks noChangeArrowheads="1"/>
                                            </wps:cNvSpPr>
                                            <wps:spPr bwMode="auto">
                                              <a:xfrm>
                                                <a:off x="70997" y="637514"/>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68" name="Oval 80"/>
                                            <wps:cNvSpPr>
                                              <a:spLocks noChangeArrowheads="1"/>
                                            </wps:cNvSpPr>
                                            <wps:spPr bwMode="auto">
                                              <a:xfrm>
                                                <a:off x="71000" y="637626"/>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1669" name="Group 81"/>
                                          <wpg:cNvGrpSpPr>
                                            <a:grpSpLocks/>
                                          </wpg:cNvGrpSpPr>
                                          <wpg:grpSpPr bwMode="auto">
                                            <a:xfrm>
                                              <a:off x="71810" y="637382"/>
                                              <a:ext cx="74" cy="290"/>
                                              <a:chOff x="71810" y="637382"/>
                                              <a:chExt cx="74" cy="290"/>
                                            </a:xfrm>
                                          </wpg:grpSpPr>
                                          <wps:wsp>
                                            <wps:cNvPr id="1670" name="Oval 82"/>
                                            <wps:cNvSpPr>
                                              <a:spLocks noChangeArrowheads="1"/>
                                            </wps:cNvSpPr>
                                            <wps:spPr bwMode="auto">
                                              <a:xfrm>
                                                <a:off x="71810" y="637382"/>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71" name="Oval 83"/>
                                            <wps:cNvSpPr>
                                              <a:spLocks noChangeArrowheads="1"/>
                                            </wps:cNvSpPr>
                                            <wps:spPr bwMode="auto">
                                              <a:xfrm>
                                                <a:off x="71810" y="637489"/>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72" name="Oval 84"/>
                                            <wps:cNvSpPr>
                                              <a:spLocks noChangeArrowheads="1"/>
                                            </wps:cNvSpPr>
                                            <wps:spPr bwMode="auto">
                                              <a:xfrm>
                                                <a:off x="71813" y="637601"/>
                                                <a:ext cx="71" cy="7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g:cNvPr id="1673" name="Group 85"/>
                                          <wpg:cNvGrpSpPr>
                                            <a:grpSpLocks/>
                                          </wpg:cNvGrpSpPr>
                                          <wpg:grpSpPr bwMode="auto">
                                            <a:xfrm>
                                              <a:off x="72158" y="636989"/>
                                              <a:ext cx="674" cy="1321"/>
                                              <a:chOff x="72158" y="636989"/>
                                              <a:chExt cx="674" cy="1321"/>
                                            </a:xfrm>
                                          </wpg:grpSpPr>
                                          <wps:wsp>
                                            <wps:cNvPr id="1674" name="AutoShape 86"/>
                                            <wps:cNvCnPr>
                                              <a:cxnSpLocks noChangeShapeType="1"/>
                                            </wps:cNvCnPr>
                                            <wps:spPr bwMode="auto">
                                              <a:xfrm>
                                                <a:off x="72192" y="636989"/>
                                                <a:ext cx="614" cy="45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5" name="AutoShape 87"/>
                                            <wps:cNvCnPr>
                                              <a:cxnSpLocks noChangeShapeType="1"/>
                                            </wps:cNvCnPr>
                                            <wps:spPr bwMode="auto">
                                              <a:xfrm flipV="1">
                                                <a:off x="72158" y="637851"/>
                                                <a:ext cx="674" cy="4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6" name="AutoShape 88"/>
                                            <wps:cNvCnPr>
                                              <a:cxnSpLocks noChangeShapeType="1"/>
                                            </wps:cNvCnPr>
                                            <wps:spPr bwMode="auto">
                                              <a:xfrm>
                                                <a:off x="72192" y="637635"/>
                                                <a:ext cx="640"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77" name="AutoShape 89"/>
                                          <wps:cNvCnPr>
                                            <a:cxnSpLocks noChangeShapeType="1"/>
                                          </wps:cNvCnPr>
                                          <wps:spPr bwMode="auto">
                                            <a:xfrm flipV="1">
                                              <a:off x="73403" y="636989"/>
                                              <a:ext cx="461" cy="46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8" name="AutoShape 90"/>
                                          <wps:cNvCnPr>
                                            <a:cxnSpLocks noChangeShapeType="1"/>
                                          </wps:cNvCnPr>
                                          <wps:spPr bwMode="auto">
                                            <a:xfrm>
                                              <a:off x="73398" y="637841"/>
                                              <a:ext cx="466" cy="37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9" name="AutoShape 91"/>
                                          <wps:cNvCnPr>
                                            <a:cxnSpLocks noChangeShapeType="1"/>
                                          </wps:cNvCnPr>
                                          <wps:spPr bwMode="auto">
                                            <a:xfrm flipV="1">
                                              <a:off x="73400" y="637636"/>
                                              <a:ext cx="464" cy="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0" name="AutoShape 89"/>
                                        <wps:cNvCnPr>
                                          <a:cxnSpLocks noChangeShapeType="1"/>
                                        </wps:cNvCnPr>
                                        <wps:spPr bwMode="auto">
                                          <a:xfrm>
                                            <a:off x="4448851" y="1010351"/>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81" name="AutoShape 89"/>
                                      <wps:cNvCnPr>
                                        <a:cxnSpLocks noChangeShapeType="1"/>
                                      </wps:cNvCnPr>
                                      <wps:spPr bwMode="auto">
                                        <a:xfrm>
                                          <a:off x="4448837" y="1469197"/>
                                          <a:ext cx="288032" cy="12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2" name="Oval 5"/>
                                      <wps:cNvSpPr>
                                        <a:spLocks noChangeArrowheads="1"/>
                                      </wps:cNvSpPr>
                                      <wps:spPr bwMode="auto">
                                        <a:xfrm>
                                          <a:off x="4793051" y="901733"/>
                                          <a:ext cx="231775" cy="237490"/>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83" name="Oval 6"/>
                                      <wps:cNvSpPr>
                                        <a:spLocks noChangeArrowheads="1"/>
                                      </wps:cNvSpPr>
                                      <wps:spPr bwMode="auto">
                                        <a:xfrm>
                                          <a:off x="4793061" y="1364456"/>
                                          <a:ext cx="231775" cy="237490"/>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s:wsp>
                                      <wps:cNvPr id="1684" name="Oval 7"/>
                                      <wps:cNvSpPr>
                                        <a:spLocks noChangeArrowheads="1"/>
                                      </wps:cNvSpPr>
                                      <wps:spPr bwMode="auto">
                                        <a:xfrm>
                                          <a:off x="4808973" y="1823780"/>
                                          <a:ext cx="231775" cy="237490"/>
                                        </a:xfrm>
                                        <a:prstGeom prst="ellipse">
                                          <a:avLst/>
                                        </a:prstGeom>
                                        <a:solidFill>
                                          <a:srgbClr val="FFFFFF"/>
                                        </a:solidFill>
                                        <a:ln w="25400">
                                          <a:solidFill>
                                            <a:srgbClr val="000000"/>
                                          </a:solidFill>
                                          <a:round/>
                                          <a:headEnd/>
                                          <a:tailEnd/>
                                        </a:ln>
                                      </wps:spPr>
                                      <wps:txbx>
                                        <w:txbxContent>
                                          <w:p w:rsidR="005214C7" w:rsidRDefault="005214C7" w:rsidP="006C11B4"/>
                                        </w:txbxContent>
                                      </wps:txbx>
                                      <wps:bodyPr vert="horz" wrap="square" lIns="91440" tIns="45720" rIns="91440" bIns="45720" numCol="1" anchor="t" anchorCtr="0" compatLnSpc="1">
                                        <a:prstTxWarp prst="textNoShape">
                                          <a:avLst/>
                                        </a:prstTxWarp>
                                      </wps:bodyPr>
                                    </wps:wsp>
                                  </wpg:grpSp>
                                </wpg:grpSp>
                                <wps:wsp>
                                  <wps:cNvPr id="1685" name="TextBox 132"/>
                                  <wps:cNvSpPr txBox="1"/>
                                  <wps:spPr>
                                    <a:xfrm>
                                      <a:off x="4331665" y="574304"/>
                                      <a:ext cx="697230" cy="289560"/>
                                    </a:xfrm>
                                    <a:prstGeom prst="rect">
                                      <a:avLst/>
                                    </a:prstGeom>
                                    <a:noFill/>
                                  </wps:spPr>
                                  <wps:txbx>
                                    <w:txbxContent>
                                      <w:p w:rsidR="005214C7" w:rsidRDefault="005214C7" w:rsidP="006C11B4">
                                        <w:pPr>
                                          <w:pStyle w:val="af0"/>
                                          <w:spacing w:beforeAutospacing="0" w:afterAutospacing="0"/>
                                        </w:pPr>
                                        <w:proofErr w:type="spellStart"/>
                                        <w:proofErr w:type="gramStart"/>
                                        <w:r>
                                          <w:rPr>
                                            <w:rFonts w:ascii="Times New Roman" w:hAnsi="Times New Roman" w:cs="Times New Roman"/>
                                            <w:color w:val="000000" w:themeColor="text1"/>
                                            <w:kern w:val="24"/>
                                            <w:sz w:val="20"/>
                                            <w:szCs w:val="20"/>
                                          </w:rPr>
                                          <w:t>softmax</w:t>
                                        </w:r>
                                        <w:proofErr w:type="spellEnd"/>
                                        <w:proofErr w:type="gramEnd"/>
                                      </w:p>
                                    </w:txbxContent>
                                  </wps:txbx>
                                  <wps:bodyPr wrap="square" rtlCol="0">
                                    <a:noAutofit/>
                                  </wps:bodyPr>
                                </wps:wsp>
                                <wps:wsp>
                                  <wps:cNvPr id="1686" name="TextBox 133"/>
                                  <wps:cNvSpPr txBox="1"/>
                                  <wps:spPr>
                                    <a:xfrm>
                                      <a:off x="3649197" y="389545"/>
                                      <a:ext cx="581112" cy="289596"/>
                                    </a:xfrm>
                                    <a:prstGeom prst="rect">
                                      <a:avLst/>
                                    </a:prstGeom>
                                    <a:noFill/>
                                  </wps:spPr>
                                  <wps:txbx>
                                    <w:txbxContent>
                                      <w:p w:rsidR="005214C7" w:rsidRDefault="005214C7" w:rsidP="006C11B4">
                                        <w:pPr>
                                          <w:pStyle w:val="af0"/>
                                          <w:spacing w:beforeAutospacing="0" w:afterAutospacing="0"/>
                                        </w:pPr>
                                      </w:p>
                                    </w:txbxContent>
                                  </wps:txbx>
                                  <wps:bodyPr wrap="square" rtlCol="0">
                                    <a:noAutofit/>
                                  </wps:bodyPr>
                                </wps:wsp>
                              </wpg:grpSp>
                              <wps:wsp>
                                <wps:cNvPr id="1687" name="TextBox 119"/>
                                <wps:cNvSpPr txBox="1"/>
                                <wps:spPr>
                                  <a:xfrm>
                                    <a:off x="-406044" y="144449"/>
                                    <a:ext cx="514397" cy="289583"/>
                                  </a:xfrm>
                                  <a:prstGeom prst="rect">
                                    <a:avLst/>
                                  </a:prstGeom>
                                  <a:noFill/>
                                </wps:spPr>
                                <wps:txbx>
                                  <w:txbxContent>
                                    <w:p w:rsidR="005214C7" w:rsidRDefault="005214C7" w:rsidP="006C11B4">
                                      <w:pPr>
                                        <w:pStyle w:val="af0"/>
                                        <w:spacing w:beforeAutospacing="0" w:afterAutospacing="0"/>
                                      </w:pPr>
                                      <w:proofErr w:type="gramStart"/>
                                      <w:r>
                                        <w:rPr>
                                          <w:rFonts w:ascii="Times New Roman" w:hAnsi="Times New Roman" w:cs="Times New Roman" w:hint="eastAsia"/>
                                          <w:color w:val="000000" w:themeColor="text1"/>
                                          <w:kern w:val="24"/>
                                          <w:sz w:val="20"/>
                                          <w:szCs w:val="20"/>
                                        </w:rPr>
                                        <w:t>input</w:t>
                                      </w:r>
                                      <w:proofErr w:type="gramEnd"/>
                                    </w:p>
                                  </w:txbxContent>
                                </wps:txbx>
                                <wps:bodyPr wrap="square" rtlCol="0">
                                  <a:noAutofit/>
                                </wps:bodyPr>
                              </wps:wsp>
                              <wps:wsp>
                                <wps:cNvPr id="1688" name="TextBox 119"/>
                                <wps:cNvSpPr txBox="1"/>
                                <wps:spPr>
                                  <a:xfrm>
                                    <a:off x="4725227" y="397458"/>
                                    <a:ext cx="703009" cy="289583"/>
                                  </a:xfrm>
                                  <a:prstGeom prst="rect">
                                    <a:avLst/>
                                  </a:prstGeom>
                                  <a:noFill/>
                                </wps:spPr>
                                <wps:txbx>
                                  <w:txbxContent>
                                    <w:p w:rsidR="005214C7" w:rsidRDefault="005214C7" w:rsidP="006C11B4">
                                      <w:pPr>
                                        <w:pStyle w:val="af0"/>
                                        <w:spacing w:beforeAutospacing="0" w:afterAutospacing="0"/>
                                      </w:pPr>
                                      <w:proofErr w:type="gramStart"/>
                                      <w:r>
                                        <w:rPr>
                                          <w:rFonts w:ascii="Times New Roman" w:hAnsi="Times New Roman" w:cs="Times New Roman" w:hint="eastAsia"/>
                                          <w:color w:val="000000" w:themeColor="text1"/>
                                          <w:kern w:val="24"/>
                                          <w:sz w:val="20"/>
                                          <w:szCs w:val="20"/>
                                        </w:rPr>
                                        <w:t>output</w:t>
                                      </w:r>
                                      <w:proofErr w:type="gramEnd"/>
                                    </w:p>
                                  </w:txbxContent>
                                </wps:txbx>
                                <wps:bodyPr wrap="square" rtlCol="0">
                                  <a:noAutofit/>
                                </wps:bodyPr>
                              </wps:wsp>
                            </wpg:grpSp>
                          </wpg:grpSp>
                          <wps:wsp>
                            <wps:cNvPr id="1690" name="矩形 69"/>
                            <wps:cNvSpPr/>
                            <wps:spPr>
                              <a:xfrm>
                                <a:off x="4428876" y="803082"/>
                                <a:ext cx="548640" cy="1332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1" name="矩形 69"/>
                            <wps:cNvSpPr/>
                            <wps:spPr>
                              <a:xfrm>
                                <a:off x="3713259" y="1017767"/>
                                <a:ext cx="548640" cy="86804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692" name="矩形 116"/>
                        <wps:cNvSpPr/>
                        <wps:spPr>
                          <a:xfrm>
                            <a:off x="1137036" y="572494"/>
                            <a:ext cx="502920" cy="1757680"/>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3" name="矩形 116"/>
                        <wps:cNvSpPr/>
                        <wps:spPr>
                          <a:xfrm>
                            <a:off x="3069203" y="803081"/>
                            <a:ext cx="383718" cy="1332231"/>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w:pict>
              <v:group id="组合 34" o:spid="_x0000_s1026" style="position:absolute;left:0;text-align:left;margin-left:-14.85pt;margin-top:-.1pt;width:453.9pt;height:183.45pt;z-index:251657216;mso-height-relative:margin" coordsize="57646,2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">
                <v:group id="组合 38" o:spid="_x0000_s1027" style="position:absolute;width:57646;height:23162" coordsize="58337,2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202" coordsize="21600,21600" o:spt="202" path="m,l,21600r21600,l21600,xe">
                    <v:stroke joinstyle="miter"/>
                    <v:path gradientshapeok="t" o:connecttype="rect"/>
                  </v:shapetype>
                  <v:shape id="_x0000_s1028" type="#_x0000_t202" style="position:absolute;left:37118;top:1987;width:702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146702" w:rsidRDefault="00146702"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4</w:t>
                          </w:r>
                        </w:p>
                        <w:p w:rsidR="00146702" w:rsidRDefault="00146702" w:rsidP="006C11B4">
                          <w:pPr>
                            <w:pStyle w:val="af0"/>
                            <w:spacing w:beforeAutospacing="0" w:afterAutospacing="0"/>
                          </w:pPr>
                        </w:p>
                      </w:txbxContent>
                    </v:textbox>
                  </v:shape>
                  <v:shape id="_x0000_s1029" type="#_x0000_t202" style="position:absolute;left:43413;top:1351;width:7893;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146702" w:rsidRDefault="00146702"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5</w:t>
                          </w:r>
                        </w:p>
                        <w:p w:rsidR="00146702" w:rsidRDefault="00146702" w:rsidP="006C11B4">
                          <w:pPr>
                            <w:pStyle w:val="af0"/>
                            <w:spacing w:beforeAutospacing="0" w:afterAutospacing="0"/>
                          </w:pPr>
                        </w:p>
                      </w:txbxContent>
                    </v:textbox>
                  </v:shape>
                  <v:group id="组合 45" o:spid="_x0000_s1030" style="position:absolute;width:58337;height:23162" coordsize="58337,23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56" o:spid="_x0000_s1031" style="position:absolute;width:58337;height:23162" coordsize="58342,23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组合 57" o:spid="_x0000_s1032" style="position:absolute;left:715;top:6520;width:3378;height:6642" coordsize="3378,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5" o:spid="_x0000_s1033" style="position:absolute;width:3378;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0qcAA&#10;AADbAAAADwAAAGRycy9kb3ducmV2LnhtbERPPWvDMBDdA/kP4gLdEjmFhuJGMSWQOkMzVMnQ8bCu&#10;trF1ciTVdv99NRQ6Pt73vphtL0byoXWsYLvJQBBXzrRcK7hdT+tnECEiG+wdk4IfClAclos95sZN&#10;/EGjjrVIIRxyVNDEOORShqohi2HjBuLEfTlvMSboa2k8Tinc9vIxy3bSYsupocGBjg1Vnf62Crq+&#10;vOMFS/3e8ZvuPmUrr2et1MNqfn0BEWmO/+I/99koeEpj05f0A+Th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90qcAAAADbAAAADwAAAAAAAAAAAAAAAACYAgAAZHJzL2Rvd25y&#10;ZXYueG1sUEsFBgAAAAAEAAQA9QAAAIUDAAAAAA==&#10;" filled="f">
                          <v:fill opacity="0"/>
                          <v:textbox>
                            <w:txbxContent>
                              <w:p w:rsidR="00146702" w:rsidRDefault="00146702" w:rsidP="006C11B4"/>
                            </w:txbxContent>
                          </v:textbox>
                        </v:rect>
                        <v:oval id="Oval 31" o:spid="_x0000_s1034" style="position:absolute;left:556;top:3657;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BCcIA&#10;AADbAAAADwAAAGRycy9kb3ducmV2LnhtbESPQYvCMBSE74L/ITzBm6YqK9o1ighST0pVlj0+mrdt&#10;tXkpTdT67zeC4HGYmW+Yxao1lbhT40rLCkbDCARxZnXJuYLzaTuYgXAeWWNlmRQ8ycFq2e0sMNb2&#10;wSndjz4XAcIuRgWF93UspcsKMuiGtiYO3p9tDPogm1zqBh8Bbio5jqKpNFhyWCiwpk1B2fV4Mwrw&#10;cEmS2/7ndz9P8nTiJpjOIlSq32vX3yA8tf4Tfrd3WsHXHF5fw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MEJwgAAANsAAAAPAAAAAAAAAAAAAAAAAJgCAABkcnMvZG93&#10;bnJldi54bWxQSwUGAAAAAAQABAD1AAAAhwMAAAAA&#10;" strokeweight="2pt">
                          <v:textbox>
                            <w:txbxContent>
                              <w:p w:rsidR="00146702" w:rsidRDefault="00146702" w:rsidP="006C11B4"/>
                            </w:txbxContent>
                          </v:textbox>
                        </v:oval>
                        <v:oval id="Oval 31" o:spid="_x0000_s1035" style="position:absolute;left:556;top:636;width:2311;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iKb4A&#10;AADbAAAADwAAAGRycy9kb3ducmV2LnhtbERPTYvCMBC9C/sfwix4s+kqiFajLILUk1IV8Tg0Y1tt&#10;JqWJWv+9OQgeH+97vuxMLR7Uusqygr8oBkGcW11xoeB4WA8mIJxH1lhbJgUvcrBc/PTmmGj75Iwe&#10;e1+IEMIuQQWl900ipctLMugi2xAH7mJbgz7AtpC6xWcIN7UcxvFYGqw4NJTY0Kqk/La/GwW4u6bp&#10;fXs6b6dpkY3cCLNJjEr1f7v/GQhPnf+KP+6NVjAO68OX8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yoim+AAAA2wAAAA8AAAAAAAAAAAAAAAAAmAIAAGRycy9kb3ducmV2&#10;LnhtbFBLBQYAAAAABAAEAPUAAACDAwAAAAA=&#10;" strokeweight="2pt">
                          <v:textbox>
                            <w:txbxContent>
                              <w:p w:rsidR="00146702" w:rsidRDefault="00146702" w:rsidP="006C11B4"/>
                            </w:txbxContent>
                          </v:textbox>
                        </v:oval>
                      </v:group>
                      <v:group id="组合 61" o:spid="_x0000_s1036" style="position:absolute;left:715;top:15823;width:3378;height:6642" coordsize="3378,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5" o:spid="_x0000_s1037" style="position:absolute;width:3378;height:6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x+cIA&#10;AADcAAAADwAAAGRycy9kb3ducmV2LnhtbERPPW/CMBDdK/EfrEPqVhwYojZgEEIqYaBDDQPjKT6S&#10;KPE5jd0k/Pu6UqVu9/Q+b7ObbCsG6n3tWMFykYAgLpypuVRwvby/vILwAdlg65gUPMjDbjt72mBm&#10;3MifNOhQihjCPkMFVQhdJqUvKrLoF64jjtzd9RZDhH0pTY9jDLetXCVJKi3WHBsq7OhQUdHob6ug&#10;afMv/MBcnxs+6uYma3k5aaWe59N+DSLQFP7Ff+6TifPTN/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nH5wgAAANwAAAAPAAAAAAAAAAAAAAAAAJgCAABkcnMvZG93&#10;bnJldi54bWxQSwUGAAAAAAQABAD1AAAAhwMAAAAA&#10;" filled="f">
                          <v:fill opacity="0"/>
                          <v:textbox>
                            <w:txbxContent>
                              <w:p w:rsidR="00146702" w:rsidRDefault="00146702" w:rsidP="006C11B4"/>
                            </w:txbxContent>
                          </v:textbox>
                        </v:rect>
                        <v:oval id="Oval 31" o:spid="_x0000_s1038" style="position:absolute;left:636;top:3657;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LPcQA&#10;AADcAAAADwAAAGRycy9kb3ducmV2LnhtbESPQWvCQBCF7wX/wzKCt7qxgrXRVaQg8WSJivQ4ZMck&#10;bXY2ZFeN/945FHqb4b1575vluneNulEXas8GJuMEFHHhbc2lgdNx+zoHFSKyxcYzGXhQgPVq8LLE&#10;1Po753Q7xFJJCIcUDVQxtqnWoajIYRj7lli0i+8cRlm7UtsO7xLuGv2WJDPtsGZpqLClz4qK38PV&#10;GcCvnyy77s/f+4+szKdhivk8QWNGw36zABWpj//mv+udFfx3wZdnZAK9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wyz3EAAAA3AAAAA8AAAAAAAAAAAAAAAAAmAIAAGRycy9k&#10;b3ducmV2LnhtbFBLBQYAAAAABAAEAPUAAACJAwAAAAA=&#10;" strokeweight="2pt">
                          <v:textbox>
                            <w:txbxContent>
                              <w:p w:rsidR="00146702" w:rsidRDefault="00146702" w:rsidP="006C11B4"/>
                            </w:txbxContent>
                          </v:textbox>
                        </v:oval>
                        <v:oval id="Oval 31" o:spid="_x0000_s1039" style="position:absolute;left:556;top:715;width:231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psIA&#10;AADcAAAADwAAAGRycy9kb3ducmV2LnhtbERPTWvCQBC9F/oflin01uxawaYxq5RCSU9KVIrHITsm&#10;sdnZkF01/feuUPA2j/c5+XK0nTjT4FvHGiaJAkFcOdNyrWG3/XpJQfiAbLBzTBr+yMNy8fiQY2bc&#10;hUs6b0ItYgj7DDU0IfSZlL5qyKJPXE8cuYMbLIYIh1qaAS8x3HbyVamZtNhybGiwp8+Gqt/NyWrA&#10;9bEoTquf/eq9qMupn2KZKtT6+Wn8mIMINIa7+N/9beL8twncno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6mwgAAANwAAAAPAAAAAAAAAAAAAAAAAJgCAABkcnMvZG93&#10;bnJldi54bWxQSwUGAAAAAAQABAD1AAAAhwMAAAAA&#10;" strokeweight="2pt">
                          <v:textbox>
                            <w:txbxContent>
                              <w:p w:rsidR="00146702" w:rsidRDefault="00146702" w:rsidP="006C11B4"/>
                            </w:txbxContent>
                          </v:textbox>
                        </v:oval>
                      </v:group>
                      <v:shapetype id="_x0000_t32" coordsize="21600,21600" o:spt="32" o:oned="t" path="m,l21600,21600e" filled="f">
                        <v:path arrowok="t" fillok="f" o:connecttype="none"/>
                        <o:lock v:ext="edit" shapetype="t"/>
                      </v:shapetype>
                      <v:shape id="AutoShape 36" o:spid="_x0000_s1040" type="#_x0000_t32" style="position:absolute;left:3975;top:8428;width:23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37" o:spid="_x0000_s1041" type="#_x0000_t32" style="position:absolute;left:4055;top:11608;width:2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53" o:spid="_x0000_s1042" type="#_x0000_t32" style="position:absolute;left:3975;top:17890;width:2318;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QqcEAAADcAAAADwAAAGRycy9kb3ducmV2LnhtbERPTWsCMRC9C/6HMEJvmrVYla1RVBCk&#10;F1EL9ThsprvBzWTZpJv13zdCobd5vM9ZbXpbi45abxwrmE4yEMSF04ZLBZ/Xw3gJwgdkjbVjUvAg&#10;D5v1cLDCXLvIZ+ouoRQphH2OCqoQmlxKX1Rk0U9cQ5y4b9daDAm2pdQtxhRua/maZXNp0XBqqLCh&#10;fUXF/fJjFZh4Ml1z3Mfdx9fN60jm8eaMUi+jfvsOIlAf/sV/7qNO8x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kxCpwQAAANwAAAAPAAAAAAAAAAAAAAAA&#10;AKECAABkcnMvZG93bnJldi54bWxQSwUGAAAAAAQABAD5AAAAjwMAAAAA&#10;">
                        <v:stroke endarrow="block"/>
                      </v:shape>
                      <v:shape id="AutoShape 54" o:spid="_x0000_s1043" type="#_x0000_t32" style="position:absolute;left:4055;top:20991;width:2317;height: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MsEAAADcAAAADwAAAGRycy9kb3ducmV2LnhtbERPS2sCMRC+F/ofwhS8dbMtaGU1SisI&#10;4qX4AD0Om3E3uJksm7hZ/30jCL3Nx/ec+XKwjeip88axgo8sB0FcOm24UnA8rN+nIHxA1tg4JgV3&#10;8rBcvL7MsdAu8o76fahECmFfoII6hLaQ0pc1WfSZa4kTd3GdxZBgV0ndYUzhtpGfeT6RFg2nhhpb&#10;WtVUXvc3q8DEX9O3m1X82Z7OXkcy97EzSo3ehu8ZiEBD+Bc/3Rud5n+N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7UywQAAANwAAAAPAAAAAAAAAAAAAAAA&#10;AKECAABkcnMvZG93bnJldi54bWxQSwUGAAAAAAQABAD5AAAAjwMAAAAA&#10;">
                        <v:stroke endarrow="block"/>
                      </v:shape>
                      <v:group id="组合 179" o:spid="_x0000_s1044" style="position:absolute;width:58342;height:23164" coordorigin="-4060" coordsize="58342,23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组合 180" o:spid="_x0000_s1045" style="position:absolute;left:397;width:50445;height:23164" coordsize="50448,23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Box 1073" o:spid="_x0000_s1046" type="#_x0000_t202" style="position:absolute;left:12335;top:3975;width:1044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146702" w:rsidRPr="006C11B4" w:rsidRDefault="00146702" w:rsidP="006C11B4">
                                  <w:pPr>
                                    <w:pStyle w:val="af0"/>
                                    <w:spacing w:beforeAutospacing="0" w:afterAutospacing="0"/>
                                    <w:rPr>
                                      <w:sz w:val="21"/>
                                    </w:rPr>
                                  </w:pPr>
                                  <w:r w:rsidRPr="006C11B4">
                                    <w:rPr>
                                      <w:rFonts w:ascii="Times New Roman" w:hAnsi="Times New Roman" w:cs="Times New Roman"/>
                                      <w:sz w:val="21"/>
                                    </w:rPr>
                                    <w:t>Concatenate</w:t>
                                  </w:r>
                                </w:p>
                              </w:txbxContent>
                            </v:textbox>
                          </v:shape>
                          <v:shape id="TextBox 94" o:spid="_x0000_s1047" type="#_x0000_t202" style="position:absolute;left:29497;top:7235;width:8738;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146702" w:rsidRDefault="00146702" w:rsidP="006C11B4">
                                  <w:pPr>
                                    <w:pStyle w:val="af0"/>
                                    <w:spacing w:beforeAutospacing="0" w:afterAutospacing="0"/>
                                  </w:pPr>
                                </w:p>
                              </w:txbxContent>
                            </v:textbox>
                          </v:shape>
                          <v:line id="直接连接符 1081" o:spid="_x0000_s1048" style="position:absolute;visibility:visible;mso-wrap-style:square" from="0,9939" to="11963,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UsEAAADcAAAADwAAAGRycy9kb3ducmV2LnhtbERP24rCMBB9F/Yfwizsm6arIrVrlEWo&#10;VH3y8gFDM9sWm0lpUtv9eyMIvs3hXGe1GUwt7tS6yrKC70kEgji3uuJCwfWSjmMQziNrrC2Tgn9y&#10;sFl/jFaYaNvzie5nX4gQwi5BBaX3TSKly0sy6Ca2IQ7cn20N+gDbQuoW+xBuajmNooU0WHFoKLGh&#10;bUn57dwZBenhOO9dli3dotn7WzrvdoeuU+rrc/j9AeFp8G/xy53pMD+ewfOZcIF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stJSwQAAANwAAAAPAAAAAAAAAAAAAAAA&#10;AKECAABkcnMvZG93bnJldi54bWxQSwUGAAAAAAQABAD5AAAAjwMAAAAA&#10;" strokecolor="#4579b8 [3044]">
                            <v:stroke dashstyle="dash"/>
                          </v:line>
                          <v:line id="直接连接符 100" o:spid="_x0000_s1049" style="position:absolute;visibility:visible;mso-wrap-style:square" from="0,19401" to="11852,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tKJsAAAADcAAAADwAAAGRycy9kb3ducmV2LnhtbERPzYrCMBC+C/sOYRa8aepSxK1GkYVK&#10;1ZN1H2BoxrbYTEqT2u7bbwTB23x8v7PZjaYRD+pcbVnBYh6BIC6srrlU8HtNZysQziNrbCyTgj9y&#10;sNt+TDaYaDvwhR65L0UIYZeggsr7NpHSFRUZdHPbEgfuZjuDPsCulLrDIYSbRn5F0VIarDk0VNjS&#10;T0XFPe+NgvR0jgeXZd9u2R79PY37w6nvlZp+jvs1CE+jf4tf7kyH+asYns+EC+T2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NbSibAAAAA3AAAAA8AAAAAAAAAAAAAAAAA&#10;oQIAAGRycy9kb3ducmV2LnhtbFBLBQYAAAAABAAEAPkAAACOAwAAAAA=&#10;" strokecolor="#4579b8 [3044]">
                            <v:stroke dashstyle="dash"/>
                          </v:line>
                          <v:rect id="矩形 69" o:spid="_x0000_s1050" style="position:absolute;left:20114;top:7268;width:5090;height:14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rsGMIA&#10;AADcAAAADwAAAGRycy9kb3ducmV2LnhtbERPTWvCQBC9C/0PyxR6000thpC6SmsoFD0ZJedpdpqE&#10;ZmfT7DZJ/70rCN7m8T5nvZ1MKwbqXWNZwfMiAkFcWt1wpeB8+pgnIJxH1thaJgX/5GC7eZitMdV2&#10;5CMNua9ECGGXooLa+y6V0pU1GXQL2xEH7tv2Bn2AfSV1j2MIN61cRlEsDTYcGmrsaFdT+ZP/GQVf&#10;B120+5dizOLB29WQTfx7fFfq6XF6ewXhafJ38c39qcP8JIbrM+ECub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uwYwgAAANwAAAAPAAAAAAAAAAAAAAAAAJgCAABkcnMvZG93&#10;bnJldi54bWxQSwUGAAAAAAQABAD1AAAAhwMAAAAA&#10;" filled="f" strokecolor="#e36c0a [2409]" strokeweight="2pt"/>
                          <v:oval id="Oval 70" o:spid="_x0000_s1051" style="position:absolute;left:3419;top:13596;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71" o:spid="_x0000_s1052" style="position:absolute;left:3419;top:1423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v:oval id="Oval 72" o:spid="_x0000_s1053" style="position:absolute;left:3419;top:14948;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ZLcEA&#10;AADcAAAADwAAAGRycy9kb3ducmV2LnhtbERPTYvCMBC9L+x/CLPgZdHUBaV2jSIFF69bPXgcm7Et&#10;20xKEm37782C4G0e73PW28G04k7ON5YVzGcJCOLS6oYrBafjfpqC8AFZY2uZFIzkYbt5f1tjpm3P&#10;v3QvQiViCPsMFdQhdJmUvqzJoJ/ZjjhyV+sMhghdJbXDPoabVn4lyVIabDg21NhRXlP5V9yMAvfZ&#10;jfl4yPfzC/8Uiz7V5+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wWS3BAAAA3AAAAA8AAAAAAAAAAAAAAAAAmAIAAGRycy9kb3du&#10;cmV2LnhtbFBLBQYAAAAABAAEAPUAAACGAwAAAAA=&#10;" fillcolor="black"/>
                          <v:rect id="矩形 116" o:spid="_x0000_s1054" style="position:absolute;left:683;top:5725;width:5435;height:1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2FccA&#10;AADcAAAADwAAAGRycy9kb3ducmV2LnhtbESPT2vCQBDF74V+h2UKvdVNtRSNrlKFggdbMP4Bb0N2&#10;TILZ2bC71fTbdw4FbzO8N+/9ZrboXauuFGLj2cDrIANFXHrbcGVgv/t8GYOKCdli65kM/FKExfzx&#10;YYa59Tfe0rVIlZIQjjkaqFPqcq1jWZPDOPAdsWhnHxwmWUOlbcCbhLtWD7PsXTtsWBpq7GhVU3kp&#10;fpyByWH3thxn3/ylw+awHh1Xm9GpMOb5qf+YgkrUp7v5/3ptBX8i+PKMT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RdhXHAAAA3AAAAA8AAAAAAAAAAAAAAAAAmAIAAGRy&#10;cy9kb3ducmV2LnhtbFBLBQYAAAAABAAEAPUAAACMAwAAAAA=&#10;" filled="f" strokecolor="#943634 [2405]" strokeweight="2pt"/>
                          <v:shape id="TextBox 119" o:spid="_x0000_s1055" type="#_x0000_t202" style="position:absolute;left:1219;width:7029;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146702" w:rsidRDefault="00146702" w:rsidP="006C11B4">
                                  <w:pPr>
                                    <w:pStyle w:val="af0"/>
                                    <w:spacing w:beforeAutospacing="0" w:afterAutospacing="0"/>
                                  </w:pPr>
                                  <w:r>
                                    <w:rPr>
                                      <w:rFonts w:ascii="Times New Roman" w:hAnsi="Times New Roman" w:cs="Times New Roman"/>
                                      <w:color w:val="000000" w:themeColor="text1"/>
                                      <w:kern w:val="24"/>
                                      <w:sz w:val="20"/>
                                      <w:szCs w:val="20"/>
                                    </w:rPr>
                                    <w:t>Net</w:t>
                                  </w:r>
                                  <w:ins w:id="365" w:author="user" w:date="2016-11-08T09:51:00Z">
                                    <w:r>
                                      <w:rPr>
                                        <w:rFonts w:ascii="Times New Roman" w:hAnsi="Times New Roman" w:cs="Times New Roman" w:hint="eastAsia"/>
                                        <w:color w:val="000000" w:themeColor="text1"/>
                                        <w:kern w:val="24"/>
                                        <w:sz w:val="20"/>
                                        <w:szCs w:val="20"/>
                                      </w:rPr>
                                      <w:t xml:space="preserve"> </w:t>
                                    </w:r>
                                  </w:ins>
                                  <w:r>
                                    <w:rPr>
                                      <w:rFonts w:ascii="Times New Roman" w:hAnsi="Times New Roman" w:cs="Times New Roman"/>
                                      <w:color w:val="000000" w:themeColor="text1"/>
                                      <w:kern w:val="24"/>
                                      <w:sz w:val="20"/>
                                      <w:szCs w:val="20"/>
                                    </w:rPr>
                                    <w:t>1</w:t>
                                  </w:r>
                                </w:p>
                              </w:txbxContent>
                            </v:textbox>
                          </v:shape>
                          <v:shape id="_x0000_s1056" type="#_x0000_t202" style="position:absolute;left:19239;top:1834;width:7030;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146702" w:rsidRDefault="00146702" w:rsidP="006C11B4">
                                  <w:pPr>
                                    <w:pStyle w:val="af0"/>
                                    <w:spacing w:beforeAutospacing="0" w:afterAutospacing="0"/>
                                  </w:pPr>
                                  <w:r>
                                    <w:rPr>
                                      <w:rFonts w:ascii="Times New Roman" w:hAnsi="Times New Roman" w:cs="Times New Roman"/>
                                      <w:color w:val="000000" w:themeColor="text1"/>
                                      <w:kern w:val="24"/>
                                      <w:sz w:val="20"/>
                                      <w:szCs w:val="20"/>
                                    </w:rPr>
                                    <w:t>Net</w:t>
                                  </w:r>
                                  <w:ins w:id="366" w:author="user" w:date="2016-11-08T09:51:00Z">
                                    <w:r>
                                      <w:rPr>
                                        <w:rFonts w:ascii="Times New Roman" w:hAnsi="Times New Roman" w:cs="Times New Roman" w:hint="eastAsia"/>
                                        <w:color w:val="000000" w:themeColor="text1"/>
                                        <w:kern w:val="24"/>
                                        <w:sz w:val="20"/>
                                        <w:szCs w:val="20"/>
                                      </w:rPr>
                                      <w:t xml:space="preserve"> </w:t>
                                    </w:r>
                                  </w:ins>
                                  <w:r>
                                    <w:rPr>
                                      <w:rFonts w:ascii="Times New Roman" w:hAnsi="Times New Roman" w:cs="Times New Roman"/>
                                      <w:color w:val="000000" w:themeColor="text1"/>
                                      <w:kern w:val="24"/>
                                      <w:sz w:val="20"/>
                                      <w:szCs w:val="20"/>
                                    </w:rPr>
                                    <w:t>2</w:t>
                                  </w:r>
                                </w:p>
                              </w:txbxContent>
                            </v:textbox>
                          </v:shape>
                          <v:group id="组合 77" o:spid="_x0000_s1057" style="position:absolute;left:1953;top:6361;width:48495;height:16129" coordorigin="1913,6363" coordsize="48494,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shape id="AutoShape 89" o:spid="_x0000_s1058" type="#_x0000_t32" style="position:absolute;left:44567;top:19342;width:2881;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sesMQAAADdAAAADwAAAGRycy9kb3ducmV2LnhtbERPTWvCQBC9C/6HZQredJMcpKauUgqK&#10;WHpQS6i3ITsmodnZsLtq7K93BaG3ebzPmS9704oLOd9YVpBOEhDEpdUNVwq+D6vxKwgfkDW2lknB&#10;jTwsF8PBHHNtr7yjyz5UIoawz1FBHUKXS+nLmgz6ie2II3eyzmCI0FVSO7zGcNPKLEmm0mDDsaHG&#10;jj5qKn/3Z6Pg53N2Lm7FF22LdLY9ojP+77BWavTSv7+BCNSHf/HTvdFxfppl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x6wxAAAAN0AAAAPAAAAAAAAAAAA&#10;AAAAAKECAABkcnMvZG93bnJldi54bWxQSwUGAAAAAAQABAD5AAAAkgMAAAAA&#10;">
                              <v:stroke endarrow="block"/>
                            </v:shape>
                            <v:group id="组合 1123" o:spid="_x0000_s1059" style="position:absolute;left:1913;top:6363;width:48494;height:16129" coordorigin="1913,6363" coordsize="48494,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group id="组合 1124" o:spid="_x0000_s1060" style="position:absolute;left:1913;top:6363;width:45455;height:16129" coordorigin="1913,6363" coordsize="45455,16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U8ncUAAADdAAAADwAAAGRycy9kb3ducmV2LnhtbERPS2vCQBC+F/wPywi9&#10;1U1iKyV1FREtPUjBRCi9DdkxCWZnQ3bN4993C4Xe5uN7zno7mkb01LnasoJ4EYEgLqyuuVRwyY9P&#10;ryCcR9bYWCYFEznYbmYPa0y1HfhMfeZLEULYpaig8r5NpXRFRQbdwrbEgbvazqAPsCul7nAI4aaR&#10;SRStpMGaQ0OFLe0rKm7Z3Sh4H3DYLeNDf7pd99N3/vL5dYpJqcf5uHsD4Wn0/+I/94cO8+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31PJ3FAAAA3QAA&#10;AA8AAAAAAAAAAAAAAAAAqgIAAGRycy9kb3ducmV2LnhtbFBLBQYAAAAABAAEAPoAAACcAwAAAAA=&#10;">
                                <v:group id="Group 2" o:spid="_x0000_s1061" style="position:absolute;left:1913;top:6363;width:42107;height:16129" coordorigin="676,6363" coordsize="6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oval id="Oval 3" o:spid="_x0000_s1062" style="position:absolute;left:729;top:63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fMMMA&#10;AADdAAAADwAAAGRycy9kb3ducmV2LnhtbERPTWuDQBC9B/oflin0lqyJIKnNGkIg2JPBtJQeB3eq&#10;Nu6suBu1/74bKPQ2j/c5u/1sOjHS4FrLCtarCARxZXXLtYL3t9NyC8J5ZI2dZVLwQw722cNih6m2&#10;E5c0XnwtQgi7FBU03veplK5qyKBb2Z44cF92MOgDHGqpB5xCuOnkJooSabDl0NBgT8eGquvlZhTg&#10;+TvPb8XHZ/Gc12XsYiy3ESr19DgfXkB4mv2/+M/9qsP89SaB+zfh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MfMMMAAADdAAAADwAAAAAAAAAAAAAAAACYAgAAZHJzL2Rv&#10;d25yZXYueG1sUEsFBgAAAAAEAAQA9QAAAIgDAAAAAA==&#10;" strokeweight="2pt">
                                    <v:textbox>
                                      <w:txbxContent>
                                        <w:p w:rsidR="00146702" w:rsidRDefault="00146702" w:rsidP="006C11B4"/>
                                      </w:txbxContent>
                                    </v:textbox>
                                  </v:oval>
                                  <v:group id="Group 4" o:spid="_x0000_s1063" style="position:absolute;left:739;top:6367;width:4;height:18" coordorigin="739,6367" coordsize="3,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oval id="Oval 5" o:spid="_x0000_s1064" style="position:absolute;left:739;top:63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u2cUA&#10;AADdAAAADwAAAGRycy9kb3ducmV2LnhtbESPQWvCQBCF7wX/wzJCb81GBbGpq4gg6UmJLaXHITsm&#10;0exsyK4a/71zKPQ2w3vz3jfL9eBadaM+NJ4NTJIUFHHpbcOVge+v3dsCVIjIFlvPZOBBAdar0csS&#10;M+vvXNDtGCslIRwyNFDH2GVah7ImhyHxHbFoJ987jLL2lbY93iXctXqapnPtsGFpqLGjbU3l5Xh1&#10;BvBwzvPr/ud3/55XxSzMsFikaMzreNh8gIo0xH/z3/WnFfzJVHDlGxlBr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7ZxQAAAN0AAAAPAAAAAAAAAAAAAAAAAJgCAABkcnMv&#10;ZG93bnJldi54bWxQSwUGAAAAAAQABAD1AAAAigMAAAAA&#10;" strokeweight="2pt">
                                      <v:textbox>
                                        <w:txbxContent>
                                          <w:p w:rsidR="00146702" w:rsidRDefault="00146702" w:rsidP="006C11B4"/>
                                        </w:txbxContent>
                                      </v:textbox>
                                    </v:oval>
                                    <v:oval id="Oval 6" o:spid="_x0000_s1065" style="position:absolute;left:739;top:637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LQsMA&#10;AADdAAAADwAAAGRycy9kb3ducmV2LnhtbERPTWuDQBC9F/Iflgn01qxGKIlxlRAo9pRiWkqPgztR&#10;W3dW3I2x/75bCOQ2j/c5WTGbXkw0us6ygngVgSCure64UfDx/vK0AeE8ssbeMin4JQdFvnjIMNX2&#10;yhVNJ9+IEMIuRQWt90MqpatbMuhWdiAO3NmOBn2AYyP1iNcQbnq5jqJnabDj0NDiQIeW6p/TxSjA&#10;t++yvBw/v47bsqkSl2C1iVCpx+W834HwNPu7+OZ+1WF+vN7C/zfh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yLQsMAAADdAAAADwAAAAAAAAAAAAAAAACYAgAAZHJzL2Rv&#10;d25yZXYueG1sUEsFBgAAAAAEAAQA9QAAAIgDAAAAAA==&#10;" strokeweight="2pt">
                                      <v:textbox>
                                        <w:txbxContent>
                                          <w:p w:rsidR="00146702" w:rsidRDefault="00146702" w:rsidP="006C11B4"/>
                                        </w:txbxContent>
                                      </v:textbox>
                                    </v:oval>
                                    <v:oval id="Oval 7" o:spid="_x0000_s1066" style="position:absolute;left:739;top:6382;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CcEA&#10;AADdAAAADwAAAGRycy9kb3ducmV2LnhtbERPTYvCMBC9L/gfwgje1lQFqdUoIizdk1IV8Tg0Y1tt&#10;JqWJWv+9ERb2No/3OYtVZ2rxoNZVlhWMhhEI4tzqigsFx8PPdwzCeWSNtWVS8CIHq2Xva4GJtk/O&#10;6LH3hQgh7BJUUHrfJFK6vCSDbmgb4sBdbGvQB9gWUrf4DOGmluMomkqDFYeGEhvalJTf9nejAHfX&#10;NL1vT+ftLC2yiZtgFkeo1KDfrecgPHX+X/zn/tVh/igew+ebcIJ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uRgnBAAAA3QAAAA8AAAAAAAAAAAAAAAAAmAIAAGRycy9kb3du&#10;cmV2LnhtbFBLBQYAAAAABAAEAPUAAACGAwAAAAA=&#10;" strokeweight="2pt">
                                      <v:textbox>
                                        <w:txbxContent>
                                          <w:p w:rsidR="00146702" w:rsidRDefault="00146702" w:rsidP="006C11B4"/>
                                        </w:txbxContent>
                                      </v:textbox>
                                    </v:oval>
                                  </v:group>
                                  <v:group id="Group 8" o:spid="_x0000_s1067" style="position:absolute;left:698;top:6367;width:22;height:4" coordorigin="698,6367" coordsize="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oval id="Oval 9" o:spid="_x0000_s1068" style="position:absolute;left:698;top:6367;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MiLMEA&#10;AADdAAAADwAAAGRycy9kb3ducmV2LnhtbERPTYvCMBC9C/sfwix402QVRKtRFkHqSanKssehGdvu&#10;NpPSRK3/3giCt3m8z1msOluLK7W+cqzha6hAEOfOVFxoOB03gykIH5AN1o5Jw508rJYfvQUmxt04&#10;o+shFCKGsE9QQxlCk0jp85Is+qFriCN3dq3FEGFbSNPiLYbbWo6UmkiLFceGEhtal5T/Hy5WA+7/&#10;0vSy+/ndzdIiG/sxZlOFWvc/u+85iEBdeItf7q2J80dqAs9v4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jIizBAAAA3QAAAA8AAAAAAAAAAAAAAAAAmAIAAGRycy9kb3du&#10;cmV2LnhtbFBLBQYAAAAABAAEAPUAAACGAwAAAAA=&#10;" strokeweight="2pt">
                                      <v:textbox>
                                        <w:txbxContent>
                                          <w:p w:rsidR="00146702" w:rsidRDefault="00146702" w:rsidP="006C11B4"/>
                                        </w:txbxContent>
                                      </v:textbox>
                                    </v:oval>
                                    <v:oval id="Oval 10" o:spid="_x0000_s1069" style="position:absolute;left:707;top:6367;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8IA&#10;AADdAAAADwAAAGRycy9kb3ducmV2LnhtbERPTYvCMBC9C/6HMII3TVTY1WoUEaR7cqm7iMehGdtq&#10;MylN1O6/3ywseJvH+5zVprO1eFDrK8caJmMFgjh3puJCw/fXfjQH4QOywdoxafghD5t1v7fCxLgn&#10;Z/Q4hkLEEPYJaihDaBIpfV6SRT92DXHkLq61GCJsC2lafMZwW8upUm/SYsWxocSGdiXlt+PdasDP&#10;a5reD6fzYZEW2czPMJsr1Ho46LZLEIG68BL/uz9MnD9V7/D3TTx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74e3wgAAAN0AAAAPAAAAAAAAAAAAAAAAAJgCAABkcnMvZG93&#10;bnJldi54bWxQSwUGAAAAAAQABAD1AAAAhwMAAAAA&#10;" strokeweight="2pt">
                                      <v:textbox>
                                        <w:txbxContent>
                                          <w:p w:rsidR="00146702" w:rsidRDefault="00146702" w:rsidP="006C11B4"/>
                                        </w:txbxContent>
                                      </v:textbox>
                                    </v:oval>
                                    <v:oval id="Oval 11" o:spid="_x0000_s1070" style="position:absolute;left:716;top:6367;width:4;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TxcUA&#10;AADdAAAADwAAAGRycy9kb3ducmV2LnhtbESPQWvCQBCF74X+h2UK3upuFYqNrlIEiSdLtJQeh+yY&#10;pM3Ohuyq8d87B8HbDO/Ne98sVoNv1Zn62AS28DY2oIjL4BquLHwfNq8zUDEhO2wDk4UrRVgtn58W&#10;mLlw4YLO+1QpCeGYoYU6pS7TOpY1eYzj0BGLdgy9xyRrX2nX40XCfasnxrxrjw1LQ40drWsq//cn&#10;bwG//vL8tPv53X3kVTGNUyxmBq0dvQyfc1CJhvQw36+3TvAnRn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BPFxQAAAN0AAAAPAAAAAAAAAAAAAAAAAJgCAABkcnMv&#10;ZG93bnJldi54bWxQSwUGAAAAAAQABAD1AAAAigMAAAAA&#10;" strokeweight="2pt">
                                      <v:textbox>
                                        <w:txbxContent>
                                          <w:p w:rsidR="00146702" w:rsidRDefault="00146702" w:rsidP="006C11B4"/>
                                        </w:txbxContent>
                                      </v:textbox>
                                    </v:oval>
                                    <v:shape id="AutoShape 12" o:spid="_x0000_s1071" type="#_x0000_t32" style="position:absolute;left:703;top:6369;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x3cQAAADdAAAADwAAAGRycy9kb3ducmV2LnhtbERPTWvCQBC9C/0PyxR6M5t4KE3qGqRQ&#10;EUsPVQn1NmTHJJidDburxv76bqHgbR7vc+blaHpxIec7ywqyJAVBXFvdcaNgv3ufvoDwAVljb5kU&#10;3MhDuXiYzLHQ9spfdNmGRsQQ9gUqaEMYCil93ZJBn9iBOHJH6wyGCF0jtcNrDDe9nKXpszTYcWxo&#10;caC3lurT9mwUfH/k5+pWfdKmyvLNAZ3xP7uVUk+P4/IVRKAx3MX/7rWO82dpDn/fxB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7HdxAAAAN0AAAAPAAAAAAAAAAAA&#10;AAAAAKECAABkcnMvZG93bnJldi54bWxQSwUGAAAAAAQABAD5AAAAkgMAAAAA&#10;">
                                      <v:stroke endarrow="block"/>
                                    </v:shape>
                                    <v:shape id="AutoShape 13" o:spid="_x0000_s1072" type="#_x0000_t32" style="position:absolute;left:712;top:6369;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yOnccAAADdAAAADwAAAGRycy9kb3ducmV2LnhtbESPQWvCQBCF74X+h2UKvdVNPBRNXUUK&#10;FbF4qEqotyE7JsHsbNhdNfbXdw6F3mZ4b977ZrYYXKeuFGLr2UA+ykARV962XBs47D9eJqBiQrbY&#10;eSYDd4qwmD8+zLCw/sZfdN2lWkkIxwINNCn1hdaxashhHPmeWLSTDw6TrKHWNuBNwl2nx1n2qh22&#10;LA0N9vTeUHXeXZyB78/ppbyXW9qU+XRzxODiz35lzPPTsHwDlWhI/+a/67UV/HEu/PKNjK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zI6dxwAAAN0AAAAPAAAAAAAA&#10;AAAAAAAAAKECAABkcnMvZG93bnJldi54bWxQSwUGAAAAAAQABAD5AAAAlQMAAAAA&#10;">
                                      <v:stroke endarrow="block"/>
                                    </v:shape>
                                  </v:group>
                                  <v:group id="Group 14" o:spid="_x0000_s1073" style="position:absolute;left:698;top:6381;width:22;height:4" coordorigin="698,6381" coordsize="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s0xMQAAADdAAAADwAAAGRycy9kb3ducmV2LnhtbERPTWvCQBC9C/0Pywje&#10;dLNKpUQ3ItKKBymohdLbkB2TkOxsyG6T+O+7hUJv83ifs92NthE9db5yrEEtEhDEuTMVFxo+bm/z&#10;FxA+IBtsHJOGB3nYZU+TLabGDXyh/hoKEUPYp6ihDKFNpfR5SRb9wrXEkbu7zmKIsCuk6XCI4baR&#10;yyRZS4sVx4YSWzqUlNfXb6vhOOCwX6nX/lzfD4+v2/P751mR1rPpuN+ACDSGf/Gf+2Ti/KVS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Ms0xMQAAADdAAAA&#10;DwAAAAAAAAAAAAAAAACqAgAAZHJzL2Rvd25yZXYueG1sUEsFBgAAAAAEAAQA+gAAAJsDAAAAAA==&#10;">
                                    <v:oval id="Oval 15" o:spid="_x0000_s1074" style="position:absolute;left:698;top:6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8sMA&#10;AADdAAAADwAAAGRycy9kb3ducmV2LnhtbERPTWvCQBC9F/wPywi91Y0JlDS6igglPUWiRTwO2TFJ&#10;m50N2dWk/94tFHqbx/uc9XYynbjT4FrLCpaLCARxZXXLtYLP0/tLCsJ5ZI2dZVLwQw62m9nTGjNt&#10;Ry7pfvS1CCHsMlTQeN9nUrqqIYNuYXviwF3tYNAHONRSDziGcNPJOIpepcGWQ0ODPe0bqr6PN6MA&#10;D195fivOl+Itr8vEJVimESr1PJ92KxCeJv8v/nN/6DA/Xsbw+00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Gy8sMAAADdAAAADwAAAAAAAAAAAAAAAACYAgAAZHJzL2Rv&#10;d25yZXYueG1sUEsFBgAAAAAEAAQA9QAAAIgDAAAAAA==&#10;" strokeweight="2pt">
                                      <v:textbox>
                                        <w:txbxContent>
                                          <w:p w:rsidR="00146702" w:rsidRDefault="00146702" w:rsidP="006C11B4"/>
                                        </w:txbxContent>
                                      </v:textbox>
                                    </v:oval>
                                    <v:oval id="Oval 16" o:spid="_x0000_s1075" style="position:absolute;left:708;top:6381;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XacMA&#10;AADdAAAADwAAAGRycy9kb3ducmV2LnhtbERPTWvCQBC9F/wPywi91Y0GJI2uIkJJTynRIh6H7Jik&#10;zc6G7Jqk/74rFHqbx/uc7X4yrRiod41lBctFBIK4tLrhSsHn+e0lAeE8ssbWMin4IQf73expi6m2&#10;Ixc0nHwlQgi7FBXU3neplK6syaBb2I44cDfbG/QB9pXUPY4h3LRyFUVrabDh0FBjR8eayu/T3SjA&#10;j68su+eXa/6aVUXsYiySCJV6nk+HDQhPk/8X/7nfdZi/Wsbw+Ca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0XacMAAADdAAAADwAAAAAAAAAAAAAAAACYAgAAZHJzL2Rv&#10;d25yZXYueG1sUEsFBgAAAAAEAAQA9QAAAIgDAAAAAA==&#10;" strokeweight="2pt">
                                      <v:textbox>
                                        <w:txbxContent>
                                          <w:p w:rsidR="00146702" w:rsidRDefault="00146702" w:rsidP="006C11B4"/>
                                        </w:txbxContent>
                                      </v:textbox>
                                    </v:oval>
                                    <v:oval id="Oval 17" o:spid="_x0000_s1076" style="position:absolute;left:716;top:6381;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PHcMA&#10;AADdAAAADwAAAGRycy9kb3ducmV2LnhtbERPS2uDQBC+F/IflgnkVtc8KNa6CSEQ7CnFpJQeB3eq&#10;tu6suBu1/z5bKOQ2H99zst1kWjFQ7xrLCpZRDIK4tLrhSsH75fiYgHAeWWNrmRT8koPddvaQYart&#10;yAUNZ1+JEMIuRQW1910qpStrMugi2xEH7sv2Bn2AfSV1j2MIN61cxfGTNNhwaKixo0NN5c/5ahTg&#10;23eeX08fn6fnvCrWbo1FEqNSi/m0fwHhafJ38b/7VYf5q+UG/r4JJ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SPHcMAAADdAAAADwAAAAAAAAAAAAAAAACYAgAAZHJzL2Rv&#10;d25yZXYueG1sUEsFBgAAAAAEAAQA9QAAAIgDAAAAAA==&#10;" strokeweight="2pt">
                                      <v:textbox>
                                        <w:txbxContent>
                                          <w:p w:rsidR="00146702" w:rsidRDefault="00146702" w:rsidP="006C11B4"/>
                                        </w:txbxContent>
                                      </v:textbox>
                                    </v:oval>
                                    <v:shape id="AutoShape 18" o:spid="_x0000_s1077" type="#_x0000_t32" style="position:absolute;left:703;top:6384;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AutoShape 19" o:spid="_x0000_s1078" type="#_x0000_t32" style="position:absolute;left:712;top:6384;width: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wTcQAAADdAAAADwAAAGRycy9kb3ducmV2LnhtbERPTWvCQBC9C/0PyxS86UYPWlNXKQVF&#10;FA81JbS3ITtNQrOzYXfV6K93BcHbPN7nzJedacSJnK8tKxgNExDEhdU1lwq+s9XgDYQPyBoby6Tg&#10;Qh6Wi5feHFNtz/xFp0MoRQxhn6KCKoQ2ldIXFRn0Q9sSR+7POoMhQldK7fAcw00jx0kykQZrjg0V&#10;tvRZUfF/OBoFP7vZMb/ke9rmo9n2F53x12ytVP+1+3gHEagLT/HDvdFx/mQ8hf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nBNxAAAAN0AAAAPAAAAAAAAAAAA&#10;AAAAAKECAABkcnMvZG93bnJldi54bWxQSwUGAAAAAAQABAD5AAAAkgMAAAAA&#10;">
                                      <v:stroke endarrow="block"/>
                                    </v:shape>
                                  </v:group>
                                  <v:group id="Group 20" o:spid="_x0000_s1079" style="position:absolute;left:676;top:6363;width:22;height:25" coordorigin="676,6363" coordsize="2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L7/cYAAADdAAAADwAAAGRycy9kb3ducmV2LnhtbESPQWvCQBCF7wX/wzKC&#10;t7qJUinRVUSseJBCtSDehuyYBLOzIbtN4r/vHAq9zfDevPfNajO4WnXUhsqzgXSagCLOva24MPB9&#10;+Xh9BxUissXaMxl4UoDNevSywsz6nr+oO8dCSQiHDA2UMTaZ1iEvyWGY+oZYtLtvHUZZ20LbFnsJ&#10;d7WeJclCO6xYGkpsaFdS/jj/OAOHHvvtPN13p8d997xd3j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Evv9xgAAAN0A&#10;AAAPAAAAAAAAAAAAAAAAAKoCAABkcnMvZG93bnJldi54bWxQSwUGAAAAAAQABAD6AAAAnQMAAAAA&#10;">
                                    <v:group id="Group 21" o:spid="_x0000_s1080" style="position:absolute;left:676;top:6363;width:15;height:10" coordorigin="676,6363" coordsize="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group id="Group 22" o:spid="_x0000_s1081" style="position:absolute;left:676;top:6363;width:6;height:10" coordorigin="676,6363"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71hJscAAADdAAAADwAAAGRycy9kb3ducmV2LnhtbESPT2vCQBDF70K/wzJC&#10;b7pJpVKiGxFpSw9SUAultyE7+YPZ2ZDdJvHbdw4FbzO8N+/9ZrubXKsG6kPj2UC6TEARF942XBn4&#10;urwtXkCFiGyx9UwGbhRglz/MtphZP/KJhnOslIRwyNBAHWOXaR2KmhyGpe+IRSt97zDK2lfa9jhK&#10;uGv1U5KstcOGpaHGjg41FdfzrzPwPuK4X6Wvw/FaHm4/l+fP72NKxjzOp/0GVKQp3s3/1x9W8Nc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71hJscAAADd&#10;AAAADwAAAAAAAAAAAAAAAACqAgAAZHJzL2Rvd25yZXYueG1sUEsFBgAAAAAEAAQA+gAAAJ4DAAAA&#10;AA==&#10;">
                                        <v:oval id="Oval 23" o:spid="_x0000_s1082" style="position:absolute;left:677;top:6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c/MMA&#10;AADdAAAADwAAAGRycy9kb3ducmV2LnhtbERPTWvCQBC9F/wPywi91Y0NhBhdRYSSnixRKT0O2TFJ&#10;m50N2Y2J/94tFHqbx/uczW4yrbhR7xrLCpaLCARxaXXDlYLL+e0lBeE8ssbWMim4k4Pddva0wUzb&#10;kQu6nXwlQgi7DBXU3neZlK6syaBb2I44cFfbG/QB9pXUPY4h3LTyNYoSabDh0FBjR4eayp/TYBTg&#10;x3eeD8fPr+Mqr4rYxVikESr1PJ/2axCeJv8v/nO/6zA/iZfw+004QW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nc/MMAAADdAAAADwAAAAAAAAAAAAAAAACYAgAAZHJzL2Rv&#10;d25yZXYueG1sUEsFBgAAAAAEAAQA9QAAAIgDAAAAAA==&#10;" strokeweight="2pt">
                                          <v:textbox>
                                            <w:txbxContent>
                                              <w:p w:rsidR="00146702" w:rsidRDefault="00146702" w:rsidP="006C11B4"/>
                                            </w:txbxContent>
                                          </v:textbox>
                                        </v:oval>
                                        <v:oval id="Oval 24" o:spid="_x0000_s1083" style="position:absolute;left:677;top:6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Ci8MA&#10;AADdAAAADwAAAGRycy9kb3ducmV2LnhtbERPTWvCQBC9C/0PyxR6M5saEBuzkVIo6UmJltLjkB03&#10;abOzIbtq+u+7guBtHu9zis1ke3Gm0XeOFTwnKQjixumOjYLPw/t8BcIHZI29Y1LwRx425cOswFy7&#10;C9d03gcjYgj7HBW0IQy5lL5pyaJP3EAcuaMbLYYIRyP1iJcYbnu5SNOltNhxbGhxoLeWmt/9ySrA&#10;3U9VnbZf39uXytSZz7BepajU0+P0ugYRaAp38c39oeP8ZbaA6zfxBF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Ci8MAAADdAAAADwAAAAAAAAAAAAAAAACYAgAAZHJzL2Rv&#10;d25yZXYueG1sUEsFBgAAAAAEAAQA9QAAAIgDAAAAAA==&#10;" strokeweight="2pt">
                                          <v:textbox>
                                            <w:txbxContent>
                                              <w:p w:rsidR="00146702" w:rsidRDefault="00146702" w:rsidP="006C11B4"/>
                                            </w:txbxContent>
                                          </v:textbox>
                                        </v:oval>
                                        <v:rect id="Rectangle 25" o:spid="_x0000_s1084" style="position:absolute;left:676;top:6363;width: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C1MIA&#10;AADdAAAADwAAAGRycy9kb3ducmV2LnhtbERPS4vCMBC+C/6HMII3TV1BpGuUZcHHQQ+me9jj0My2&#10;pc2kNlmt/94Igrf5+J6z2vS2EVfqfOVYwWyagCDOnam4UPCTbSdLED4gG2wck4I7edish4MVpsbd&#10;+ExXHQoRQ9inqKAMoU2l9HlJFv3UtcSR+3OdxRBhV0jT4S2G20Z+JMlCWqw4NpTY0ndJea3/rYK6&#10;2V/whHt9rHmn619ZyeyglRqP+q9PEIH68Ba/3AcT5y/mc3h+E0+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LUwgAAAN0AAAAPAAAAAAAAAAAAAAAAAJgCAABkcnMvZG93&#10;bnJldi54bWxQSwUGAAAAAAQABAD1AAAAhwMAAAAA&#10;" filled="f">
                                          <v:fill opacity="0"/>
                                          <v:textbox>
                                            <w:txbxContent>
                                              <w:p w:rsidR="00146702" w:rsidRDefault="00146702" w:rsidP="006C11B4"/>
                                            </w:txbxContent>
                                          </v:textbox>
                                        </v:rect>
                                      </v:group>
                                      <v:group id="Group 30" o:spid="_x0000_s1085" style="position:absolute;left:686;top:6363;width:5;height:10" coordorigin="686,6363"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oval id="Oval 31" o:spid="_x0000_s1086" style="position:absolute;left:686;top:6369;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a/8IA&#10;AADdAAAADwAAAGRycy9kb3ducmV2LnhtbERPTYvCMBC9C/6HMII3TdeiuNUoy4LUk1KVxePQzLbd&#10;bSaliVr/vREEb/N4n7Ncd6YWV2pdZVnBxzgCQZxbXXGh4HTcjOYgnEfWWFsmBXdysF71e0tMtL1x&#10;RteDL0QIYZeggtL7JpHS5SUZdGPbEAfu17YGfYBtIXWLtxBuajmJopk0WHFoKLGh75Ly/8PFKMD9&#10;X5pedj/n3WdaZLGLMZtHqNRw0H0tQHjq/Fv8cm91mD+Lp/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ktr/wgAAAN0AAAAPAAAAAAAAAAAAAAAAAJgCAABkcnMvZG93&#10;bnJldi54bWxQSwUGAAAAAAQABAD1AAAAhwMAAAAA&#10;" strokeweight="2pt">
                                          <v:textbox>
                                            <w:txbxContent>
                                              <w:p w:rsidR="00146702" w:rsidRDefault="00146702" w:rsidP="006C11B4"/>
                                            </w:txbxContent>
                                          </v:textbox>
                                        </v:oval>
                                        <v:oval id="Oval 32" o:spid="_x0000_s1087" style="position:absolute;left:686;top:636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EiMEA&#10;AADdAAAADwAAAGRycy9kb3ducmV2LnhtbERPTYvCMBC9C/sfwix403QtFK1GWRaknpSqiMehGdu6&#10;zaQ0Ubv/fiMI3ubxPmex6k0j7tS52rKCr3EEgriwuuZSwfGwHk1BOI+ssbFMCv7IwWr5MVhgqu2D&#10;c7rvfSlCCLsUFVTet6mUrqjIoBvbljhwF9sZ9AF2pdQdPkK4aeQkihJpsObQUGFLPxUVv/ubUYC7&#10;a5bdtqfzdpaVeexizKcRKjX87L/nIDz1/i1+uTc6zE/iBJ7fhB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ARIjBAAAA3QAAAA8AAAAAAAAAAAAAAAAAmAIAAGRycy9kb3du&#10;cmV2LnhtbFBLBQYAAAAABAAEAPUAAACGAwAAAAA=&#10;" strokeweight="2pt">
                                          <v:textbox>
                                            <w:txbxContent>
                                              <w:p w:rsidR="00146702" w:rsidRDefault="00146702" w:rsidP="006C11B4"/>
                                            </w:txbxContent>
                                          </v:textbox>
                                        </v:oval>
                                        <v:rect id="Rectangle 33" o:spid="_x0000_s1088" style="position:absolute;left:686;top:6363;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ME18EA&#10;AADdAAAADwAAAGRycy9kb3ducmV2LnhtbERPTYvCMBC9C/6HMII3TV1BpWuURXD1oAejhz0OzWxb&#10;2kxqE7X+eyMs7G0e73OW687W4k6tLx0rmIwTEMSZMyXnCi7n7WgBwgdkg7VjUvAkD+tVv7fE1LgH&#10;n+iuQy5iCPsUFRQhNKmUPivIoh+7hjhyv661GCJsc2lafMRwW8uPJJlJiyXHhgIb2hSUVfpmFVT1&#10;7opH3OlDxd+6+pGlPO+1UsNB9/UJIlAX/sV/7r2J82fTOby/i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DBNfBAAAA3QAAAA8AAAAAAAAAAAAAAAAAmAIAAGRycy9kb3du&#10;cmV2LnhtbFBLBQYAAAAABAAEAPUAAACGAwAAAAA=&#10;" filled="f">
                                          <v:fill opacity="0"/>
                                          <v:textbox>
                                            <w:txbxContent>
                                              <w:p w:rsidR="00146702" w:rsidRDefault="00146702" w:rsidP="006C11B4"/>
                                            </w:txbxContent>
                                          </v:textbox>
                                        </v:rect>
                                      </v:group>
                                      <v:shape id="AutoShape 36" o:spid="_x0000_s1089" type="#_x0000_t32" style="position:absolute;left:682;top:6366;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y4scAAADdAAAADwAAAGRycy9kb3ducmV2LnhtbESPQWvCQBCF74X+h2UKvdWNFqRGV5FC&#10;pVh6qErQ25Adk2B2NuyuGvvrO4eCtxnem/e+mS1616oLhdh4NjAcZKCIS28brgzsth8vb6BiQrbY&#10;eiYDN4qwmD8+zDC3/so/dNmkSkkIxxwN1Cl1udaxrMlhHPiOWLSjDw6TrKHSNuBVwl2rR1k21g4b&#10;loYaO3qvqTxtzs7A/mtyLm7FN62L4WR9wODi73ZlzPNTv5yCStSnu/n/+tMK/vhV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gHLixwAAAN0AAAAPAAAAAAAA&#10;AAAAAAAAAKECAABkcnMvZG93bnJldi54bWxQSwUGAAAAAAQABAD5AAAAlQMAAAAA&#10;">
                                        <v:stroke endarrow="block"/>
                                      </v:shape>
                                      <v:shape id="AutoShape 37" o:spid="_x0000_s1090" type="#_x0000_t32" style="position:absolute;left:682;top:6371;width: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XecQAAADdAAAADwAAAGRycy9kb3ducmV2LnhtbERPTWvCQBC9C/6HZYTedGMLYqKrSKGl&#10;WHpQS9DbkB2TYHY27K4a/fVuQehtHu9z5svONOJCzteWFYxHCQjiwuqaSwW/u4/hFIQPyBoby6Tg&#10;Rh6Wi35vjpm2V97QZRtKEUPYZ6igCqHNpPRFRQb9yLbEkTtaZzBE6EqpHV5juGnka5JMpMGaY0OF&#10;Lb1XVJy2Z6Ng/52e81v+Q+t8nK4P6Iy/7z6Vehl0qxmIQF34Fz/dXzrOn7yl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Nd5xAAAAN0AAAAPAAAAAAAAAAAA&#10;AAAAAKECAABkcnMvZG93bnJldi54bWxQSwUGAAAAAAQABAD5AAAAkgMAAAAA&#10;">
                                        <v:stroke endarrow="block"/>
                                      </v:shape>
                                    </v:group>
                                    <v:group id="Group 38" o:spid="_x0000_s1091" style="position:absolute;left:677;top:6378;width:14;height:10" coordorigin="677,6378" coordsize="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7ElvIAAAA&#10;3QAAAA8AAAAAAAAAAAAAAAAAqgIAAGRycy9kb3ducmV2LnhtbFBLBQYAAAAABAAEAPoAAACfAwAA&#10;AAA=&#10;">
                                      <v:group id="Group 39" o:spid="_x0000_s1092" style="position:absolute;left:677;top:6378;width:5;height:10" coordorigin="677,6378"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rect id="Rectangle 42" o:spid="_x0000_s1093" style="position:absolute;left:677;top:637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UMsMA&#10;AADdAAAADwAAAGRycy9kb3ducmV2LnhtbERPTWvCQBC9F/wPywi91Y1SQomuIkJrDvXg2kOPQ3ZM&#10;QrKzMbtN0n/fFYTe5vE+Z7ObbCsG6n3tWMFykYAgLpypuVTwdXl/eQPhA7LB1jEp+CUPu+3saYOZ&#10;cSOfadChFDGEfYYKqhC6TEpfVGTRL1xHHLmr6y2GCPtSmh7HGG5buUqSVFqsOTZU2NGhoqLRP1ZB&#10;0x5veMKj/mz4QzffspaXXCv1PJ/2axCBpvAvfrhzE+enryu4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LUMsMAAADdAAAADwAAAAAAAAAAAAAAAACYAgAAZHJzL2Rv&#10;d25yZXYueG1sUEsFBgAAAAAEAAQA9QAAAIgDAAAAAA==&#10;" filled="f">
                                          <v:fill opacity="0"/>
                                          <v:textbox>
                                            <w:txbxContent>
                                              <w:p w:rsidR="00146702" w:rsidRDefault="00146702" w:rsidP="006C11B4"/>
                                            </w:txbxContent>
                                          </v:textbox>
                                        </v:rect>
                                        <v:oval id="Oval 40" o:spid="_x0000_s1094" style="position:absolute;left:677;top:6384;width:4;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UbcIA&#10;AADdAAAADwAAAGRycy9kb3ducmV2LnhtbERPTYvCMBC9C/6HMII3TdeKuNUoy4LUk1KVxePQzLbd&#10;bSaliVr/vREEb/N4n7Ncd6YWV2pdZVnBxzgCQZxbXXGh4HTcjOYgnEfWWFsmBXdysF71e0tMtL1x&#10;RteDL0QIYZeggtL7JpHS5SUZdGPbEAfu17YGfYBtIXWLtxBuajmJopk0WHFoKLGh75Ly/8PFKMD9&#10;X5pedj/n3WdaZLGLMZtHqNRw0H0tQHjq/Fv8cm91mD+bxv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ZRtwgAAAN0AAAAPAAAAAAAAAAAAAAAAAJgCAABkcnMvZG93&#10;bnJldi54bWxQSwUGAAAAAAQABAD1AAAAhwMAAAAA&#10;" strokeweight="2pt">
                                          <v:textbox>
                                            <w:txbxContent>
                                              <w:p w:rsidR="00146702" w:rsidRDefault="00146702" w:rsidP="006C11B4"/>
                                            </w:txbxContent>
                                          </v:textbox>
                                        </v:oval>
                                        <v:oval id="Oval 41" o:spid="_x0000_s1095" style="position:absolute;left:678;top:6379;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MGcMA&#10;AADdAAAADwAAAGRycy9kb3ducmV2LnhtbERPTWvCQBC9C/6HZYTezMYaxMasIoWSnlJiS+lxyI5J&#10;NDsbsqum/74rCL3N431OthtNJ640uNaygkUUgyCurG65VvD1+TZfg3AeWWNnmRT8koPddjrJMNX2&#10;xiVdD74WIYRdigoa7/tUSlc1ZNBFticO3NEOBn2AQy31gLcQbjr5HMcrabDl0NBgT68NVefDxSjA&#10;j1OeX4rvn+Ilr8ulW2K5jlGpp9m434DwNPp/8cP9rsP8VZLA/Ztw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gMGcMAAADdAAAADwAAAAAAAAAAAAAAAACYAgAAZHJzL2Rv&#10;d25yZXYueG1sUEsFBgAAAAAEAAQA9QAAAIgDAAAAAA==&#10;" strokeweight="2pt">
                                          <v:textbox>
                                            <w:txbxContent>
                                              <w:p w:rsidR="00146702" w:rsidRDefault="00146702" w:rsidP="006C11B4"/>
                                            </w:txbxContent>
                                          </v:textbox>
                                        </v:oval>
                                      </v:group>
                                      <v:group id="Group 47" o:spid="_x0000_s1096" style="position:absolute;left:686;top:6378;width:5;height:10" coordorigin="686,6378" coordsize="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oval id="Oval 48" o:spid="_x0000_s1097" style="position:absolute;left:687;top:6384;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39cIA&#10;AADdAAAADwAAAGRycy9kb3ducmV2LnhtbERPTYvCMBC9C/sfwix403RVilajLAtST0rdRTwOzdjW&#10;bSaliVr/vREEb/N4n7NYdaYWV2pdZVnB1zACQZxbXXGh4O93PZiCcB5ZY22ZFNzJwWr50Vtgou2N&#10;M7rufSFCCLsEFZTeN4mULi/JoBvahjhwJ9sa9AG2hdQt3kK4qeUoimJpsOLQUGJDPyXl//uLUYC7&#10;c5petofjdpYW2diNMZtGqFT/s/ueg/DU+bf45d7oMD+exP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jf1wgAAAN0AAAAPAAAAAAAAAAAAAAAAAJgCAABkcnMvZG93&#10;bnJldi54bWxQSwUGAAAAAAQABAD1AAAAhwMAAAAA&#10;" strokeweight="2pt">
                                          <v:textbox>
                                            <w:txbxContent>
                                              <w:p w:rsidR="00146702" w:rsidRDefault="00146702" w:rsidP="006C11B4"/>
                                            </w:txbxContent>
                                          </v:textbox>
                                        </v:oval>
                                        <v:oval id="Oval 49" o:spid="_x0000_s1098" style="position:absolute;left:687;top:6379;width:3;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SbsQA&#10;AADdAAAADwAAAGRycy9kb3ducmV2LnhtbERPS2vCQBC+C/0PyxR6MxsfpDZ1FREkPUWSltLjkJ0m&#10;qdnZkF01/vtuQehtPr7nrLej6cSFBtdaVjCLYhDEldUt1wo+3g/TFQjnkTV2lknBjRxsNw+TNaba&#10;XrmgS+lrEULYpaig8b5PpXRVQwZdZHviwH3bwaAPcKilHvAawk0n53GcSIMth4YGe9o3VJ3Ks1GA&#10;x58sO+efX/lLVhcLt8BiFaNST4/j7hWEp9H/i+/uNx3mJ8tn+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km7EAAAA3QAAAA8AAAAAAAAAAAAAAAAAmAIAAGRycy9k&#10;b3ducmV2LnhtbFBLBQYAAAAABAAEAPUAAACJAwAAAAA=&#10;" strokeweight="2pt">
                                          <v:textbox>
                                            <w:txbxContent>
                                              <w:p w:rsidR="00146702" w:rsidRDefault="00146702" w:rsidP="006C11B4"/>
                                            </w:txbxContent>
                                          </v:textbox>
                                        </v:oval>
                                        <v:rect id="Rectangle 50" o:spid="_x0000_s1099" style="position:absolute;left:686;top:6378;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j2MUA&#10;AADdAAAADwAAAGRycy9kb3ducmV2LnhtbESPQW/CMAyF75P4D5GRuI0UhNBUCAghbXBgh4UddrQa&#10;01ZtnNIEKP9+PkzazdZ7fu/zejv4Vt2pj3VgA7NpBoq4CK7m0sD3+f31DVRMyA7bwGTgSRG2m9HL&#10;GnMXHvxFd5tKJSEcczRQpdTlWseiIo9xGjpi0S6h95hk7UvtenxIuG/1PMuW2mPN0lBhR/uKisbe&#10;vIGmPVzxEw/21PCHbX50rc9Ha8xkPOxWoBIN6d/8d310gr9cCK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uPYxQAAAN0AAAAPAAAAAAAAAAAAAAAAAJgCAABkcnMv&#10;ZG93bnJldi54bWxQSwUGAAAAAAQABAD1AAAAigMAAAAA&#10;" filled="f">
                                          <v:fill opacity="0"/>
                                          <v:textbox>
                                            <w:txbxContent>
                                              <w:p w:rsidR="00146702" w:rsidRDefault="00146702" w:rsidP="006C11B4"/>
                                            </w:txbxContent>
                                          </v:textbox>
                                        </v:rect>
                                      </v:group>
                                      <v:shape id="AutoShape 53" o:spid="_x0000_s1100" type="#_x0000_t32" style="position:absolute;left:682;top:6381;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FXbsIAAADdAAAADwAAAGRycy9kb3ducmV2LnhtbERP32vCMBB+F/Y/hBv4pumGytY1lU0Q&#10;ZC+iDrbHo7m1Yc2lNLGp//0iCL7dx/fzivVoWzFQ741jBU/zDARx5bThWsHXaTt7AeEDssbWMSm4&#10;kId1+TApMNcu8oGGY6hFCmGfo4ImhC6X0lcNWfRz1xEn7tf1FkOCfS11jzGF21Y+Z9lKWjScGhrs&#10;aNNQ9Xc8WwUm7s3Q7Tbx4/P7x+tI5rJ0Rqnp4/j+BiLQGO7im3un0/zV4hWu36QTZP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FXbsIAAADdAAAADwAAAAAAAAAAAAAA&#10;AAChAgAAZHJzL2Rvd25yZXYueG1sUEsFBgAAAAAEAAQA+QAAAJADAAAAAA==&#10;">
                                        <v:stroke endarrow="block"/>
                                      </v:shape>
                                      <v:shape id="AutoShape 54" o:spid="_x0000_s1101" type="#_x0000_t32" style="position:absolute;left:682;top:6386;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JoLsQAAADdAAAADwAAAGRycy9kb3ducmV2LnhtbESPQWsCMRCF74X+hzAFbzVrQSmrUVQo&#10;iJdSK7THYTPuBjeTZRM36793DoXeZnhv3vtmtRl9qwbqowtsYDYtQBFXwTquDZy/P17fQcWEbLEN&#10;TAbuFGGzfn5aYWlD5i8aTqlWEsKxRANNSl2pdawa8hinoSMW7RJ6j0nWvta2xyzhvtVvRbHQHh1L&#10;Q4Md7RuqrqebN+Dypxu6wz7vjj+/0WZy93lwxkxexu0SVKIx/Zv/rg9W8Bdz4ZdvZAS9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mguxAAAAN0AAAAPAAAAAAAAAAAA&#10;AAAAAKECAABkcnMvZG93bnJldi54bWxQSwUGAAAAAAQABAD5AAAAkgMAAAAA&#10;">
                                        <v:stroke endarrow="block"/>
                                      </v:shape>
                                    </v:group>
                                    <v:group id="Group 55" o:spid="_x0000_s1102" style="position:absolute;left:691;top:6366;width:6;height:5" coordorigin="691,6366" coordsize="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4hHcMAAADdAAAADwAAAGRycy9kb3ducmV2LnhtbERPTYvCMBC9C/6HMII3&#10;TbuLIl2jiKyLBxGsC8vehmZsi82kNLGt/94Igrd5vM9ZrntTiZYaV1pWEE8jEMSZ1SXnCn7Pu8kC&#10;hPPIGivLpOBODtar4WCJibYdn6hNfS5CCLsEFRTe14mULivIoJvamjhwF9sY9AE2udQNdiHcVPIj&#10;iubSYMmhocCatgVl1/RmFPx02G0+4+/2cL1s7//n2fHvEJNS41G/+QLhqfdv8cu912H+fBb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LiEdwwAAAN0AAAAP&#10;AAAAAAAAAAAAAAAAAKoCAABkcnMvZG93bnJldi54bWxQSwUGAAAAAAQABAD6AAAAmgMAAAAA&#10;">
                                      <v:shape id="AutoShape 56" o:spid="_x0000_s1103" type="#_x0000_t32" style="position:absolute;left:691;top:6366;width: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egqMUAAADdAAAADwAAAGRycy9kb3ducmV2LnhtbERPTWvCQBC9F/oflil4qxuFSo3ZSCko&#10;RfFQU0K9DdlpEpqdDburRn+9KxR6m8f7nGw5mE6cyPnWsoLJOAFBXFndcq3gq1g9v4LwAVljZ5kU&#10;XMjDMn98yDDV9syfdNqHWsQQ9ikqaELoUyl91ZBBP7Y9ceR+rDMYInS11A7PMdx0cpokM2mw5djQ&#10;YE/vDVW/+6NR8L2dH8tLuaNNOZlvDuiMvxZrpUZPw9sCRKAh/Iv/3B86zp+9TOH+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egqMUAAADdAAAADwAAAAAAAAAA&#10;AAAAAAChAgAAZHJzL2Rvd25yZXYueG1sUEsFBgAAAAAEAAQA+QAAAJMDAAAAAA==&#10;">
                                        <v:stroke endarrow="block"/>
                                      </v:shape>
                                      <v:shape id="AutoShape 57" o:spid="_x0000_s1104" type="#_x0000_t32" style="position:absolute;left:692;top:6369;width:5;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2WcIAAADdAAAADwAAAGRycy9kb3ducmV2LnhtbERPS2sCMRC+F/wPYYTeulkVRbZGqYIg&#10;vRQfoMdhM90N3UyWTdys/74pFLzNx/ec1Wawjeip88axgkmWgyAunTZcKbic929LED4ga2wck4IH&#10;edisRy8rLLSLfKT+FCqRQtgXqKAOoS2k9GVNFn3mWuLEfbvOYkiwq6TuMKZw28hpni+kRcOpocaW&#10;djWVP6e7VWDil+nbwy5uP683ryOZx9wZpV7Hw8c7iEBDeIr/3Qed5i/mM/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D2WcIAAADdAAAADwAAAAAAAAAAAAAA&#10;AAChAgAAZHJzL2Rvd25yZXYueG1sUEsFBgAAAAAEAAQA+QAAAJADAAAAAA==&#10;">
                                        <v:stroke endarrow="block"/>
                                      </v:shape>
                                    </v:group>
                                    <v:group id="Group 58" o:spid="_x0000_s1105" style="position:absolute;left:692;top:6381;width:6;height:5" coordorigin="692,6381" coordsize="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mChcUAAADdAAAADwAAAGRycy9kb3ducmV2LnhtbERPS2vCQBC+F/wPywi9&#10;1U20ikRXEamlh1BoIpTehuyYBLOzIbvN4993C4Xe5uN7zv44mkb01LnasoJ4EYEgLqyuuVRwzS9P&#10;WxDOI2tsLJOCiRwcD7OHPSbaDvxBfeZLEULYJaig8r5NpHRFRQbdwrbEgbvZzqAPsCul7nAI4aaR&#10;yyjaSIM1h4YKWzpXVNyzb6PgdcDhtIpf+vR+O09f+fr9M41Jqcf5eNqB8DT6f/Gf+02H+Zv1M/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VZgoXFAAAA3QAA&#10;AA8AAAAAAAAAAAAAAAAAqgIAAGRycy9kb3ducmV2LnhtbFBLBQYAAAAABAAEAPoAAACcAwAAAAA=&#10;">
                                      <v:shape id="AutoShape 59" o:spid="_x0000_s1106" type="#_x0000_t32" style="position:absolute;left:692;top:6381;width: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43MQAAADdAAAADwAAAGRycy9kb3ducmV2LnhtbERPTWvCQBC9C/0PyxR6042C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jjcxAAAAN0AAAAPAAAAAAAAAAAA&#10;AAAAAKECAABkcnMvZG93bnJldi54bWxQSwUGAAAAAAQABAD5AAAAkgMAAAAA&#10;">
                                        <v:stroke endarrow="block"/>
                                      </v:shape>
                                      <v:shape id="AutoShape 60" o:spid="_x0000_s1107" type="#_x0000_t32" style="position:absolute;left:692;top:6384;width:6;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VwcIAAADdAAAADwAAAGRycy9kb3ducmV2LnhtbERPTWvDMAy9D/ofjAq9LU4HDSOtG7ZA&#10;ofQy1hXao4i1xCyWQ+zF6b+fB4Pd9Hif2lWz7cVEozeOFayzHARx47ThVsHl4/D4DMIHZI29Y1Jw&#10;Jw/VfvGww1K7yO80nUMrUgj7EhV0IQyllL7pyKLP3ECcuE83WgwJjq3UI8YUbnv5lOeFtGg4NXQ4&#10;UN1R83X+tgpMfDPTcKzj6+l68zqSuW+cUWq1nF+2IALN4V/85z7qNL/Y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dVwcIAAADdAAAADwAAAAAAAAAAAAAA&#10;AAChAgAAZHJzL2Rvd25yZXYueG1sUEsFBgAAAAAEAAQA+QAAAJADAAAAAA==&#10;">
                                        <v:stroke endarrow="block"/>
                                      </v:shape>
                                    </v:group>
                                    <v:group id="Group 69" o:spid="_x0000_s1108" style="position:absolute;left:688;top:6374;width:1;height:3" coordorigin="688,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LHPLFAAAA3QAA&#10;AA8AAAAAAAAAAAAAAAAAqgIAAGRycy9kb3ducmV2LnhtbFBLBQYAAAAABAAEAPoAAACcAwAAAAA=&#10;">
                                      <v:oval id="Oval 70" o:spid="_x0000_s1109" style="position:absolute;left:688;top:6374;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cd8QA&#10;AADdAAAADwAAAGRycy9kb3ducmV2LnhtbESPQWvDMAyF74P+B6PBLqN1Omgoad0yAh29LuthRy1W&#10;k9BYDrbbJP9+Ogx2k3hP733aHyfXqweF2Hk2sF5loIhrbztuDFy+TsstqJiQLfaeycBMEY6HxdMe&#10;C+tH/qRHlRolIRwLNNCmNBRax7olh3HlB2LRrj44TLKGRtuAo4S7Xr9lWa4ddiwNLQ5UtlTfqrsz&#10;EF6HuZzP5Wn9wx/VZtza7/xijXl5nt53oBJN6d/8d322gp9vBFe+kRH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qXHfEAAAA3QAAAA8AAAAAAAAAAAAAAAAAmAIAAGRycy9k&#10;b3ducmV2LnhtbFBLBQYAAAAABAAEAPUAAACJAwAAAAA=&#10;" fillcolor="black">
                                        <v:textbox>
                                          <w:txbxContent>
                                            <w:p w:rsidR="00146702" w:rsidRDefault="00146702" w:rsidP="006C11B4"/>
                                          </w:txbxContent>
                                        </v:textbox>
                                      </v:oval>
                                      <v:oval id="Oval 71" o:spid="_x0000_s1110" style="position:absolute;left:688;top:6375;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57MIA&#10;AADdAAAADwAAAGRycy9kb3ducmV2LnhtbERPTWvCQBC9F/wPyxS8lLpRMNiYjUjA4rXRQ4/T7JiE&#10;ZmfD7tYk/75bKHibx/uc/DCZXtzJ+c6ygvUqAUFcW91xo+B6Ob3uQPiArLG3TApm8nAoFk85ZtqO&#10;/EH3KjQihrDPUEEbwpBJ6euWDPqVHYgjd7POYIjQNVI7HGO46eUmSVJpsOPY0OJAZUv1d/VjFLiX&#10;YS7nc3laf/F7tR13+jO9aqWWz9NxDyLQFB7if/dZx/np9g3+vokn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vnswgAAAN0AAAAPAAAAAAAAAAAAAAAAAJgCAABkcnMvZG93&#10;bnJldi54bWxQSwUGAAAAAAQABAD1AAAAhwMAAAAA&#10;" fillcolor="black">
                                        <v:textbox>
                                          <w:txbxContent>
                                            <w:p w:rsidR="00146702" w:rsidRDefault="00146702" w:rsidP="006C11B4"/>
                                          </w:txbxContent>
                                        </v:textbox>
                                      </v:oval>
                                      <v:oval id="Oval 72" o:spid="_x0000_s1111" style="position:absolute;left:688;top:6376;width: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azMQA&#10;AADdAAAADwAAAGRycy9kb3ducmV2LnhtbESPQWvDMAyF74P+B6PCLmN1Olgoad0yAi29LuuhRy1W&#10;k7BYDrbbJP9+Ogx2k3hP733aHSbXqweF2Hk2sF5loIhrbztuDFy+jq8bUDEhW+w9k4GZIhz2i6cd&#10;FtaP/EmPKjVKQjgWaKBNaSi0jnVLDuPKD8Si3XxwmGQNjbYBRwl3vX7Lslw77FgaWhyobKn+qe7O&#10;QHgZ5nI+l8f1N5+q93Fjr/nFGvO8nD62oBJN6d/8d322gp/n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wmszEAAAA3QAAAA8AAAAAAAAAAAAAAAAAmAIAAGRycy9k&#10;b3ducmV2LnhtbFBLBQYAAAAABAAEAPUAAACJAwAAAAA=&#10;" fillcolor="black">
                                        <v:textbox>
                                          <w:txbxContent>
                                            <w:p w:rsidR="00146702" w:rsidRDefault="00146702" w:rsidP="006C11B4"/>
                                          </w:txbxContent>
                                        </v:textbox>
                                      </v:oval>
                                    </v:group>
                                  </v:group>
                                  <v:group id="Group 73" o:spid="_x0000_s1112" style="position:absolute;left:700;top:6374;width:0;height:3" coordorigin="700,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LroMQAAADdAAAADwAAAGRycy9kb3ducmV2LnhtbERPTWuDQBC9F/oflin0&#10;1qy2RIrNRkTa0EMINCmE3AZ3oqI7K+5Gzb/vBgK9zeN9ziqbTSdGGlxjWUG8iEAQl1Y3XCn4PXy9&#10;vINwHlljZ5kUXMlBtn58WGGq7cQ/NO59JUIIuxQV1N73qZSurMmgW9ieOHBnOxj0AQ6V1ANOIdx0&#10;8jWKEmmw4dBQY09FTWW7vxgFmwmn/C3+HLftubieDsvdcRuTUs9Pc/4BwtPs/8V397cO85Mkht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0LroMQAAADdAAAA&#10;DwAAAAAAAAAAAAAAAACqAgAAZHJzL2Rvd25yZXYueG1sUEsFBgAAAAAEAAQA+gAAAJsDAAAAAA==&#10;">
                                    <v:oval id="Oval 74" o:spid="_x0000_s1113" style="position:absolute;left:700;top:6374;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hIMEA&#10;AADdAAAADwAAAGRycy9kb3ducmV2LnhtbERPTYvCMBC9C/6HMIIXWVMFi1SjLAXF63Y9eJxtxrZs&#10;MylJtO2/NwvC3ubxPmd/HEwrnuR8Y1nBapmAIC6tbrhScP0+fWxB+ICssbVMCkbycDxMJ3vMtO35&#10;i55FqEQMYZ+hgjqELpPSlzUZ9EvbEUfubp3BEKGrpHbYx3DTynWSpNJgw7Ghxo7ymsrf4mEUuEU3&#10;5uMlP61++Fxs+q2+pVet1Hw2fO5ABBrCv/jtvug4P03X8PdNPEEe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uoSDBAAAA3QAAAA8AAAAAAAAAAAAAAAAAmAIAAGRycy9kb3du&#10;cmV2LnhtbFBLBQYAAAAABAAEAPUAAACGAwAAAAA=&#10;" fillcolor="black">
                                      <v:textbox>
                                        <w:txbxContent>
                                          <w:p w:rsidR="00146702" w:rsidRDefault="00146702" w:rsidP="006C11B4"/>
                                        </w:txbxContent>
                                      </v:textbox>
                                    </v:oval>
                                    <v:oval id="Oval 75" o:spid="_x0000_s1114" style="position:absolute;left:700;top:6375;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Eu8IA&#10;AADdAAAADwAAAGRycy9kb3ducmV2LnhtbERPTYvCMBC9L/gfwgheFk112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4gS7wgAAAN0AAAAPAAAAAAAAAAAAAAAAAJgCAABkcnMvZG93&#10;bnJldi54bWxQSwUGAAAAAAQABAD1AAAAhwMAAAAA&#10;" fillcolor="black">
                                      <v:textbox>
                                        <w:txbxContent>
                                          <w:p w:rsidR="00146702" w:rsidRDefault="00146702" w:rsidP="006C11B4"/>
                                        </w:txbxContent>
                                      </v:textbox>
                                    </v:oval>
                                    <v:oval id="Oval 76" o:spid="_x0000_s1115" style="position:absolute;left:700;top:6376;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cz8IA&#10;AADdAAAADwAAAGRycy9kb3ducmV2LnhtbERPTYvCMBC9L/gfwgheFk2V3SLVKFJw8bpdDx7HZmyL&#10;zaQkWdv+eyMs7G0e73O2+8G04kHON5YVLBcJCOLS6oYrBeef43wNwgdkja1lUjCSh/1u8rbFTNue&#10;v+lRhErEEPYZKqhD6DIpfVmTQb+wHXHkbtYZDBG6SmqHfQw3rVwlSSoNNhwbauwor6m8F79GgXvv&#10;xnw85cfllb+Kz36tL+lZKzWbDocNiEBD+Bf/uU86zk/TD3h9E0+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C5zPwgAAAN0AAAAPAAAAAAAAAAAAAAAAAJgCAABkcnMvZG93&#10;bnJldi54bWxQSwUGAAAAAAQABAD1AAAAhwMAAAAA&#10;" fillcolor="black">
                                      <v:textbox>
                                        <w:txbxContent>
                                          <w:p w:rsidR="00146702" w:rsidRDefault="00146702" w:rsidP="006C11B4"/>
                                        </w:txbxContent>
                                      </v:textbox>
                                    </v:oval>
                                  </v:group>
                                  <v:group id="Group 77" o:spid="_x0000_s1116" style="position:absolute;left:709;top:6374;width:1;height:2" coordorigin="709,6374"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nto8MAAADdAAAADwAAAGRycy9kb3ducmV2LnhtbERPTYvCMBC9L/gfwgh7&#10;W9MqFqlGEXFlDyKsCuJtaMa22ExKk23rvzeCsLd5vM9ZrHpTiZYaV1pWEI8iEMSZ1SXnCs6n768Z&#10;COeRNVaWScGDHKyWg48Fptp2/Evt0ecihLBLUUHhfZ1K6bKCDLqRrYkDd7ONQR9gk0vdYBfCTSXH&#10;UZRIgyWHhgJr2hSU3Y9/RsGuw249ibft/n7bPK6n6eGyj0mpz2G/noPw1Pt/8dv9o8P8JJnC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ee2jwwAAAN0AAAAP&#10;AAAAAAAAAAAAAAAAAKoCAABkcnMvZG93bnJldi54bWxQSwUGAAAAAAQABAD6AAAAmgMAAAAA&#10;">
                                    <v:oval id="Oval 78" o:spid="_x0000_s1117" style="position:absolute;left:709;top:6374;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nI8EA&#10;AADdAAAADwAAAGRycy9kb3ducmV2LnhtbERPTWvCQBC9C/0PyxR6kbqx0EVSVykBi1ejB49jdkyC&#10;2dmwuzXJv+8KBW/zeJ+z3o62E3fyoXWsYbnIQBBXzrRcazgdd+8rECEiG+wck4aJAmw3L7M15sYN&#10;fKB7GWuRQjjkqKGJsc+lDFVDFsPC9cSJuzpvMSboa2k8DincdvIjy5S02HJqaLCnoqHqVv5aDX7e&#10;T8W0L3bLC/+Un8PKnNXJaP32On5/gYg0xqf43703ab5SCh7fp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pyPBAAAA3QAAAA8AAAAAAAAAAAAAAAAAmAIAAGRycy9kb3du&#10;cmV2LnhtbFBLBQYAAAAABAAEAPUAAACGAwAAAAA=&#10;" fillcolor="black">
                                      <v:textbox>
                                        <w:txbxContent>
                                          <w:p w:rsidR="00146702" w:rsidRDefault="00146702" w:rsidP="006C11B4"/>
                                        </w:txbxContent>
                                      </v:textbox>
                                    </v:oval>
                                    <v:oval id="Oval 79" o:spid="_x0000_s1118" style="position:absolute;left:709;top:6375;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CuMIA&#10;AADdAAAADwAAAGRycy9kb3ducmV2LnhtbERPTWvCQBC9C/0PyxR6kbqxYJTUVSRg8dqYg8cxO01C&#10;s7NhdzXJv+8WBG/zeJ+z3Y+mE3dyvrWsYLlIQBBXVrdcKyjPx/cNCB+QNXaWScFEHva7l9kWM20H&#10;/qZ7EWoRQ9hnqKAJoc+k9FVDBv3C9sSR+7HOYIjQ1VI7HGK46eRHkqTSYMuxocGe8oaq3+JmFLh5&#10;P+XTKT8ur/xVrIaNvqSlVurtdTx8ggg0hqf44T7pOD9N1/D/TTxB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QK4wgAAAN0AAAAPAAAAAAAAAAAAAAAAAJgCAABkcnMvZG93&#10;bnJldi54bWxQSwUGAAAAAAQABAD1AAAAhwMAAAAA&#10;" fillcolor="black">
                                      <v:textbox>
                                        <w:txbxContent>
                                          <w:p w:rsidR="00146702" w:rsidRDefault="00146702" w:rsidP="006C11B4"/>
                                        </w:txbxContent>
                                      </v:textbox>
                                    </v:oval>
                                    <v:oval id="Oval 80" o:spid="_x0000_s1119" style="position:absolute;left:710;top:637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WysQA&#10;AADdAAAADwAAAGRycy9kb3ducmV2LnhtbESPQWvDMAyF74P+B6PCLmN1Olgoad0yAi29LuuhRy1W&#10;k7BYDrbbJP9+Ogx2k3hP733aHSbXqweF2Hk2sF5loIhrbztuDFy+jq8bUDEhW+w9k4GZIhz2i6cd&#10;FtaP/EmPKjVKQjgWaKBNaSi0jnVLDuPKD8Si3XxwmGQNjbYBRwl3vX7Lslw77FgaWhyobKn+qe7O&#10;QHgZ5nI+l8f1N5+q93Fjr/nFGvO8nD62oBJN6d/8d322gp/n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GlsrEAAAA3QAAAA8AAAAAAAAAAAAAAAAAmAIAAGRycy9k&#10;b3ducmV2LnhtbFBLBQYAAAAABAAEAPUAAACJAwAAAAA=&#10;" fillcolor="black">
                                      <v:textbox>
                                        <w:txbxContent>
                                          <w:p w:rsidR="00146702" w:rsidRDefault="00146702" w:rsidP="006C11B4"/>
                                        </w:txbxContent>
                                      </v:textbox>
                                    </v:oval>
                                  </v:group>
                                  <v:group id="Group 81" o:spid="_x0000_s1120" style="position:absolute;left:718;top:6373;width:0;height:3" coordorigin="718,6373" coordsize="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TnpsQAAADdAAAADwAAAGRycy9kb3ducmV2LnhtbERPS2vCQBC+F/wPywi9&#10;1U0sDRpdRUTFgxR8gHgbsmMSzM6G7JrEf98tFHqbj+8582VvKtFS40rLCuJRBII4s7rkXMHlvP2Y&#10;gHAeWWNlmRS8yMFyMXibY6ptx0dqTz4XIYRdigoK7+tUSpcVZNCNbE0cuLttDPoAm1zqBrsQbio5&#10;jqJEGiw5NBRY07qg7HF6GgW7DrvVZ7xpD4/7+nU7f31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TTnpsQAAADdAAAA&#10;DwAAAAAAAAAAAAAAAACqAgAAZHJzL2Rvd25yZXYueG1sUEsFBgAAAAAEAAQA+gAAAJsDAAAAAA==&#10;">
                                    <v:oval id="Oval 82" o:spid="_x0000_s1121" style="position:absolute;left:718;top:6373;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MEcUA&#10;AADdAAAADwAAAGRycy9kb3ducmV2LnhtbESPQWvDMAyF74P+B6NBL2N1WlhW0rqlBDp6XdbDjlqs&#10;JmGxHGyvSf79dBjsJvGe3vu0P06uV3cKsfNsYL3KQBHX3nbcGLh+nJ+3oGJCtth7JgMzRTgeFg97&#10;LKwf+Z3uVWqUhHAs0ECb0lBoHeuWHMaVH4hFu/ngMMkaGm0DjhLuer3Jslw77FgaWhyobKn+rn6c&#10;gfA0zOV8Kc/rL36rXsat/cyv1pjl43TagUo0pX/z3/XFCn7+Kv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QwRxQAAAN0AAAAPAAAAAAAAAAAAAAAAAJgCAABkcnMv&#10;ZG93bnJldi54bWxQSwUGAAAAAAQABAD1AAAAigMAAAAA&#10;" fillcolor="black">
                                      <v:textbox>
                                        <w:txbxContent>
                                          <w:p w:rsidR="00146702" w:rsidRDefault="00146702" w:rsidP="006C11B4"/>
                                        </w:txbxContent>
                                      </v:textbox>
                                    </v:oval>
                                    <v:oval id="Oval 83" o:spid="_x0000_s1122" style="position:absolute;left:718;top:6374;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pisIA&#10;AADdAAAADwAAAGRycy9kb3ducmV2LnhtbERPTWvCQBC9C/0PyxS8iG5SaCrRVUrA4rXRg8dpdkyC&#10;2dmwuzXJv3cLBW/zeJ+z3Y+mE3dyvrWsIF0lIIgrq1uuFZxPh+UahA/IGjvLpGAiD/vdy2yLubYD&#10;f9O9DLWIIexzVNCE0OdS+qohg35le+LIXa0zGCJ0tdQOhxhuOvmWJJk02HJsaLCnoqHqVv4aBW7R&#10;T8V0LA7pD3+V78NaX7KzVmr+On5uQAQaw1P87z7qOD/7SOH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amKwgAAAN0AAAAPAAAAAAAAAAAAAAAAAJgCAABkcnMvZG93&#10;bnJldi54bWxQSwUGAAAAAAQABAD1AAAAhwMAAAAA&#10;" fillcolor="black">
                                      <v:textbox>
                                        <w:txbxContent>
                                          <w:p w:rsidR="00146702" w:rsidRDefault="00146702" w:rsidP="006C11B4"/>
                                        </w:txbxContent>
                                      </v:textbox>
                                    </v:oval>
                                    <v:oval id="Oval 84" o:spid="_x0000_s1123" style="position:absolute;left:718;top:637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3/cIA&#10;AADdAAAADwAAAGRycy9kb3ducmV2LnhtbERPTYvCMBC9C/6HMIIX0VRhu9I1ihRcvG71sMexmW2L&#10;zaQkWdv+e7Ow4G0e73N2h8G04kHON5YVrFcJCOLS6oYrBdfLabkF4QOyxtYyKRjJw2E/neww07bn&#10;L3oUoRIxhH2GCuoQukxKX9Zk0K9sRxy5H+sMhghdJbXDPoabVm6SJJUGG44NNXaU11Tei1+jwC26&#10;MR/P+Wl948/ird/q7/SqlZrPhuMHiEBDeIn/3Wcd56fvG/j7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zf9wgAAAN0AAAAPAAAAAAAAAAAAAAAAAJgCAABkcnMvZG93&#10;bnJldi54bWxQSwUGAAAAAAQABAD1AAAAhwMAAAAA&#10;" fillcolor="black">
                                      <v:textbox>
                                        <w:txbxContent>
                                          <w:p w:rsidR="00146702" w:rsidRDefault="00146702" w:rsidP="006C11B4"/>
                                        </w:txbxContent>
                                      </v:textbox>
                                    </v:oval>
                                  </v:group>
                                  <v:group id="Group 85" o:spid="_x0000_s1124" style="position:absolute;left:721;top:6369;width:7;height:14" coordorigin="721,6369" coordsize="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VGkcUAAADdAAAADwAAAGRycy9kb3ducmV2LnhtbERPTWvCQBC9F/wPyxS8&#10;NZsoTSXNKiJVPIRCVSi9DdkxCWZnQ3abxH/fLRR6m8f7nHwzmVYM1LvGsoIkikEQl1Y3XCm4nPdP&#10;KxDOI2tsLZOCOznYrGcPOWbajvxBw8lXIoSwy1BB7X2XSenKmgy6yHbEgbva3qAPsK+k7nEM4aaV&#10;izhOpcGGQ0ONHe1qKm+nb6PgMOK4XSZvQ3G77u5f5+f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FRpHFAAAA3QAA&#10;AA8AAAAAAAAAAAAAAAAAqgIAAGRycy9kb3ducmV2LnhtbFBLBQYAAAAABAAEAPoAAACcAwAAAAA=&#10;">
                                    <v:shape id="AutoShape 86" o:spid="_x0000_s1125" type="#_x0000_t32" style="position:absolute;left:721;top:6369;width:7;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BJ8QAAADdAAAADwAAAGRycy9kb3ducmV2LnhtbERPS2sCMRC+C/6HMEJvmrUUH1ujSKFF&#10;lB58sLS3YTPdXdxMliTq6q83BcHbfHzPmS1aU4szOV9ZVjAcJCCIc6srLhQc9p/9CQgfkDXWlknB&#10;lTws5t3ODFNtL7yl8y4UIoawT1FBGUKTSunzkgz6gW2II/dnncEQoSukdniJ4aaWr0kykgYrjg0l&#10;NvRRUn7cnYyCn830lF2zb1pnw+n6F53xt/2XUi+9dvkOIlAbnuKHe6Xj/NH4Df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p8EnxAAAAN0AAAAPAAAAAAAAAAAA&#10;AAAAAKECAABkcnMvZG93bnJldi54bWxQSwUGAAAAAAQABAD5AAAAkgMAAAAA&#10;">
                                      <v:stroke endarrow="block"/>
                                    </v:shape>
                                    <v:shape id="AutoShape 87" o:spid="_x0000_s1126" type="#_x0000_t32" style="position:absolute;left:721;top:6378;width:7;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X1sIAAADdAAAADwAAAGRycy9kb3ducmV2LnhtbERP32vCMBB+F/Y/hBv4ZtMN1NEZy1YQ&#10;ZC+iDrbHo7m1Yc2lNFlT//tFEHy7j+/nbcrJdmKkwRvHCp6yHARx7bThRsHnebd4AeEDssbOMSm4&#10;kIdy+zDbYKFd5CONp9CIFMK+QAVtCH0hpa9bsugz1xMn7scNFkOCQyP1gDGF204+5/lKWjScGlrs&#10;qWqp/j39WQUmHszY76v4/vH17XUkc1k6o9T8cXp7BRFoCnfxzb3Xaf5qv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CX1sIAAADdAAAADwAAAAAAAAAAAAAA&#10;AAChAgAAZHJzL2Rvd25yZXYueG1sUEsFBgAAAAAEAAQA+QAAAJADAAAAAA==&#10;">
                                      <v:stroke endarrow="block"/>
                                    </v:shape>
                                    <v:shape id="AutoShape 88" o:spid="_x0000_s1127" type="#_x0000_t32" style="position:absolute;left:721;top:6376;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n6y8QAAADdAAAADwAAAGRycy9kb3ducmV2LnhtbERPTWvCQBC9F/wPywi91Y0eYo2uUgSl&#10;KB6qJbS3ITsmodnZsLtq9Ne7gtDbPN7nzBadacSZnK8tKxgOEhDEhdU1lwq+D6u3dxA+IGtsLJOC&#10;K3lYzHsvM8y0vfAXnfehFDGEfYYKqhDaTEpfVGTQD2xLHLmjdQZDhK6U2uElhptGjpIklQZrjg0V&#10;trSsqPjbn4yCn+3klF/zHW3y4WTzi87422Gt1Gu/+5iCCNSFf/HT/anj/HScwu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frLxAAAAN0AAAAPAAAAAAAAAAAA&#10;AAAAAKECAABkcnMvZG93bnJldi54bWxQSwUGAAAAAAQABAD5AAAAkgMAAAAA&#10;">
                                      <v:stroke endarrow="block"/>
                                    </v:shape>
                                  </v:group>
                                  <v:shape id="AutoShape 89" o:spid="_x0000_s1128" type="#_x0000_t32" style="position:absolute;left:734;top:6369;width:4;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6sOsIAAADdAAAADwAAAGRycy9kb3ducmV2LnhtbERPyWrDMBC9F/IPYgK91XICWXCjhCYQ&#10;CL2ULJAcB2tqi1ojYymW8/dVoZDbPN46q81gG9FT541jBZMsB0FcOm24UnA579+WIHxA1tg4JgUP&#10;8rBZj15WWGgX+Uj9KVQihbAvUEEdQltI6cuaLPrMtcSJ+3adxZBgV0ndYUzhtpHTPJ9Li4ZTQ40t&#10;7Woqf053q8DEL9O3h13cfl5vXkcyj5kzSr2Oh493EIGG8BT/uw86zZ8vFvD3TTpB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6sOsIAAADdAAAADwAAAAAAAAAAAAAA&#10;AAChAgAAZHJzL2Rvd25yZXYueG1sUEsFBgAAAAAEAAQA+QAAAJADAAAAAA==&#10;">
                                    <v:stroke endarrow="block"/>
                                  </v:shape>
                                  <v:shape id="AutoShape 90" o:spid="_x0000_s1129" type="#_x0000_t32" style="position:absolute;left:733;top:6378;width:5;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IscAAADdAAAADwAAAGRycy9kb3ducmV2LnhtbESPQWvCQBCF70L/wzKF3nRjD7ZGV5FC&#10;S7H0UJWgtyE7JsHsbNhdNfbXdw4FbzO8N+99M1/2rlUXCrHxbGA8ykARl942XBnYbd+Hr6BiQrbY&#10;eiYDN4qwXDwM5phbf+UfumxSpSSEY44G6pS6XOtY1uQwjnxHLNrRB4dJ1lBpG/Aq4a7Vz1k20Q4b&#10;loYaO3qrqTxtzs7A/mt6Lm7FN62L8XR9wODi7/bDmKfHfjUDlahPd/P/9acV/MmL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6ssixwAAAN0AAAAPAAAAAAAA&#10;AAAAAAAAAKECAABkcnMvZG93bnJldi54bWxQSwUGAAAAAAQABAD5AAAAlQMAAAAA&#10;">
                                    <v:stroke endarrow="block"/>
                                  </v:shape>
                                  <v:shape id="AutoShape 91" o:spid="_x0000_s1130" type="#_x0000_t32" style="position:absolute;left:734;top:6376;width: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2d08IAAADdAAAADwAAAGRycy9kb3ducmV2LnhtbERPTWsCMRC9C/0PYQreNFtBbbdGqYIg&#10;XkQttMdhM90N3UyWTdys/94Igrd5vM9ZrHpbi45abxwreBtnIIgLpw2XCr7P29E7CB+QNdaOScGV&#10;PKyWL4MF5tpFPlJ3CqVIIexzVFCF0ORS+qIii37sGuLE/bnWYkiwLaVuMaZwW8tJls2kRcOpocKG&#10;NhUV/6eLVWDiwXTNbhPX+59fryOZ69QZpYav/dcniEB9eIof7p1O82fzD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2d08IAAADdAAAADwAAAAAAAAAAAAAA&#10;AAChAgAAZHJzL2Rvd25yZXYueG1sUEsFBgAAAAAEAAQA+QAAAJADAAAAAA==&#10;">
                                    <v:stroke endarrow="block"/>
                                  </v:shape>
                                </v:group>
                                <v:shape id="AutoShape 89" o:spid="_x0000_s1131" type="#_x0000_t32" style="position:absolute;left:44488;top:10103;width:288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m3A8cAAADdAAAADwAAAGRycy9kb3ducmV2LnhtbESPQWvCQBCF74X+h2UK3upGD6LRVUqh&#10;RZQeqiXU25Adk2B2NuyuGvvrOwfB2wzvzXvfLFa9a9WFQmw8GxgNM1DEpbcNVwZ+9h+vU1AxIVts&#10;PZOBG0VYLZ+fFphbf+VvuuxSpSSEY44G6pS6XOtY1uQwDn1HLNrRB4dJ1lBpG/Aq4a7V4yybaIcN&#10;S0ONHb3XVJ52Z2fgdzs7F7fiizbFaLY5YHDxb/9pzOClf5uDStSnh/l+vbaCP5kKv3wjI+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SbcDxwAAAN0AAAAPAAAAAAAA&#10;AAAAAAAAAKECAABkcnMvZG93bnJldi54bWxQSwUGAAAAAAQABAD5AAAAlQMAAAAA&#10;">
                                  <v:stroke endarrow="block"/>
                                </v:shape>
                              </v:group>
                              <v:shape id="AutoShape 89" o:spid="_x0000_s1132" type="#_x0000_t32" style="position:absolute;left:44488;top:14691;width:288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SmMQAAADdAAAADwAAAGRycy9kb3ducmV2LnhtbERPS2vCQBC+F/oflin01mziQTR1lVJQ&#10;xOLBB8HehuyYBLOzYXfV6K93CwVv8/E9ZzLrTSsu5HxjWUGWpCCIS6sbrhTsd/OPEQgfkDW2lknB&#10;jTzMpq8vE8y1vfKGLttQiRjCPkcFdQhdLqUvazLoE9sRR+5oncEQoaukdniN4aaVgzQdSoMNx4Ya&#10;O/quqTxtz0bB4Wd8Lm7FmlZFNl79ojP+vlso9f7Wf32CCNSHp/jfvdRx/nCUwd838QQ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RKYxAAAAN0AAAAPAAAAAAAAAAAA&#10;AAAAAKECAABkcnMvZG93bnJldi54bWxQSwUGAAAAAAQABAD5AAAAkgMAAAAA&#10;">
                                <v:stroke endarrow="block"/>
                              </v:shape>
                              <v:oval id="Oval 5" o:spid="_x0000_s1133" style="position:absolute;left:47930;top:9017;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LbMIA&#10;AADdAAAADwAAAGRycy9kb3ducmV2LnhtbERPTYvCMBC9C/sfwix4s+kqSLcaZRGknpTqsuxxaMa2&#10;2kxKE7X+eyMI3ubxPme+7E0jrtS52rKCrygGQVxYXXOp4PewHiUgnEfW2FgmBXdysFx8DOaYanvj&#10;nK57X4oQwi5FBZX3bSqlKyoy6CLbEgfuaDuDPsCulLrDWwg3jRzH8VQarDk0VNjSqqLivL8YBbg7&#10;Zdll+/e//c7KfOImmCcxKjX87H9mIDz1/i1+uTc6zJ8mY3h+E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xItswgAAAN0AAAAPAAAAAAAAAAAAAAAAAJgCAABkcnMvZG93&#10;bnJldi54bWxQSwUGAAAAAAQABAD1AAAAhwMAAAAA&#10;" strokeweight="2pt">
                                <v:textbox>
                                  <w:txbxContent>
                                    <w:p w:rsidR="00146702" w:rsidRDefault="00146702" w:rsidP="006C11B4"/>
                                  </w:txbxContent>
                                </v:textbox>
                              </v:oval>
                              <v:oval id="Oval 6" o:spid="_x0000_s1134" style="position:absolute;left:47930;top:13644;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u98EA&#10;AADdAAAADwAAAGRycy9kb3ducmV2LnhtbERPTYvCMBC9L/gfwgje1lQLUqtRRJB6cqm7iMehGdtq&#10;MylN1PrvzcLC3ubxPme57k0jHtS52rKCyTgCQVxYXXOp4Od795mAcB5ZY2OZFLzIwXo1+Fhiqu2T&#10;c3ocfSlCCLsUFVTet6mUrqjIoBvbljhwF9sZ9AF2pdQdPkO4aeQ0imbSYM2hocKWthUVt+PdKMCv&#10;a5bdD6fzYZ6VeexizJMIlRoN+80ChKfe/4v/3Hsd5s+SGH6/CS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ILvfBAAAA3QAAAA8AAAAAAAAAAAAAAAAAmAIAAGRycy9kb3du&#10;cmV2LnhtbFBLBQYAAAAABAAEAPUAAACGAwAAAAA=&#10;" strokeweight="2pt">
                                <v:textbox>
                                  <w:txbxContent>
                                    <w:p w:rsidR="00146702" w:rsidRDefault="00146702" w:rsidP="006C11B4"/>
                                  </w:txbxContent>
                                </v:textbox>
                              </v:oval>
                              <v:oval id="Oval 7" o:spid="_x0000_s1135" style="position:absolute;left:48089;top:18237;width:2318;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G2g8IA&#10;AADdAAAADwAAAGRycy9kb3ducmV2LnhtbERPTYvCMBC9C/6HMII3TVdFutUoy4LUk1KVxePQzLbd&#10;bSaliVr/vREEb/N4n7Ncd6YWV2pdZVnBxzgCQZxbXXGh4HTcjGIQziNrrC2Tgjs5WK/6vSUm2t44&#10;o+vBFyKEsEtQQel9k0jp8pIMurFtiAP3a1uDPsC2kLrFWwg3tZxE0VwarDg0lNjQd0n5/+FiFOD+&#10;L00vu5/z7jMtsqmbYhZHqNRw0H0tQHjq/Fv8cm91mD+PZ/D8Jp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baDwgAAAN0AAAAPAAAAAAAAAAAAAAAAAJgCAABkcnMvZG93&#10;bnJldi54bWxQSwUGAAAAAAQABAD1AAAAhwMAAAAA&#10;" strokeweight="2pt">
                                <v:textbox>
                                  <w:txbxContent>
                                    <w:p w:rsidR="00146702" w:rsidRDefault="00146702" w:rsidP="006C11B4"/>
                                  </w:txbxContent>
                                </v:textbox>
                              </v:oval>
                            </v:group>
                          </v:group>
                          <v:shape id="TextBox 132" o:spid="_x0000_s1136" type="#_x0000_t202" style="position:absolute;left:43316;top:5743;width:6972;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YFEcEA&#10;AADdAAAADwAAAGRycy9kb3ducmV2LnhtbERPTYvCMBC9C/6HMII3TRQVrUYRRfC0y7oqeBuasS02&#10;k9JEW//9ZmFhb/N4n7PatLYUL6p94VjDaKhAEKfOFJxpOH8fBnMQPiAbLB2Thjd52Ky7nRUmxjX8&#10;Ra9TyEQMYZ+ghjyEKpHSpzlZ9ENXEUfu7mqLIcI6k6bGJobbUo6VmkmLBceGHCva5ZQ+Tk+r4fJx&#10;v10n6jPb22nVuFZJtgupdb/XbpcgArXhX/znPpo4fzafwu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GBRHBAAAA3QAAAA8AAAAAAAAAAAAAAAAAmAIAAGRycy9kb3du&#10;cmV2LnhtbFBLBQYAAAAABAAEAPUAAACGAwAAAAA=&#10;" filled="f" stroked="f">
                            <v:textbox>
                              <w:txbxContent>
                                <w:p w:rsidR="00146702" w:rsidRDefault="00146702" w:rsidP="006C11B4">
                                  <w:pPr>
                                    <w:pStyle w:val="af0"/>
                                    <w:spacing w:beforeAutospacing="0" w:afterAutospacing="0"/>
                                  </w:pPr>
                                  <w:proofErr w:type="spellStart"/>
                                  <w:proofErr w:type="gramStart"/>
                                  <w:r>
                                    <w:rPr>
                                      <w:rFonts w:ascii="Times New Roman" w:hAnsi="Times New Roman" w:cs="Times New Roman"/>
                                      <w:color w:val="000000" w:themeColor="text1"/>
                                      <w:kern w:val="24"/>
                                      <w:sz w:val="20"/>
                                      <w:szCs w:val="20"/>
                                    </w:rPr>
                                    <w:t>softmax</w:t>
                                  </w:r>
                                  <w:proofErr w:type="spellEnd"/>
                                  <w:proofErr w:type="gramEnd"/>
                                </w:p>
                              </w:txbxContent>
                            </v:textbox>
                          </v:shape>
                          <v:shape id="TextBox 133" o:spid="_x0000_s1137" type="#_x0000_t202" style="position:absolute;left:36491;top:3895;width:5812;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bZsIA&#10;AADdAAAADwAAAGRycy9kb3ducmV2LnhtbERPS2sCMRC+C/6HMEJvmih20a1ZEUXoqaU+Cr0Nm9kH&#10;3UyWTXS3/74pFLzNx/eczXawjbhT52vHGuYzBYI4d6bmUsPlfJyuQPiAbLBxTBp+yMM2G482mBrX&#10;8wfdT6EUMYR9ihqqENpUSp9XZNHPXEscucJ1FkOEXSlNh30Mt41cKJVIizXHhgpb2leUf59uVsP1&#10;rfj6XKr38mCf294NSrJdS62fJsPuBUSgITzE/+5XE+cnqwT+vokn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JtmwgAAAN0AAAAPAAAAAAAAAAAAAAAAAJgCAABkcnMvZG93&#10;bnJldi54bWxQSwUGAAAAAAQABAD1AAAAhwMAAAAA&#10;" filled="f" stroked="f">
                            <v:textbox>
                              <w:txbxContent>
                                <w:p w:rsidR="00146702" w:rsidRDefault="00146702" w:rsidP="006C11B4">
                                  <w:pPr>
                                    <w:pStyle w:val="af0"/>
                                    <w:spacing w:beforeAutospacing="0" w:afterAutospacing="0"/>
                                  </w:pPr>
                                </w:p>
                              </w:txbxContent>
                            </v:textbox>
                          </v:shape>
                        </v:group>
                        <v:shape id="TextBox 119" o:spid="_x0000_s1138" type="#_x0000_t202" style="position:absolute;left:-4060;top:1444;width:5143;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cMA&#10;AADdAAAADwAAAGRycy9kb3ducmV2LnhtbERPyWrDMBC9F/oPYgq9NVJLmsWJbEpDIKeUOAvkNlgT&#10;28QaGUuN3b+PCoXe5vHWWWaDbcSNOl871vA6UiCIC2dqLjUc9uuXGQgfkA02jknDD3nI0seHJSbG&#10;9byjWx5KEUPYJ6ihCqFNpPRFRRb9yLXEkbu4zmKIsCul6bCP4baRb0pNpMWaY0OFLX1WVFzzb6vh&#10;uL2cT2P1Va7se9u7QUm2c6n189PwsQARaAj/4j/3xsT5k9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g+/cMAAADdAAAADwAAAAAAAAAAAAAAAACYAgAAZHJzL2Rv&#10;d25yZXYueG1sUEsFBgAAAAAEAAQA9QAAAIgDAAAAAA==&#10;" filled="f" stroked="f">
                          <v:textbox>
                            <w:txbxContent>
                              <w:p w:rsidR="00146702" w:rsidRDefault="00146702" w:rsidP="006C11B4">
                                <w:pPr>
                                  <w:pStyle w:val="af0"/>
                                  <w:spacing w:beforeAutospacing="0" w:afterAutospacing="0"/>
                                </w:pPr>
                                <w:proofErr w:type="gramStart"/>
                                <w:r>
                                  <w:rPr>
                                    <w:rFonts w:ascii="Times New Roman" w:hAnsi="Times New Roman" w:cs="Times New Roman" w:hint="eastAsia"/>
                                    <w:color w:val="000000" w:themeColor="text1"/>
                                    <w:kern w:val="24"/>
                                    <w:sz w:val="20"/>
                                    <w:szCs w:val="20"/>
                                  </w:rPr>
                                  <w:t>input</w:t>
                                </w:r>
                                <w:proofErr w:type="gramEnd"/>
                              </w:p>
                            </w:txbxContent>
                          </v:textbox>
                        </v:shape>
                        <v:shape id="TextBox 119" o:spid="_x0000_s1139" type="#_x0000_t202" style="position:absolute;left:47252;top:3974;width:7030;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qj8UA&#10;AADdAAAADwAAAGRycy9kb3ducmV2LnhtbESPQWvCQBCF70L/wzKF3nS3UsWmrlIshZ4Uoy30NmTH&#10;JDQ7G7JbE/+9cxC8zfDevPfNcj34Rp2pi3VgC88TA4q4CK7m0sLx8DlegIoJ2WETmCxcKMJ69TBa&#10;YuZCz3s656lUEsIxQwtVSm2mdSwq8hgnoSUW7RQ6j0nWrtSuw17CfaOnxsy1x5qlocKWNhUVf/m/&#10;t/C9Pf3+vJhd+eFnbR8Go9m/amufHof3N1CJhnQ3366/nODPF4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6qPxQAAAN0AAAAPAAAAAAAAAAAAAAAAAJgCAABkcnMv&#10;ZG93bnJldi54bWxQSwUGAAAAAAQABAD1AAAAigMAAAAA&#10;" filled="f" stroked="f">
                          <v:textbox>
                            <w:txbxContent>
                              <w:p w:rsidR="00146702" w:rsidRDefault="00146702" w:rsidP="006C11B4">
                                <w:pPr>
                                  <w:pStyle w:val="af0"/>
                                  <w:spacing w:beforeAutospacing="0" w:afterAutospacing="0"/>
                                </w:pPr>
                                <w:proofErr w:type="gramStart"/>
                                <w:r>
                                  <w:rPr>
                                    <w:rFonts w:ascii="Times New Roman" w:hAnsi="Times New Roman" w:cs="Times New Roman" w:hint="eastAsia"/>
                                    <w:color w:val="000000" w:themeColor="text1"/>
                                    <w:kern w:val="24"/>
                                    <w:sz w:val="20"/>
                                    <w:szCs w:val="20"/>
                                  </w:rPr>
                                  <w:t>output</w:t>
                                </w:r>
                                <w:proofErr w:type="gramEnd"/>
                              </w:p>
                            </w:txbxContent>
                          </v:textbox>
                        </v:shape>
                      </v:group>
                    </v:group>
                    <v:rect id="矩形 69" o:spid="_x0000_s1140" style="position:absolute;left:44288;top:8030;width:5487;height:1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ApMYA&#10;AADdAAAADwAAAGRycy9kb3ducmV2LnhtbESPQWvCQBCF70L/wzKFXkQ3thA0dZVWUKQHQdtLb9Ps&#10;NAlmZ8PuauK/7xwK3t4wb755b7keXKuuFGLj2cBsmoEiLr1tuDLw9bmdzEHFhGyx9UwGbhRhvXoY&#10;LbGwvucjXU+pUgLhWKCBOqWu0DqWNTmMU98Ry+7XB4dJxlBpG7AXuGv1c5bl2mHD8qHGjjY1lefT&#10;xRn42X2Hzfz9ZZcu41zQ5+qDDr0xT4/D2yuoREO6m/+v91bi5wvJL21E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pApMYAAADdAAAADwAAAAAAAAAAAAAAAACYAgAAZHJz&#10;L2Rvd25yZXYueG1sUEsFBgAAAAAEAAQA9QAAAIsDAAAAAA==&#10;" filled="f" strokecolor="red" strokeweight="2pt"/>
                    <v:rect id="矩形 69" o:spid="_x0000_s1141" style="position:absolute;left:37132;top:10177;width:5486;height:8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WqsUA&#10;AADdAAAADwAAAGRycy9kb3ducmV2LnhtbERPTWsCMRC9C/6HMEIvolkrSrs1ii2telHoWtHjsJnu&#10;Lt1MliTq9t83BcHbPN7nzBatqcWFnK8sKxgNExDEudUVFwq+9h+DJxA+IGusLZOCX/KwmHc7M0y1&#10;vfInXbJQiBjCPkUFZQhNKqXPSzLoh7Yhjty3dQZDhK6Q2uE1hptaPibJVBqsODaU2NBbSflPdjYK&#10;tqudWbevh9Ohfp+cj0s37lOzVuqh1y5fQARqw118c290nD99HsH/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xaqxQAAAN0AAAAPAAAAAAAAAAAAAAAAAJgCAABkcnMv&#10;ZG93bnJldi54bWxQSwUGAAAAAAQABAD1AAAAigMAAAAA&#10;" filled="f" strokecolor="#76923c [2406]" strokeweight="2pt"/>
                  </v:group>
                </v:group>
                <v:rect id="矩形 116" o:spid="_x0000_s1142" style="position:absolute;left:11370;top:5724;width:5029;height:17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d3sMA&#10;AADdAAAADwAAAGRycy9kb3ducmV2LnhtbERPTYvCMBC9L/gfwgje1tQeRKtRRBCEBXFdFY9DMzbF&#10;ZlKbbFv//WZhYW/zeJ+zXPe2Ei01vnSsYDJOQBDnTpdcKDh/7d5nIHxA1lg5JgUv8rBeDd6WmGnX&#10;8Se1p1CIGMI+QwUmhDqT0ueGLPqxq4kjd3eNxRBhU0jdYBfDbSXTJJlKiyXHBoM1bQ3lj9O3VfBI&#10;za3+2B3Tg+XLZD7rWrw+70qNhv1mASJQH/7Ff+69jvOn8xR+v4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9d3sMAAADdAAAADwAAAAAAAAAAAAAAAACYAgAAZHJzL2Rv&#10;d25yZXYueG1sUEsFBgAAAAAEAAQA9QAAAIgDAAAAAA==&#10;" filled="f" strokecolor="#5f497a [2407]" strokeweight="2pt"/>
                <v:rect id="矩形 116" o:spid="_x0000_s1143" style="position:absolute;left:30692;top:8030;width:3837;height:13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4RcMA&#10;AADdAAAADwAAAGRycy9kb3ducmV2LnhtbERP32vCMBB+F/wfwg32NlM7EK1GGYIgCMOpGz4ezdkU&#10;m0ttYtv992Yw8O0+vp+3WPW2Ei01vnSsYDxKQBDnTpdcKDgdN29TED4ga6wck4Jf8rBaDgcLzLTr&#10;+IvaQyhEDGGfoQITQp1J6XNDFv3I1cSRu7jGYoiwKaRusIvhtpJpkkykxZJjg8Ga1oby6+FuFVxT&#10;c653m336afl7PJt2Lf7cLkq9vvQfcxCB+vAU/7u3Os6fzN7h75t4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P4RcMAAADdAAAADwAAAAAAAAAAAAAAAACYAgAAZHJzL2Rv&#10;d25yZXYueG1sUEsFBgAAAAAEAAQA9QAAAIgDAAAAAA==&#10;" filled="f" strokecolor="#5f497a [2407]" strokeweight="2pt"/>
              </v:group>
            </w:pict>
          </mc:Fallback>
        </mc:AlternateContent>
      </w:r>
      <w:r>
        <w:rPr>
          <w:noProof/>
        </w:rPr>
        <mc:AlternateContent>
          <mc:Choice Requires="wps">
            <w:drawing>
              <wp:anchor distT="0" distB="0" distL="114300" distR="114300" simplePos="0" relativeHeight="251661312" behindDoc="0" locked="0" layoutInCell="1" allowOverlap="1" wp14:anchorId="7ABE0DD7" wp14:editId="6825F6A0">
                <wp:simplePos x="0" y="0"/>
                <wp:positionH relativeFrom="column">
                  <wp:posOffset>2818765</wp:posOffset>
                </wp:positionH>
                <wp:positionV relativeFrom="paragraph">
                  <wp:posOffset>186386</wp:posOffset>
                </wp:positionV>
                <wp:extent cx="694055" cy="487045"/>
                <wp:effectExtent l="0" t="0" r="0" b="0"/>
                <wp:wrapNone/>
                <wp:docPr id="3" name="TextBox 120"/>
                <wp:cNvGraphicFramePr/>
                <a:graphic xmlns:a="http://schemas.openxmlformats.org/drawingml/2006/main">
                  <a:graphicData uri="http://schemas.microsoft.com/office/word/2010/wordprocessingShape">
                    <wps:wsp>
                      <wps:cNvSpPr txBox="1"/>
                      <wps:spPr>
                        <a:xfrm>
                          <a:off x="0" y="0"/>
                          <a:ext cx="694055" cy="487045"/>
                        </a:xfrm>
                        <a:prstGeom prst="rect">
                          <a:avLst/>
                        </a:prstGeom>
                        <a:noFill/>
                      </wps:spPr>
                      <wps:txbx>
                        <w:txbxContent>
                          <w:p w:rsidR="005214C7" w:rsidRDefault="005214C7"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3</w:t>
                            </w:r>
                          </w:p>
                        </w:txbxContent>
                      </wps:txbx>
                      <wps:bodyPr wrap="square" rtlCol="0">
                        <a:noAutofit/>
                      </wps:bodyPr>
                    </wps:wsp>
                  </a:graphicData>
                </a:graphic>
              </wp:anchor>
            </w:drawing>
          </mc:Choice>
          <mc:Fallback>
            <w:pict>
              <v:shape id="TextBox 120" o:spid="_x0000_s1144" type="#_x0000_t202" style="position:absolute;left:0;text-align:left;margin-left:221.95pt;margin-top:14.7pt;width:54.65pt;height:38.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" filled="f" stroked="f">
                <v:textbox>
                  <w:txbxContent>
                    <w:p w:rsidR="00146702" w:rsidRDefault="00146702"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3734C31" wp14:editId="493EB523">
                <wp:simplePos x="0" y="0"/>
                <wp:positionH relativeFrom="column">
                  <wp:posOffset>931545</wp:posOffset>
                </wp:positionH>
                <wp:positionV relativeFrom="paragraph">
                  <wp:posOffset>2871</wp:posOffset>
                </wp:positionV>
                <wp:extent cx="694055" cy="487045"/>
                <wp:effectExtent l="0" t="0" r="0" b="0"/>
                <wp:wrapNone/>
                <wp:docPr id="2" name="TextBox 120"/>
                <wp:cNvGraphicFramePr/>
                <a:graphic xmlns:a="http://schemas.openxmlformats.org/drawingml/2006/main">
                  <a:graphicData uri="http://schemas.microsoft.com/office/word/2010/wordprocessingShape">
                    <wps:wsp>
                      <wps:cNvSpPr txBox="1"/>
                      <wps:spPr>
                        <a:xfrm>
                          <a:off x="0" y="0"/>
                          <a:ext cx="694055" cy="487045"/>
                        </a:xfrm>
                        <a:prstGeom prst="rect">
                          <a:avLst/>
                        </a:prstGeom>
                        <a:noFill/>
                      </wps:spPr>
                      <wps:txbx>
                        <w:txbxContent>
                          <w:p w:rsidR="005214C7" w:rsidRDefault="005214C7"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3</w:t>
                            </w:r>
                          </w:p>
                        </w:txbxContent>
                      </wps:txbx>
                      <wps:bodyPr wrap="square" rtlCol="0">
                        <a:noAutofit/>
                      </wps:bodyPr>
                    </wps:wsp>
                  </a:graphicData>
                </a:graphic>
              </wp:anchor>
            </w:drawing>
          </mc:Choice>
          <mc:Fallback>
            <w:pict>
              <v:shape id="_x0000_s1145" type="#_x0000_t202" style="position:absolute;left:0;text-align:left;margin-left:73.35pt;margin-top:.25pt;width:54.65pt;height:38.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" filled="f" stroked="f">
                <v:textbox>
                  <w:txbxContent>
                    <w:p w:rsidR="00146702" w:rsidRDefault="00146702" w:rsidP="006C11B4">
                      <w:pPr>
                        <w:pStyle w:val="af0"/>
                        <w:spacing w:beforeAutospacing="0" w:afterAutospacing="0"/>
                      </w:pPr>
                      <w:r>
                        <w:rPr>
                          <w:rFonts w:ascii="Times New Roman" w:hAnsi="Times New Roman" w:cs="Times New Roman"/>
                          <w:color w:val="000000" w:themeColor="text1"/>
                          <w:kern w:val="24"/>
                          <w:sz w:val="20"/>
                          <w:szCs w:val="20"/>
                        </w:rPr>
                        <w:t>Net</w:t>
                      </w:r>
                      <w:r>
                        <w:rPr>
                          <w:rFonts w:ascii="Times New Roman" w:hAnsi="Times New Roman" w:cs="Times New Roman" w:hint="eastAsia"/>
                          <w:color w:val="000000" w:themeColor="text1"/>
                          <w:kern w:val="24"/>
                          <w:sz w:val="20"/>
                          <w:szCs w:val="20"/>
                        </w:rPr>
                        <w:t>3</w:t>
                      </w:r>
                    </w:p>
                  </w:txbxContent>
                </v:textbox>
              </v:shape>
            </w:pict>
          </mc:Fallback>
        </mc:AlternateContent>
      </w: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572C43" w:rsidRDefault="00572C43">
      <w:pPr>
        <w:spacing w:line="300" w:lineRule="auto"/>
        <w:ind w:firstLine="360"/>
        <w:rPr>
          <w:rFonts w:ascii="Times New Roman" w:hAnsi="Times New Roman" w:cs="Times New Roman"/>
          <w:sz w:val="24"/>
          <w:szCs w:val="24"/>
        </w:rPr>
      </w:pPr>
    </w:p>
    <w:p w:rsidR="006C11B4" w:rsidRDefault="006C11B4">
      <w:pPr>
        <w:spacing w:line="300" w:lineRule="auto"/>
        <w:ind w:firstLine="360"/>
        <w:rPr>
          <w:rFonts w:ascii="Times New Roman" w:hAnsi="Times New Roman" w:cs="Times New Roman"/>
          <w:sz w:val="24"/>
          <w:szCs w:val="24"/>
        </w:rPr>
      </w:pPr>
    </w:p>
    <w:p w:rsidR="006C11B4" w:rsidRDefault="00D3490E" w:rsidP="00D3490E">
      <w:pPr>
        <w:spacing w:line="300" w:lineRule="auto"/>
        <w:ind w:firstLine="360"/>
        <w:rPr>
          <w:rFonts w:ascii="Times New Roman" w:hAnsi="Times New Roman" w:cs="Times New Roman"/>
          <w:sz w:val="24"/>
          <w:szCs w:val="24"/>
        </w:rPr>
      </w:pPr>
      <w:proofErr w:type="gramStart"/>
      <w:r>
        <w:rPr>
          <w:rFonts w:ascii="Times New Roman" w:hAnsi="Times New Roman" w:cs="Times New Roman" w:hint="eastAsia"/>
          <w:sz w:val="24"/>
          <w:szCs w:val="24"/>
        </w:rPr>
        <w:t>Fig.</w:t>
      </w:r>
      <w:r w:rsidRPr="00D3490E">
        <w:rPr>
          <w:rFonts w:ascii="Times New Roman" w:hAnsi="Times New Roman" w:cs="Times New Roman" w:hint="eastAsia"/>
          <w:sz w:val="24"/>
          <w:szCs w:val="24"/>
        </w:rPr>
        <w:t xml:space="preserve">1. </w:t>
      </w:r>
      <w:r w:rsidR="000658FD">
        <w:rPr>
          <w:rFonts w:ascii="Times New Roman" w:hAnsi="Times New Roman" w:cs="Times New Roman" w:hint="eastAsia"/>
          <w:sz w:val="24"/>
          <w:szCs w:val="24"/>
        </w:rPr>
        <w:t>An example of t</w:t>
      </w:r>
      <w:r>
        <w:rPr>
          <w:rFonts w:ascii="Times New Roman" w:hAnsi="Times New Roman" w:cs="Times New Roman" w:hint="eastAsia"/>
          <w:sz w:val="24"/>
          <w:szCs w:val="24"/>
        </w:rPr>
        <w:t xml:space="preserve">he </w:t>
      </w:r>
      <w:r>
        <w:rPr>
          <w:rFonts w:ascii="Times New Roman" w:hAnsi="Times New Roman" w:cs="Times New Roman"/>
          <w:sz w:val="24"/>
          <w:szCs w:val="24"/>
        </w:rPr>
        <w:t>framework</w:t>
      </w:r>
      <w:r>
        <w:rPr>
          <w:rFonts w:ascii="Times New Roman" w:hAnsi="Times New Roman" w:cs="Times New Roman" w:hint="eastAsia"/>
          <w:sz w:val="24"/>
          <w:szCs w:val="24"/>
        </w:rPr>
        <w:t xml:space="preserve"> of the </w:t>
      </w:r>
      <w:del w:id="677" w:author="User" w:date="2016-11-08T15:55:00Z">
        <w:r w:rsidR="000C6412" w:rsidDel="00844471">
          <w:rPr>
            <w:rFonts w:ascii="Times New Roman" w:hAnsi="Times New Roman" w:cs="Times New Roman" w:hint="eastAsia"/>
            <w:sz w:val="24"/>
            <w:szCs w:val="24"/>
          </w:rPr>
          <w:delText>NNSP</w:delText>
        </w:r>
      </w:del>
      <w:ins w:id="678" w:author="User" w:date="2016-11-08T15:55:00Z">
        <w:r w:rsidR="00844471">
          <w:rPr>
            <w:rFonts w:ascii="Times New Roman" w:hAnsi="Times New Roman" w:cs="Times New Roman" w:hint="eastAsia"/>
            <w:sz w:val="24"/>
            <w:szCs w:val="24"/>
          </w:rPr>
          <w:t>DNNSP</w:t>
        </w:r>
      </w:ins>
      <w:r>
        <w:rPr>
          <w:rFonts w:ascii="Times New Roman" w:hAnsi="Times New Roman" w:cs="Times New Roman" w:hint="eastAsia"/>
          <w:sz w:val="24"/>
          <w:szCs w:val="24"/>
        </w:rPr>
        <w:t>.</w:t>
      </w:r>
      <w:proofErr w:type="gramEnd"/>
      <w:r>
        <w:rPr>
          <w:rFonts w:ascii="Times New Roman" w:hAnsi="Times New Roman" w:cs="Times New Roman" w:hint="eastAsia"/>
          <w:sz w:val="24"/>
          <w:szCs w:val="24"/>
        </w:rPr>
        <w:t xml:space="preserve"> The </w:t>
      </w:r>
      <w:proofErr w:type="gramStart"/>
      <w:r>
        <w:rPr>
          <w:rFonts w:ascii="Times New Roman" w:hAnsi="Times New Roman" w:cs="Times New Roman" w:hint="eastAsia"/>
          <w:sz w:val="24"/>
          <w:szCs w:val="24"/>
        </w:rPr>
        <w:t>block with different color are</w:t>
      </w:r>
      <w:proofErr w:type="gramEnd"/>
      <w:r>
        <w:rPr>
          <w:rFonts w:ascii="Times New Roman" w:hAnsi="Times New Roman" w:cs="Times New Roman" w:hint="eastAsia"/>
          <w:sz w:val="24"/>
          <w:szCs w:val="24"/>
        </w:rPr>
        <w:t xml:space="preserve"> the different nets. </w:t>
      </w:r>
      <w:r>
        <w:rPr>
          <w:rFonts w:ascii="Times New Roman" w:hAnsi="Times New Roman" w:cs="Times New Roman"/>
          <w:sz w:val="24"/>
          <w:szCs w:val="24"/>
        </w:rPr>
        <w:t>T</w:t>
      </w:r>
      <w:r>
        <w:rPr>
          <w:rFonts w:ascii="Times New Roman" w:hAnsi="Times New Roman" w:cs="Times New Roman" w:hint="eastAsia"/>
          <w:sz w:val="24"/>
          <w:szCs w:val="24"/>
        </w:rPr>
        <w:t>he b</w:t>
      </w:r>
      <w:r w:rsidRPr="00D3490E">
        <w:rPr>
          <w:rFonts w:ascii="Times New Roman" w:hAnsi="Times New Roman" w:cs="Times New Roman"/>
          <w:sz w:val="24"/>
          <w:szCs w:val="24"/>
        </w:rPr>
        <w:t>lack circle</w:t>
      </w:r>
      <w:r>
        <w:rPr>
          <w:rFonts w:ascii="Times New Roman" w:hAnsi="Times New Roman" w:cs="Times New Roman" w:hint="eastAsia"/>
          <w:sz w:val="24"/>
          <w:szCs w:val="24"/>
        </w:rPr>
        <w:t>s</w:t>
      </w:r>
      <w:r w:rsidRPr="00D3490E">
        <w:rPr>
          <w:rFonts w:ascii="Times New Roman" w:hAnsi="Times New Roman" w:cs="Times New Roman"/>
          <w:sz w:val="24"/>
          <w:szCs w:val="24"/>
        </w:rPr>
        <w:t xml:space="preserve"> </w:t>
      </w:r>
      <w:r>
        <w:rPr>
          <w:rFonts w:ascii="Times New Roman" w:hAnsi="Times New Roman" w:cs="Times New Roman" w:hint="eastAsia"/>
          <w:sz w:val="24"/>
          <w:szCs w:val="24"/>
        </w:rPr>
        <w:t>are</w:t>
      </w:r>
      <w:r w:rsidRPr="00D3490E">
        <w:rPr>
          <w:rFonts w:ascii="Times New Roman" w:hAnsi="Times New Roman" w:cs="Times New Roman"/>
          <w:sz w:val="24"/>
          <w:szCs w:val="24"/>
        </w:rPr>
        <w:t xml:space="preserve"> feature vector</w:t>
      </w:r>
      <w:r>
        <w:rPr>
          <w:rFonts w:ascii="Times New Roman" w:hAnsi="Times New Roman" w:cs="Times New Roman" w:hint="eastAsia"/>
          <w:sz w:val="24"/>
          <w:szCs w:val="24"/>
        </w:rPr>
        <w:t xml:space="preserve">s. </w:t>
      </w:r>
      <w:r>
        <w:rPr>
          <w:rFonts w:ascii="Times New Roman" w:hAnsi="Times New Roman" w:cs="Times New Roman"/>
          <w:sz w:val="24"/>
          <w:szCs w:val="24"/>
        </w:rPr>
        <w:t>T</w:t>
      </w:r>
      <w:r>
        <w:rPr>
          <w:rFonts w:ascii="Times New Roman" w:hAnsi="Times New Roman" w:cs="Times New Roman" w:hint="eastAsia"/>
          <w:sz w:val="24"/>
          <w:szCs w:val="24"/>
        </w:rPr>
        <w:t xml:space="preserve">he black block at the left of Net2 is a </w:t>
      </w:r>
      <w:r w:rsidR="000658FD">
        <w:rPr>
          <w:rFonts w:ascii="Times New Roman" w:hAnsi="Times New Roman" w:cs="Times New Roman" w:hint="eastAsia"/>
          <w:sz w:val="24"/>
          <w:szCs w:val="24"/>
        </w:rPr>
        <w:t xml:space="preserve">point-based </w:t>
      </w:r>
      <w:r>
        <w:rPr>
          <w:rFonts w:ascii="Times New Roman" w:hAnsi="Times New Roman" w:cs="Times New Roman" w:hint="eastAsia"/>
          <w:sz w:val="24"/>
          <w:szCs w:val="24"/>
        </w:rPr>
        <w:t>feature contain</w:t>
      </w:r>
      <w:r w:rsidR="000658FD">
        <w:rPr>
          <w:rFonts w:ascii="Times New Roman" w:hAnsi="Times New Roman" w:cs="Times New Roman" w:hint="eastAsia"/>
          <w:sz w:val="24"/>
          <w:szCs w:val="24"/>
        </w:rPr>
        <w:t>ing</w:t>
      </w:r>
      <w:r>
        <w:rPr>
          <w:rFonts w:ascii="Times New Roman" w:hAnsi="Times New Roman" w:cs="Times New Roman" w:hint="eastAsia"/>
          <w:sz w:val="24"/>
          <w:szCs w:val="24"/>
        </w:rPr>
        <w:t xml:space="preserve"> two feature </w:t>
      </w:r>
      <w:r w:rsidR="000658FD">
        <w:rPr>
          <w:rFonts w:ascii="Times New Roman" w:hAnsi="Times New Roman" w:cs="Times New Roman"/>
          <w:sz w:val="24"/>
          <w:szCs w:val="24"/>
        </w:rPr>
        <w:t>descriptors</w:t>
      </w:r>
      <w:r>
        <w:rPr>
          <w:rFonts w:ascii="Times New Roman" w:hAnsi="Times New Roman" w:cs="Times New Roman" w:hint="eastAsia"/>
          <w:sz w:val="24"/>
          <w:szCs w:val="24"/>
        </w:rPr>
        <w:t xml:space="preserve">. </w:t>
      </w:r>
    </w:p>
    <w:p w:rsidR="00E35A0B" w:rsidRDefault="00E35A0B" w:rsidP="005806F9">
      <w:pPr>
        <w:spacing w:line="300" w:lineRule="auto"/>
        <w:rPr>
          <w:rFonts w:ascii="Times New Roman" w:hAnsi="Times New Roman" w:cs="Times New Roman"/>
          <w:sz w:val="24"/>
          <w:szCs w:val="24"/>
        </w:rPr>
      </w:pPr>
    </w:p>
    <w:tbl>
      <w:tblPr>
        <w:tblStyle w:val="af1"/>
        <w:tblW w:w="0" w:type="auto"/>
        <w:tblBorders>
          <w:left w:val="none" w:sz="0" w:space="0" w:color="auto"/>
          <w:right w:val="none" w:sz="0" w:space="0" w:color="auto"/>
        </w:tblBorders>
        <w:tblLook w:val="04A0" w:firstRow="1" w:lastRow="0" w:firstColumn="1" w:lastColumn="0" w:noHBand="0" w:noVBand="1"/>
      </w:tblPr>
      <w:tblGrid>
        <w:gridCol w:w="8522"/>
      </w:tblGrid>
      <w:tr w:rsidR="00E35A0B" w:rsidTr="00E35A0B">
        <w:tc>
          <w:tcPr>
            <w:tcW w:w="8522" w:type="dxa"/>
          </w:tcPr>
          <w:p w:rsidR="00E35A0B" w:rsidRPr="00E35A0B" w:rsidRDefault="00E35A0B" w:rsidP="00E35A0B">
            <w:pPr>
              <w:spacing w:line="300" w:lineRule="auto"/>
              <w:rPr>
                <w:rFonts w:ascii="Times New Roman" w:hAnsi="Times New Roman" w:cs="Times New Roman"/>
                <w:sz w:val="24"/>
                <w:szCs w:val="24"/>
              </w:rPr>
            </w:pPr>
            <w:r>
              <w:rPr>
                <w:rFonts w:ascii="Times New Roman" w:hAnsi="Times New Roman" w:cs="Times New Roman" w:hint="eastAsia"/>
                <w:sz w:val="24"/>
                <w:szCs w:val="24"/>
              </w:rPr>
              <w:t xml:space="preserve">Algorithm 1. </w:t>
            </w:r>
            <w:r w:rsidR="00351624">
              <w:rPr>
                <w:rFonts w:ascii="Times New Roman" w:hAnsi="Times New Roman" w:cs="Times New Roman" w:hint="eastAsia"/>
                <w:sz w:val="24"/>
                <w:szCs w:val="24"/>
              </w:rPr>
              <w:t>D</w:t>
            </w:r>
            <w:r w:rsidR="000C6412">
              <w:rPr>
                <w:rFonts w:ascii="Times New Roman" w:hAnsi="Times New Roman" w:cs="Times New Roman" w:hint="eastAsia"/>
                <w:sz w:val="24"/>
                <w:szCs w:val="24"/>
              </w:rPr>
              <w:t>NNSP</w:t>
            </w:r>
          </w:p>
        </w:tc>
      </w:tr>
      <w:tr w:rsidR="00E35A0B" w:rsidTr="00E35A0B">
        <w:tc>
          <w:tcPr>
            <w:tcW w:w="8522" w:type="dxa"/>
          </w:tcPr>
          <w:p w:rsidR="005346B7" w:rsidRPr="005346B7" w:rsidRDefault="005346B7" w:rsidP="00E35A0B">
            <w:pPr>
              <w:autoSpaceDE w:val="0"/>
              <w:autoSpaceDN w:val="0"/>
              <w:adjustRightInd w:val="0"/>
              <w:jc w:val="left"/>
              <w:rPr>
                <w:rFonts w:ascii="Times-Roman" w:hAnsi="Times-Roman" w:cs="Times-Roman"/>
                <w:color w:val="000000"/>
                <w:sz w:val="24"/>
                <w:szCs w:val="24"/>
              </w:rPr>
            </w:pPr>
            <w:r>
              <w:rPr>
                <w:rFonts w:ascii="Times-Roman" w:hAnsi="Times-Roman" w:cs="Times-Roman"/>
                <w:color w:val="000000"/>
                <w:sz w:val="24"/>
                <w:szCs w:val="24"/>
              </w:rPr>
              <w:t>F</w:t>
            </w:r>
            <w:r>
              <w:rPr>
                <w:rFonts w:ascii="Times-Roman" w:hAnsi="Times-Roman" w:cs="Times-Roman" w:hint="eastAsia"/>
                <w:color w:val="000000"/>
                <w:sz w:val="24"/>
                <w:szCs w:val="24"/>
              </w:rPr>
              <w:t>or simply, a</w:t>
            </w:r>
            <w:r w:rsidRPr="005346B7">
              <w:rPr>
                <w:rFonts w:ascii="Times-Roman" w:hAnsi="Times-Roman" w:cs="Times-Roman"/>
                <w:color w:val="000000"/>
                <w:sz w:val="24"/>
                <w:szCs w:val="24"/>
              </w:rPr>
              <w:t>ssume there is one Net1 and Net2; then the features of a point contain two feature describers and finally the point clouds are clustered into three scales</w:t>
            </w:r>
            <w:r>
              <w:rPr>
                <w:rFonts w:ascii="Times-Roman" w:hAnsi="Times-Roman" w:cs="Times-Roman" w:hint="eastAsia"/>
                <w:color w:val="000000"/>
                <w:sz w:val="24"/>
                <w:szCs w:val="24"/>
              </w:rPr>
              <w:t>.</w:t>
            </w:r>
          </w:p>
          <w:p w:rsidR="00E35A0B" w:rsidRPr="004C2DAC" w:rsidRDefault="00E35A0B" w:rsidP="00E35A0B">
            <w:pPr>
              <w:autoSpaceDE w:val="0"/>
              <w:autoSpaceDN w:val="0"/>
              <w:adjustRightInd w:val="0"/>
              <w:jc w:val="left"/>
              <w:rPr>
                <w:rFonts w:ascii="Times-Roman" w:hAnsi="Times-Roman" w:cs="Times-Roman"/>
                <w:color w:val="000000"/>
                <w:sz w:val="24"/>
                <w:szCs w:val="24"/>
              </w:rPr>
            </w:pPr>
            <w:r w:rsidRPr="004C2DAC">
              <w:rPr>
                <w:rFonts w:ascii="Times-Bold" w:hAnsi="Times-Bold" w:cs="Times-Bold"/>
                <w:b/>
                <w:bCs/>
                <w:color w:val="000000"/>
                <w:sz w:val="24"/>
                <w:szCs w:val="24"/>
              </w:rPr>
              <w:t>Input</w:t>
            </w:r>
            <w:r w:rsidRPr="004C2DAC">
              <w:rPr>
                <w:rFonts w:ascii="Times-Roman" w:hAnsi="Times-Roman" w:cs="Times-Roman"/>
                <w:color w:val="000000"/>
                <w:sz w:val="24"/>
                <w:szCs w:val="24"/>
              </w:rPr>
              <w:t xml:space="preserve">: </w:t>
            </w:r>
            <w:r w:rsidR="004C2DAC" w:rsidRPr="004C2DAC">
              <w:rPr>
                <w:rFonts w:ascii="Times-Roman" w:hAnsi="Times-Roman" w:cs="Times-Roman"/>
                <w:color w:val="000000"/>
                <w:sz w:val="24"/>
                <w:szCs w:val="24"/>
              </w:rPr>
              <w:t>Training set</w:t>
            </w:r>
            <w:r w:rsidR="005F007E">
              <w:rPr>
                <w:rFonts w:ascii="Times-Roman" w:hAnsi="Times-Roman" w:cs="Times-Roman" w:hint="eastAsia"/>
                <w:color w:val="000000"/>
                <w:sz w:val="24"/>
                <w:szCs w:val="24"/>
              </w:rPr>
              <w:t xml:space="preserve"> </w:t>
            </w:r>
            <w:r w:rsidR="005F007E" w:rsidRPr="005346B7">
              <w:rPr>
                <w:rFonts w:ascii="Times-Roman" w:hAnsi="Times-Roman" w:cs="Times-Roman" w:hint="eastAsia"/>
                <w:b/>
                <w:color w:val="000000"/>
                <w:sz w:val="24"/>
                <w:szCs w:val="24"/>
              </w:rPr>
              <w:t>X</w:t>
            </w:r>
            <w:r w:rsidR="005F007E">
              <w:rPr>
                <w:rFonts w:ascii="Times-Roman" w:hAnsi="Times-Roman" w:cs="Times-Roman" w:hint="eastAsia"/>
                <w:color w:val="000000"/>
                <w:sz w:val="24"/>
                <w:szCs w:val="24"/>
              </w:rPr>
              <w:t xml:space="preserve"> i.e.</w:t>
            </w:r>
            <w:r w:rsidR="004C2DAC" w:rsidRPr="004C2DAC">
              <w:rPr>
                <w:rFonts w:ascii="Times-Roman" w:hAnsi="Times-Roman" w:cs="Times-Roman" w:hint="eastAsia"/>
                <w:color w:val="000000"/>
                <w:sz w:val="24"/>
                <w:szCs w:val="24"/>
              </w:rPr>
              <w:t xml:space="preserve"> </w:t>
            </w:r>
            <w:r w:rsidR="005F007E" w:rsidRPr="004C2DAC">
              <w:rPr>
                <w:rFonts w:ascii="Times-Roman" w:hAnsi="Times-Roman" w:cs="Times-Roman" w:hint="eastAsia"/>
                <w:color w:val="000000"/>
                <w:sz w:val="24"/>
                <w:szCs w:val="24"/>
              </w:rPr>
              <w:t>the clusters with the features of points</w:t>
            </w:r>
            <w:r w:rsidR="004C2DAC" w:rsidRPr="004C2DAC">
              <w:rPr>
                <w:rFonts w:ascii="Times-Roman" w:hAnsi="Times-Roman" w:cs="Times-Roman" w:hint="eastAsia"/>
                <w:color w:val="000000"/>
                <w:sz w:val="24"/>
                <w:szCs w:val="24"/>
              </w:rPr>
              <w:t xml:space="preserve">, </w:t>
            </w:r>
            <w:r w:rsidR="005F007E">
              <w:rPr>
                <w:rFonts w:ascii="Times-Roman" w:hAnsi="Times-Roman" w:cs="Times-Roman" w:hint="eastAsia"/>
                <w:color w:val="000000"/>
                <w:sz w:val="24"/>
                <w:szCs w:val="24"/>
              </w:rPr>
              <w:t>the</w:t>
            </w:r>
            <w:r w:rsidR="004C2DAC" w:rsidRPr="004C2DAC">
              <w:rPr>
                <w:rFonts w:ascii="Times-Roman" w:hAnsi="Times-Roman" w:cs="Times-Roman"/>
                <w:color w:val="000000"/>
                <w:sz w:val="24"/>
                <w:szCs w:val="24"/>
              </w:rPr>
              <w:t xml:space="preserve"> </w:t>
            </w:r>
            <w:proofErr w:type="spellStart"/>
            <w:r w:rsidR="004C2DAC" w:rsidRPr="004C2DAC">
              <w:rPr>
                <w:rFonts w:ascii="Times-Roman" w:hAnsi="Times-Roman" w:cs="Times-Roman"/>
                <w:color w:val="000000"/>
                <w:sz w:val="24"/>
                <w:szCs w:val="24"/>
              </w:rPr>
              <w:t>DMst</w:t>
            </w:r>
            <w:proofErr w:type="spellEnd"/>
            <w:r w:rsidR="004C2DAC" w:rsidRPr="004C2DAC">
              <w:rPr>
                <w:rFonts w:ascii="Times-Roman" w:hAnsi="Times-Roman" w:cs="Times-Roman"/>
                <w:color w:val="000000"/>
                <w:sz w:val="24"/>
                <w:szCs w:val="24"/>
              </w:rPr>
              <w:t xml:space="preserve"> structure of the cluster</w:t>
            </w:r>
            <w:r w:rsidR="004C2DAC" w:rsidRPr="004C2DAC">
              <w:rPr>
                <w:rFonts w:ascii="Times-Roman" w:hAnsi="Times-Roman" w:cs="Times-Roman" w:hint="eastAsia"/>
                <w:color w:val="000000"/>
                <w:sz w:val="24"/>
                <w:szCs w:val="24"/>
              </w:rPr>
              <w:t>s</w:t>
            </w:r>
            <w:r w:rsidR="005F007E">
              <w:rPr>
                <w:rFonts w:ascii="Times-Roman" w:hAnsi="Times-Roman" w:cs="Times-Roman" w:hint="eastAsia"/>
                <w:color w:val="000000"/>
                <w:sz w:val="24"/>
                <w:szCs w:val="24"/>
              </w:rPr>
              <w:t>, t</w:t>
            </w:r>
            <w:r w:rsidR="005F007E">
              <w:rPr>
                <w:rFonts w:ascii="Times-Roman" w:hAnsi="Times-Roman" w:cs="Times-Roman"/>
                <w:color w:val="000000"/>
                <w:sz w:val="24"/>
                <w:szCs w:val="24"/>
              </w:rPr>
              <w:t>he training</w:t>
            </w:r>
            <w:r w:rsidR="004C2DAC">
              <w:rPr>
                <w:rFonts w:ascii="Times-Roman" w:hAnsi="Times-Roman" w:cs="Times-Roman" w:hint="eastAsia"/>
                <w:color w:val="000000"/>
                <w:sz w:val="24"/>
                <w:szCs w:val="24"/>
              </w:rPr>
              <w:t xml:space="preserve"> </w:t>
            </w:r>
            <w:r w:rsidR="004C2DAC" w:rsidRPr="004C2DAC">
              <w:rPr>
                <w:rFonts w:ascii="Times-Roman" w:hAnsi="Times-Roman" w:cs="Times-Roman"/>
                <w:color w:val="000000"/>
                <w:sz w:val="24"/>
                <w:szCs w:val="24"/>
              </w:rPr>
              <w:t>parameter</w:t>
            </w:r>
            <w:r w:rsidR="004C2DAC" w:rsidRPr="004C2DAC">
              <w:rPr>
                <w:rFonts w:ascii="Times-Roman" w:hAnsi="Times-Roman" w:cs="Times-Roman" w:hint="eastAsia"/>
                <w:color w:val="000000"/>
                <w:sz w:val="24"/>
                <w:szCs w:val="24"/>
              </w:rPr>
              <w:t xml:space="preserve"> </w:t>
            </w:r>
            <w:r w:rsidR="005F007E" w:rsidRPr="004C2DAC">
              <w:rPr>
                <w:rFonts w:ascii="Times-Roman" w:hAnsi="Times-Roman" w:cs="Times-Roman"/>
                <w:color w:val="000000"/>
                <w:sz w:val="24"/>
                <w:szCs w:val="24"/>
              </w:rPr>
              <w:t>as</w:t>
            </w:r>
            <w:r w:rsidR="005F007E">
              <w:rPr>
                <w:rFonts w:ascii="Times-Roman" w:hAnsi="Times-Roman" w:cs="Times-Roman"/>
                <w:color w:val="000000"/>
                <w:sz w:val="24"/>
                <w:szCs w:val="24"/>
              </w:rPr>
              <w:t xml:space="preserve"> </w:t>
            </w:r>
            <w:r w:rsidR="005F007E" w:rsidRPr="004C2DAC">
              <w:rPr>
                <w:rFonts w:ascii="Times-Roman" w:hAnsi="Times-Roman" w:cs="Times-Roman"/>
                <w:color w:val="000000"/>
                <w:sz w:val="24"/>
                <w:szCs w:val="24"/>
              </w:rPr>
              <w:t>learning</w:t>
            </w:r>
            <w:r w:rsidRPr="004C2DAC">
              <w:rPr>
                <w:rFonts w:ascii="Times-Roman" w:hAnsi="Times-Roman" w:cs="Times-Roman"/>
                <w:color w:val="000000"/>
                <w:sz w:val="24"/>
                <w:szCs w:val="24"/>
              </w:rPr>
              <w:t xml:space="preserve"> rate</w:t>
            </w:r>
            <w:r w:rsidR="005F007E">
              <w:rPr>
                <w:rFonts w:ascii="Times-Roman" w:hAnsi="Times-Roman" w:cs="Times-Roman"/>
                <w:color w:val="000000"/>
                <w:sz w:val="24"/>
                <w:szCs w:val="24"/>
              </w:rPr>
              <w:t>,</w:t>
            </w:r>
            <w:r w:rsidR="005F007E" w:rsidRPr="004C2DAC">
              <w:rPr>
                <w:rFonts w:ascii="Times-Roman" w:hAnsi="Times-Roman" w:cs="Times-Roman"/>
                <w:color w:val="000000"/>
                <w:sz w:val="24"/>
                <w:szCs w:val="24"/>
              </w:rPr>
              <w:t xml:space="preserve"> moment</w:t>
            </w:r>
            <w:r w:rsidR="005F007E">
              <w:rPr>
                <w:rFonts w:ascii="Times-Roman" w:hAnsi="Times-Roman" w:cs="Times-Roman" w:hint="eastAsia"/>
                <w:color w:val="000000"/>
                <w:sz w:val="24"/>
                <w:szCs w:val="24"/>
              </w:rPr>
              <w:t>,</w:t>
            </w:r>
            <w:r w:rsidRPr="004C2DAC">
              <w:rPr>
                <w:rFonts w:ascii="Times-Roman" w:hAnsi="Times-Roman" w:cs="Times-Roman"/>
                <w:color w:val="000000"/>
                <w:sz w:val="24"/>
                <w:szCs w:val="24"/>
              </w:rPr>
              <w:t xml:space="preserve"> iterative number, </w:t>
            </w:r>
            <w:r w:rsidR="005F007E">
              <w:rPr>
                <w:rFonts w:ascii="Times-Roman" w:hAnsi="Times-Roman" w:cs="Times-Roman"/>
                <w:color w:val="000000"/>
                <w:sz w:val="24"/>
                <w:szCs w:val="24"/>
              </w:rPr>
              <w:t>mini-batch size</w:t>
            </w:r>
            <w:r w:rsidR="005F007E">
              <w:rPr>
                <w:rFonts w:ascii="Times-Roman" w:hAnsi="Times-Roman" w:cs="Times-Roman" w:hint="eastAsia"/>
                <w:color w:val="000000"/>
                <w:sz w:val="24"/>
                <w:szCs w:val="24"/>
              </w:rPr>
              <w:t>.</w:t>
            </w:r>
          </w:p>
          <w:p w:rsidR="005F007E" w:rsidRPr="004C2DAC" w:rsidRDefault="00E35A0B" w:rsidP="00E35A0B">
            <w:pPr>
              <w:autoSpaceDE w:val="0"/>
              <w:autoSpaceDN w:val="0"/>
              <w:adjustRightInd w:val="0"/>
              <w:jc w:val="left"/>
              <w:rPr>
                <w:rFonts w:ascii="Times-Roman" w:hAnsi="Times-Roman" w:cs="Times-Roman"/>
                <w:color w:val="000000"/>
                <w:sz w:val="24"/>
                <w:szCs w:val="24"/>
              </w:rPr>
            </w:pPr>
            <w:r w:rsidRPr="00B00A02">
              <w:rPr>
                <w:rFonts w:ascii="Times-Roman" w:hAnsi="Times-Roman" w:cs="Times-Roman"/>
                <w:b/>
                <w:color w:val="000000"/>
                <w:sz w:val="24"/>
                <w:szCs w:val="24"/>
              </w:rPr>
              <w:t>Output</w:t>
            </w:r>
            <w:r w:rsidRPr="004C2DAC">
              <w:rPr>
                <w:rFonts w:ascii="Times-Roman" w:hAnsi="Times-Roman" w:cs="Times-Roman"/>
                <w:color w:val="000000"/>
                <w:sz w:val="24"/>
                <w:szCs w:val="24"/>
              </w:rPr>
              <w:t xml:space="preserve">: Parameters </w:t>
            </w:r>
            <w:r w:rsidR="005F007E" w:rsidRPr="005F007E">
              <w:rPr>
                <w:rFonts w:ascii="Times-Roman" w:hAnsi="Times-Roman" w:cs="Times-Roman" w:hint="eastAsia"/>
                <w:b/>
                <w:color w:val="000000"/>
                <w:sz w:val="24"/>
                <w:szCs w:val="24"/>
              </w:rPr>
              <w:t>W</w:t>
            </w:r>
            <w:r w:rsidR="005F007E">
              <w:rPr>
                <w:rFonts w:ascii="Times-Roman" w:hAnsi="Times-Roman" w:cs="Times-Roman" w:hint="eastAsia"/>
                <w:color w:val="000000"/>
                <w:sz w:val="24"/>
                <w:szCs w:val="24"/>
              </w:rPr>
              <w:t xml:space="preserve">, </w:t>
            </w:r>
            <w:r w:rsidR="005F007E" w:rsidRPr="005F007E">
              <w:rPr>
                <w:rFonts w:ascii="Times-Roman" w:hAnsi="Times-Roman" w:cs="Times-Roman" w:hint="eastAsia"/>
                <w:b/>
                <w:color w:val="000000"/>
                <w:sz w:val="24"/>
                <w:szCs w:val="24"/>
              </w:rPr>
              <w:t>b</w:t>
            </w:r>
            <w:r w:rsidR="005F007E">
              <w:rPr>
                <w:rFonts w:ascii="Times-Roman" w:hAnsi="Times-Roman" w:cs="Times-Roman" w:hint="eastAsia"/>
                <w:color w:val="000000"/>
                <w:sz w:val="24"/>
                <w:szCs w:val="24"/>
              </w:rPr>
              <w:t xml:space="preserve"> for each layer</w:t>
            </w:r>
          </w:p>
          <w:p w:rsidR="00E35A0B" w:rsidRPr="004C2DAC" w:rsidRDefault="00E35A0B" w:rsidP="00E35A0B">
            <w:pPr>
              <w:autoSpaceDE w:val="0"/>
              <w:autoSpaceDN w:val="0"/>
              <w:adjustRightInd w:val="0"/>
              <w:jc w:val="left"/>
              <w:rPr>
                <w:rFonts w:ascii="Times-Bold" w:hAnsi="Times-Bold" w:cs="Times-Bold"/>
                <w:b/>
                <w:bCs/>
                <w:color w:val="000000"/>
                <w:sz w:val="24"/>
                <w:szCs w:val="24"/>
              </w:rPr>
            </w:pPr>
            <w:r w:rsidRPr="004C2DAC">
              <w:rPr>
                <w:rFonts w:ascii="Times-Bold" w:hAnsi="Times-Bold" w:cs="Times-Bold"/>
                <w:b/>
                <w:bCs/>
                <w:color w:val="000000"/>
                <w:sz w:val="24"/>
                <w:szCs w:val="24"/>
              </w:rPr>
              <w:lastRenderedPageBreak/>
              <w:t>(Initialization):</w:t>
            </w:r>
            <w:r w:rsidR="005346B7" w:rsidRPr="005346B7">
              <w:rPr>
                <w:rFonts w:ascii="Times-Roman" w:hAnsi="Times-Roman" w:cs="Times-Roman"/>
                <w:color w:val="000000"/>
                <w:sz w:val="24"/>
                <w:szCs w:val="24"/>
              </w:rPr>
              <w:t xml:space="preserve"> Initialize</w:t>
            </w:r>
            <w:r w:rsidR="005346B7" w:rsidRPr="005346B7">
              <w:t xml:space="preserve"> </w:t>
            </w:r>
            <w:r w:rsidR="005346B7" w:rsidRPr="005346B7">
              <w:rPr>
                <w:rFonts w:ascii="Times-Bold" w:hAnsi="Times-Bold" w:cs="Times-Bold"/>
                <w:b/>
                <w:bCs/>
                <w:color w:val="000000"/>
                <w:sz w:val="24"/>
                <w:szCs w:val="24"/>
              </w:rPr>
              <w:t>W, b</w:t>
            </w:r>
            <w:r w:rsidR="005346B7">
              <w:rPr>
                <w:rFonts w:ascii="Times-Bold" w:hAnsi="Times-Bold" w:cs="Times-Bold" w:hint="eastAsia"/>
                <w:b/>
                <w:bCs/>
                <w:color w:val="000000"/>
                <w:sz w:val="24"/>
                <w:szCs w:val="24"/>
              </w:rPr>
              <w:t xml:space="preserve">. </w:t>
            </w:r>
            <w:r w:rsidR="005346B7">
              <w:rPr>
                <w:rFonts w:ascii="Times-Roman" w:hAnsi="Times-Roman" w:cs="Times-Roman" w:hint="eastAsia"/>
                <w:color w:val="000000"/>
                <w:sz w:val="24"/>
                <w:szCs w:val="24"/>
              </w:rPr>
              <w:t>B</w:t>
            </w:r>
            <w:r w:rsidR="005346B7" w:rsidRPr="005346B7">
              <w:rPr>
                <w:rFonts w:ascii="Times-Roman" w:hAnsi="Times-Roman" w:cs="Times-Roman" w:hint="eastAsia"/>
                <w:color w:val="000000"/>
                <w:sz w:val="24"/>
                <w:szCs w:val="24"/>
              </w:rPr>
              <w:t>esides</w:t>
            </w:r>
            <w:r w:rsidR="005346B7">
              <w:rPr>
                <w:rFonts w:ascii="Times-Roman" w:hAnsi="Times-Roman" w:cs="Times-Roman" w:hint="eastAsia"/>
                <w:color w:val="000000"/>
                <w:sz w:val="24"/>
                <w:szCs w:val="24"/>
              </w:rPr>
              <w:t>,</w:t>
            </w:r>
            <w:r w:rsidR="005346B7" w:rsidRPr="005346B7">
              <w:rPr>
                <w:rFonts w:ascii="Times-Roman" w:hAnsi="Times-Roman" w:cs="Times-Roman" w:hint="eastAsia"/>
                <w:color w:val="000000"/>
                <w:sz w:val="24"/>
                <w:szCs w:val="24"/>
              </w:rPr>
              <w:t xml:space="preserve"> </w:t>
            </w:r>
          </w:p>
          <w:p w:rsidR="00B00A02" w:rsidRDefault="00B00A02" w:rsidP="00B00A02">
            <w:pPr>
              <w:spacing w:line="300" w:lineRule="auto"/>
              <w:rPr>
                <w:rFonts w:ascii="Times New Roman" w:eastAsiaTheme="minorEastAsia" w:hAnsi="Times New Roman" w:cs="Times New Roman"/>
                <w:sz w:val="24"/>
                <w:szCs w:val="24"/>
              </w:rPr>
            </w:pPr>
            <w:r>
              <w:rPr>
                <w:rFonts w:ascii="Times New Roman" w:hAnsi="Times New Roman" w:cs="Times New Roman" w:hint="eastAsia"/>
                <w:sz w:val="24"/>
                <w:szCs w:val="24"/>
              </w:rPr>
              <w:t xml:space="preserve">1, Following the </w:t>
            </w:r>
            <w:proofErr w:type="spellStart"/>
            <w:r>
              <w:rPr>
                <w:rFonts w:ascii="Times New Roman" w:eastAsiaTheme="minorEastAsia" w:hAnsi="Times New Roman" w:cs="Times New Roman" w:hint="eastAsia"/>
                <w:sz w:val="24"/>
                <w:szCs w:val="24"/>
              </w:rPr>
              <w:t>DMst</w:t>
            </w:r>
            <w:proofErr w:type="spellEnd"/>
            <w:r>
              <w:rPr>
                <w:rFonts w:ascii="Times New Roman" w:eastAsiaTheme="minorEastAsia" w:hAnsi="Times New Roman" w:cs="Times New Roman" w:hint="eastAsia"/>
                <w:sz w:val="24"/>
                <w:szCs w:val="24"/>
              </w:rPr>
              <w:t xml:space="preserve"> structure, the points </w:t>
            </w:r>
            <w:proofErr w:type="gramStart"/>
            <w:r>
              <w:rPr>
                <w:rFonts w:ascii="Times New Roman" w:eastAsiaTheme="minorEastAsia" w:hAnsi="Times New Roman" w:cs="Times New Roman" w:hint="eastAsia"/>
                <w:sz w:val="24"/>
                <w:szCs w:val="24"/>
              </w:rPr>
              <w:t>are</w:t>
            </w:r>
            <w:proofErr w:type="gramEnd"/>
            <w:r>
              <w:rPr>
                <w:rFonts w:ascii="Times New Roman" w:eastAsiaTheme="minorEastAsia" w:hAnsi="Times New Roman" w:cs="Times New Roman" w:hint="eastAsia"/>
                <w:sz w:val="24"/>
                <w:szCs w:val="24"/>
              </w:rPr>
              <w:t xml:space="preserve"> divided into two parts, i.e. the body points and the </w:t>
            </w:r>
            <w:r w:rsidR="004763EB">
              <w:rPr>
                <w:rFonts w:ascii="Times New Roman" w:eastAsiaTheme="minorEastAsia" w:hAnsi="Times New Roman" w:cs="Times New Roman" w:hint="eastAsia"/>
                <w:sz w:val="24"/>
                <w:szCs w:val="24"/>
              </w:rPr>
              <w:t>marginal points</w:t>
            </w:r>
            <w:r>
              <w:rPr>
                <w:rFonts w:ascii="Times New Roman" w:eastAsiaTheme="minorEastAsia" w:hAnsi="Times New Roman" w:cs="Times New Roman" w:hint="eastAsia"/>
                <w:sz w:val="24"/>
                <w:szCs w:val="24"/>
              </w:rPr>
              <w:t xml:space="preserve">.  </w:t>
            </w:r>
            <w:r w:rsidRPr="00D3490E">
              <w:rPr>
                <w:rFonts w:ascii="Times New Roman" w:eastAsiaTheme="minorEastAsia" w:hAnsi="Times New Roman" w:cs="Times New Roman"/>
                <w:sz w:val="24"/>
                <w:szCs w:val="24"/>
              </w:rPr>
              <w:t>Corresponding</w:t>
            </w:r>
            <w:r>
              <w:rPr>
                <w:rFonts w:ascii="Times New Roman" w:eastAsiaTheme="minorEastAsia" w:hAnsi="Times New Roman" w:cs="Times New Roman" w:hint="eastAsia"/>
                <w:sz w:val="24"/>
                <w:szCs w:val="24"/>
              </w:rPr>
              <w:t xml:space="preserve">ly, the </w:t>
            </w:r>
            <w:r w:rsidRPr="00C54053">
              <w:rPr>
                <w:rFonts w:ascii="Times New Roman" w:eastAsiaTheme="minorEastAsia" w:hAnsi="Times New Roman" w:cs="Times New Roman"/>
                <w:sz w:val="24"/>
                <w:szCs w:val="24"/>
              </w:rPr>
              <w:t>X</w:t>
            </w:r>
            <w:r w:rsidRPr="00C54053">
              <w:rPr>
                <w:rFonts w:ascii="Times New Roman" w:eastAsiaTheme="minorEastAsia" w:hAnsi="Times New Roman" w:cs="Times New Roman"/>
                <w:sz w:val="24"/>
                <w:szCs w:val="24"/>
                <w:vertAlign w:val="subscript"/>
              </w:rPr>
              <w:t>1</w:t>
            </w:r>
            <w:r>
              <w:rPr>
                <w:rFonts w:ascii="Times New Roman" w:eastAsiaTheme="minorEastAsia" w:hAnsi="Times New Roman" w:cs="Times New Roman" w:hint="eastAsia"/>
                <w:sz w:val="24"/>
                <w:szCs w:val="24"/>
                <w:vertAlign w:val="subscript"/>
              </w:rPr>
              <w:t xml:space="preserve"> </w:t>
            </w:r>
            <w:r>
              <w:rPr>
                <w:rFonts w:ascii="Times New Roman" w:eastAsiaTheme="minorEastAsia" w:hAnsi="Times New Roman" w:cs="Times New Roman" w:hint="eastAsia"/>
                <w:sz w:val="24"/>
                <w:szCs w:val="24"/>
              </w:rPr>
              <w:t>is divided into 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rPr>
              <w:t xml:space="preserve"> and X</w:t>
            </w:r>
            <w:r w:rsidRPr="00AF36C4">
              <w:rPr>
                <w:rFonts w:ascii="Times New Roman" w:eastAsiaTheme="minorEastAsia" w:hAnsi="Times New Roman" w:cs="Times New Roman" w:hint="eastAsia"/>
                <w:sz w:val="24"/>
                <w:szCs w:val="24"/>
                <w:vertAlign w:val="subscript"/>
              </w:rPr>
              <w:t>1</w:t>
            </w:r>
            <w:r>
              <w:rPr>
                <w:rFonts w:ascii="Times New Roman" w:eastAsiaTheme="minorEastAsia" w:hAnsi="Times New Roman" w:cs="Times New Roman" w:hint="eastAsia"/>
                <w:sz w:val="24"/>
                <w:szCs w:val="24"/>
                <w:vertAlign w:val="superscript"/>
              </w:rPr>
              <w:t>2</w:t>
            </w:r>
            <w:r>
              <w:rPr>
                <w:rFonts w:ascii="Times New Roman" w:eastAsiaTheme="minorEastAsia" w:hAnsi="Times New Roman" w:cs="Times New Roman" w:hint="eastAsia"/>
                <w:sz w:val="24"/>
                <w:szCs w:val="24"/>
              </w:rPr>
              <w:t>.</w:t>
            </w:r>
          </w:p>
          <w:p w:rsidR="00B00A02" w:rsidRDefault="00B00A02" w:rsidP="00B00A02">
            <w:pPr>
              <w:spacing w:line="300" w:lineRule="auto"/>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2, As </w:t>
            </w:r>
            <w:r>
              <w:rPr>
                <w:rFonts w:ascii="Times New Roman" w:hAnsi="Times New Roman" w:cs="Times New Roman" w:hint="eastAsia"/>
                <w:sz w:val="24"/>
                <w:szCs w:val="24"/>
              </w:rPr>
              <w:t xml:space="preserve">the features of a point contain two </w:t>
            </w:r>
            <w:r>
              <w:rPr>
                <w:rFonts w:ascii="Times New Roman" w:hAnsi="Times New Roman" w:cs="Times New Roman"/>
                <w:sz w:val="24"/>
                <w:szCs w:val="24"/>
              </w:rPr>
              <w:t>feature</w:t>
            </w:r>
            <w:r>
              <w:rPr>
                <w:rFonts w:ascii="Times New Roman" w:hAnsi="Times New Roman" w:cs="Times New Roman" w:hint="eastAsia"/>
                <w:sz w:val="24"/>
                <w:szCs w:val="24"/>
              </w:rPr>
              <w:t xml:space="preserve"> describers, the </w:t>
            </w:r>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rPr>
              <w:t>, X</w:t>
            </w:r>
            <w:r w:rsidRPr="00AF36C4">
              <w:rPr>
                <w:rFonts w:ascii="Times New Roman" w:eastAsiaTheme="minorEastAsia" w:hAnsi="Times New Roman" w:cs="Times New Roman" w:hint="eastAsia"/>
                <w:sz w:val="24"/>
                <w:szCs w:val="24"/>
                <w:vertAlign w:val="subscript"/>
              </w:rPr>
              <w:t>1</w:t>
            </w:r>
            <w:r w:rsidRPr="00AF36C4">
              <w:rPr>
                <w:rFonts w:ascii="Times New Roman" w:eastAsiaTheme="minorEastAsia" w:hAnsi="Times New Roman" w:cs="Times New Roman" w:hint="eastAsia"/>
                <w:sz w:val="24"/>
                <w:szCs w:val="24"/>
                <w:vertAlign w:val="superscript"/>
              </w:rPr>
              <w:t>1</w:t>
            </w:r>
            <w:r>
              <w:rPr>
                <w:rFonts w:ascii="Times New Roman" w:eastAsiaTheme="minorEastAsia" w:hAnsi="Times New Roman" w:cs="Times New Roman" w:hint="eastAsia"/>
                <w:sz w:val="24"/>
                <w:szCs w:val="24"/>
                <w:vertAlign w:val="superscript"/>
              </w:rPr>
              <w:t>,2</w:t>
            </w:r>
            <w:r>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w:t>
            </w:r>
            <w:r>
              <w:rPr>
                <w:rFonts w:ascii="Times New Roman" w:eastAsiaTheme="minorEastAsia" w:hAnsi="Times New Roman" w:cs="Times New Roman" w:hint="eastAsia"/>
                <w:sz w:val="24"/>
                <w:szCs w:val="24"/>
              </w:rPr>
              <w:t>X</w:t>
            </w:r>
            <w:r w:rsidRPr="00AF36C4">
              <w:rPr>
                <w:rFonts w:ascii="Times New Roman" w:eastAsiaTheme="minorEastAsia" w:hAnsi="Times New Roman" w:cs="Times New Roman" w:hint="eastAsia"/>
                <w:sz w:val="24"/>
                <w:szCs w:val="24"/>
                <w:vertAlign w:val="subscript"/>
              </w:rPr>
              <w:t>1</w:t>
            </w:r>
            <w:r>
              <w:rPr>
                <w:rFonts w:ascii="Times New Roman" w:eastAsiaTheme="minorEastAsia" w:hAnsi="Times New Roman" w:cs="Times New Roman" w:hint="eastAsia"/>
                <w:sz w:val="24"/>
                <w:szCs w:val="24"/>
                <w:vertAlign w:val="superscript"/>
              </w:rPr>
              <w:t>2</w:t>
            </w:r>
            <w:r>
              <w:rPr>
                <w:rFonts w:ascii="Times New Roman" w:eastAsiaTheme="minorEastAsia" w:hAnsi="Times New Roman" w:cs="Times New Roman" w:hint="eastAsia"/>
                <w:sz w:val="24"/>
                <w:szCs w:val="24"/>
              </w:rPr>
              <w:t>=[X</w:t>
            </w:r>
            <w:r>
              <w:rPr>
                <w:rFonts w:ascii="Times New Roman" w:eastAsiaTheme="minorEastAsia" w:hAnsi="Times New Roman" w:cs="Times New Roman" w:hint="eastAsia"/>
                <w:sz w:val="24"/>
                <w:szCs w:val="24"/>
                <w:vertAlign w:val="subscript"/>
              </w:rPr>
              <w:t>2</w:t>
            </w:r>
            <w:r>
              <w:rPr>
                <w:rFonts w:ascii="Times New Roman" w:eastAsiaTheme="minorEastAsia" w:hAnsi="Times New Roman" w:cs="Times New Roman" w:hint="eastAsia"/>
                <w:sz w:val="24"/>
                <w:szCs w:val="24"/>
                <w:vertAlign w:val="superscript"/>
              </w:rPr>
              <w:t>2,1</w:t>
            </w:r>
            <w:r>
              <w:rPr>
                <w:rFonts w:ascii="Times New Roman" w:eastAsiaTheme="minorEastAsia" w:hAnsi="Times New Roman" w:cs="Times New Roman" w:hint="eastAsia"/>
                <w:sz w:val="24"/>
                <w:szCs w:val="24"/>
              </w:rPr>
              <w:t>, X</w:t>
            </w:r>
            <w:r>
              <w:rPr>
                <w:rFonts w:ascii="Times New Roman" w:eastAsiaTheme="minorEastAsia" w:hAnsi="Times New Roman" w:cs="Times New Roman" w:hint="eastAsia"/>
                <w:sz w:val="24"/>
                <w:szCs w:val="24"/>
                <w:vertAlign w:val="subscript"/>
              </w:rPr>
              <w:t>2</w:t>
            </w:r>
            <w:r>
              <w:rPr>
                <w:rFonts w:ascii="Times New Roman" w:eastAsiaTheme="minorEastAsia" w:hAnsi="Times New Roman" w:cs="Times New Roman" w:hint="eastAsia"/>
                <w:sz w:val="24"/>
                <w:szCs w:val="24"/>
                <w:vertAlign w:val="superscript"/>
              </w:rPr>
              <w:t>2,2</w:t>
            </w:r>
            <w:r>
              <w:rPr>
                <w:rFonts w:ascii="Times New Roman" w:eastAsiaTheme="minorEastAsia" w:hAnsi="Times New Roman" w:cs="Times New Roman" w:hint="eastAsia"/>
                <w:sz w:val="24"/>
                <w:szCs w:val="24"/>
              </w:rPr>
              <w:t>].</w:t>
            </w:r>
          </w:p>
          <w:p w:rsidR="005F007E" w:rsidRPr="004C2DAC" w:rsidRDefault="00B00A02" w:rsidP="005F007E">
            <w:pPr>
              <w:autoSpaceDE w:val="0"/>
              <w:autoSpaceDN w:val="0"/>
              <w:adjustRightInd w:val="0"/>
              <w:jc w:val="left"/>
              <w:rPr>
                <w:rFonts w:ascii="Times-Roman" w:hAnsi="Times-Roman" w:cs="Times-Roman"/>
                <w:color w:val="000000"/>
                <w:sz w:val="24"/>
                <w:szCs w:val="24"/>
              </w:rPr>
            </w:pPr>
            <w:r w:rsidRPr="00B00A02">
              <w:rPr>
                <w:rFonts w:ascii="Times-Roman" w:hAnsi="Times-Roman" w:cs="Times-Roman"/>
                <w:b/>
                <w:color w:val="000000"/>
                <w:sz w:val="24"/>
                <w:szCs w:val="24"/>
              </w:rPr>
              <w:t>F</w:t>
            </w:r>
            <w:r w:rsidRPr="00B00A02">
              <w:rPr>
                <w:rFonts w:ascii="Times-Roman" w:hAnsi="Times-Roman" w:cs="Times-Roman" w:hint="eastAsia"/>
                <w:b/>
                <w:color w:val="000000"/>
                <w:sz w:val="24"/>
                <w:szCs w:val="24"/>
              </w:rPr>
              <w:t>or</w:t>
            </w:r>
            <w:r>
              <w:rPr>
                <w:rFonts w:ascii="Times-Roman" w:hAnsi="Times-Roman" w:cs="Times-Roman" w:hint="eastAsia"/>
                <w:color w:val="000000"/>
                <w:sz w:val="24"/>
                <w:szCs w:val="24"/>
              </w:rPr>
              <w:t xml:space="preserve">  t =1</w:t>
            </w:r>
            <w:r>
              <w:rPr>
                <w:rFonts w:ascii="Times-Roman" w:hAnsi="Times-Roman" w:cs="Times-Roman"/>
                <w:color w:val="000000"/>
                <w:sz w:val="24"/>
                <w:szCs w:val="24"/>
              </w:rPr>
              <w:t>…</w:t>
            </w:r>
            <w:r>
              <w:rPr>
                <w:rFonts w:ascii="Times-Roman" w:hAnsi="Times-Roman" w:cs="Times-Roman" w:hint="eastAsia"/>
                <w:color w:val="000000"/>
                <w:sz w:val="24"/>
                <w:szCs w:val="24"/>
              </w:rPr>
              <w:t xml:space="preserve">T </w:t>
            </w:r>
            <w:r w:rsidRPr="00B00A02">
              <w:rPr>
                <w:rFonts w:ascii="Times-Roman" w:hAnsi="Times-Roman" w:cs="Times-Roman" w:hint="eastAsia"/>
                <w:b/>
                <w:color w:val="000000"/>
                <w:sz w:val="24"/>
                <w:szCs w:val="24"/>
              </w:rPr>
              <w:t>do</w:t>
            </w:r>
          </w:p>
          <w:p w:rsidR="00E35A0B" w:rsidRDefault="0003589C" w:rsidP="00B00A02">
            <w:pPr>
              <w:autoSpaceDE w:val="0"/>
              <w:autoSpaceDN w:val="0"/>
              <w:adjustRightInd w:val="0"/>
              <w:ind w:leftChars="200" w:left="420"/>
              <w:jc w:val="left"/>
              <w:rPr>
                <w:rFonts w:ascii="Times-Bold" w:hAnsi="Times-Bold" w:cs="Times-Bold"/>
                <w:b/>
                <w:bCs/>
                <w:color w:val="000000"/>
                <w:sz w:val="24"/>
                <w:szCs w:val="24"/>
              </w:rPr>
            </w:pPr>
            <w:r>
              <w:rPr>
                <w:rFonts w:ascii="Times-Bold" w:hAnsi="Times-Bold" w:cs="Times-Bold"/>
                <w:b/>
                <w:bCs/>
                <w:noProof/>
                <w:color w:val="000000"/>
                <w:sz w:val="24"/>
                <w:szCs w:val="24"/>
              </w:rPr>
              <mc:AlternateContent>
                <mc:Choice Requires="wps">
                  <w:drawing>
                    <wp:anchor distT="0" distB="0" distL="114300" distR="114300" simplePos="0" relativeHeight="251665408" behindDoc="0" locked="0" layoutInCell="1" allowOverlap="1" wp14:anchorId="05B7E88B" wp14:editId="7B60D464">
                      <wp:simplePos x="0" y="0"/>
                      <wp:positionH relativeFrom="column">
                        <wp:posOffset>105770</wp:posOffset>
                      </wp:positionH>
                      <wp:positionV relativeFrom="paragraph">
                        <wp:posOffset>105391</wp:posOffset>
                      </wp:positionV>
                      <wp:extent cx="0" cy="504967"/>
                      <wp:effectExtent l="0" t="0" r="19050" b="9525"/>
                      <wp:wrapNone/>
                      <wp:docPr id="4" name="直接连接符 4"/>
                      <wp:cNvGraphicFramePr/>
                      <a:graphic xmlns:a="http://schemas.openxmlformats.org/drawingml/2006/main">
                        <a:graphicData uri="http://schemas.microsoft.com/office/word/2010/wordprocessingShape">
                          <wps:wsp>
                            <wps:cNvCnPr/>
                            <wps:spPr>
                              <a:xfrm>
                                <a:off x="0" y="0"/>
                                <a:ext cx="0" cy="5049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8.35pt,8.3pt" to="8.3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" strokecolor="black [3213]"/>
                  </w:pict>
                </mc:Fallback>
              </mc:AlternateContent>
            </w:r>
            <w:r w:rsidR="00E35A0B" w:rsidRPr="004C2DAC">
              <w:rPr>
                <w:rFonts w:ascii="Times-Bold" w:hAnsi="Times-Bold" w:cs="Times-Bold"/>
                <w:b/>
                <w:bCs/>
                <w:color w:val="000000"/>
                <w:sz w:val="24"/>
                <w:szCs w:val="24"/>
              </w:rPr>
              <w:t>(</w:t>
            </w:r>
            <w:r w:rsidR="00B00A02" w:rsidRPr="00B00A02">
              <w:rPr>
                <w:rFonts w:ascii="Times-Bold" w:hAnsi="Times-Bold" w:cs="Times-Bold"/>
                <w:b/>
                <w:bCs/>
                <w:color w:val="000000"/>
                <w:sz w:val="24"/>
                <w:szCs w:val="24"/>
              </w:rPr>
              <w:t>forward</w:t>
            </w:r>
            <w:r w:rsidR="00B00A02">
              <w:rPr>
                <w:rFonts w:ascii="Times-Bold" w:hAnsi="Times-Bold" w:cs="Times-Bold" w:hint="eastAsia"/>
                <w:b/>
                <w:bCs/>
                <w:color w:val="000000"/>
                <w:sz w:val="24"/>
                <w:szCs w:val="24"/>
              </w:rPr>
              <w:t xml:space="preserve"> </w:t>
            </w:r>
            <w:r w:rsidR="00B00A02" w:rsidRPr="00B00A02">
              <w:rPr>
                <w:rFonts w:ascii="Times-Bold" w:hAnsi="Times-Bold" w:cs="Times-Bold"/>
                <w:b/>
                <w:bCs/>
                <w:color w:val="000000"/>
                <w:sz w:val="24"/>
                <w:szCs w:val="24"/>
              </w:rPr>
              <w:t>propagation</w:t>
            </w:r>
            <w:r w:rsidR="00E35A0B" w:rsidRPr="004C2DAC">
              <w:rPr>
                <w:rFonts w:ascii="Times-Bold" w:hAnsi="Times-Bold" w:cs="Times-Bold"/>
                <w:b/>
                <w:bCs/>
                <w:color w:val="000000"/>
                <w:sz w:val="24"/>
                <w:szCs w:val="24"/>
              </w:rPr>
              <w:t>):</w:t>
            </w:r>
          </w:p>
          <w:p w:rsidR="00B00A02" w:rsidRDefault="005346B7" w:rsidP="00B00A02">
            <w:pPr>
              <w:spacing w:line="300" w:lineRule="auto"/>
              <w:ind w:leftChars="200" w:left="420"/>
              <w:rPr>
                <w:rFonts w:ascii="Times New Roman" w:eastAsiaTheme="minorEastAsia" w:hAnsi="Times New Roman" w:cs="Times New Roman"/>
                <w:position w:val="-12"/>
                <w:sz w:val="24"/>
                <w:szCs w:val="24"/>
              </w:rPr>
            </w:pPr>
            <w:r>
              <w:rPr>
                <w:rFonts w:ascii="Times New Roman" w:eastAsiaTheme="minorEastAsia" w:hAnsi="Times New Roman" w:cs="Times New Roman" w:hint="eastAsia"/>
                <w:sz w:val="24"/>
                <w:szCs w:val="24"/>
              </w:rPr>
              <w:t>3</w:t>
            </w:r>
            <w:r w:rsidR="00B00A02">
              <w:rPr>
                <w:rFonts w:ascii="Times New Roman" w:eastAsiaTheme="minorEastAsia" w:hAnsi="Times New Roman" w:cs="Times New Roman" w:hint="eastAsia"/>
                <w:sz w:val="24"/>
                <w:szCs w:val="24"/>
              </w:rPr>
              <w:t xml:space="preserve">, Going </w:t>
            </w:r>
            <w:r w:rsidR="00B00A02">
              <w:rPr>
                <w:rFonts w:ascii="Times New Roman" w:eastAsiaTheme="minorEastAsia" w:hAnsi="Times New Roman" w:cs="Times New Roman"/>
                <w:sz w:val="24"/>
                <w:szCs w:val="24"/>
              </w:rPr>
              <w:t>through</w:t>
            </w:r>
            <w:r w:rsidR="00B00A02">
              <w:rPr>
                <w:rFonts w:ascii="Times New Roman" w:eastAsiaTheme="minorEastAsia" w:hAnsi="Times New Roman" w:cs="Times New Roman" w:hint="eastAsia"/>
                <w:sz w:val="24"/>
                <w:szCs w:val="24"/>
              </w:rPr>
              <w:t xml:space="preserve"> the Net1.</w:t>
            </w:r>
            <w:r w:rsidR="00B00A02" w:rsidRPr="00AF36C4">
              <w:rPr>
                <w:rFonts w:ascii="Times New Roman" w:eastAsiaTheme="minorEastAsia" w:hAnsi="Times New Roman" w:cs="Times New Roman"/>
                <w:position w:val="-12"/>
                <w:sz w:val="24"/>
                <w:szCs w:val="24"/>
              </w:rPr>
              <w:t xml:space="preserve"> </w:t>
            </w:r>
          </w:p>
          <w:p w:rsidR="00B00A02" w:rsidRDefault="00B00A02" w:rsidP="00B00A02">
            <w:pPr>
              <w:spacing w:line="300" w:lineRule="auto"/>
              <w:ind w:leftChars="200" w:left="420"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sidR="00232115" w:rsidRPr="00AF36C4">
              <w:rPr>
                <w:rFonts w:ascii="Times New Roman" w:eastAsiaTheme="minorEastAsia" w:hAnsi="Times New Roman" w:cs="Times New Roman"/>
                <w:position w:val="-12"/>
                <w:sz w:val="24"/>
                <w:szCs w:val="24"/>
              </w:rPr>
              <w:object w:dxaOrig="229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95pt;height:15.6pt" o:ole="">
                  <v:imagedata r:id="rId9" o:title=""/>
                </v:shape>
                <o:OLEObject Type="Embed" ProgID="Equation.DSMT4" ShapeID="_x0000_i1025" DrawAspect="Content" ObjectID="_1540741344" r:id="rId10"/>
              </w:object>
            </w:r>
            <w:r>
              <w:rPr>
                <w:rFonts w:ascii="Times New Roman" w:eastAsiaTheme="minorEastAsia" w:hAnsi="Times New Roman" w:cs="Times New Roman" w:hint="eastAsia"/>
                <w:sz w:val="24"/>
                <w:szCs w:val="24"/>
              </w:rPr>
              <w:t xml:space="preserve">                                                                              (1)</w:t>
            </w:r>
          </w:p>
          <w:p w:rsidR="00B00A02" w:rsidRDefault="00351624" w:rsidP="00FA0309">
            <w:pPr>
              <w:spacing w:line="300" w:lineRule="auto"/>
              <w:ind w:leftChars="200" w:left="420" w:firstLine="315"/>
              <w:rPr>
                <w:rFonts w:ascii="Times New Roman" w:eastAsiaTheme="minorEastAsia" w:hAnsi="Times New Roman" w:cs="Times New Roman"/>
                <w:sz w:val="24"/>
                <w:szCs w:val="24"/>
              </w:rPr>
            </w:pPr>
            <w:proofErr w:type="gramStart"/>
            <w:r w:rsidRPr="00FA0309">
              <w:rPr>
                <w:rFonts w:ascii="Times New Roman" w:hAnsi="Times New Roman" w:cs="Times New Roman"/>
                <w:sz w:val="24"/>
                <w:szCs w:val="24"/>
              </w:rPr>
              <w:t>where</w:t>
            </w:r>
            <w:proofErr w:type="gramEnd"/>
            <w:r>
              <w:rPr>
                <w:rFonts w:ascii="Times New Roman" w:eastAsiaTheme="minorEastAsia" w:hAnsi="Times New Roman" w:cs="Times New Roman" w:hint="eastAsia"/>
                <w:i/>
                <w:sz w:val="24"/>
                <w:szCs w:val="24"/>
              </w:rPr>
              <w:t xml:space="preserve"> </w:t>
            </w:r>
            <w:r w:rsidRPr="00FA0309">
              <w:rPr>
                <w:rFonts w:ascii="Times New Roman" w:hAnsi="Times New Roman" w:cs="Times New Roman"/>
                <w:i/>
                <w:noProof/>
                <w:sz w:val="24"/>
                <w:szCs w:val="24"/>
              </w:rPr>
              <mc:AlternateContent>
                <mc:Choice Requires="wps">
                  <w:drawing>
                    <wp:anchor distT="0" distB="0" distL="114300" distR="114300" simplePos="0" relativeHeight="251668480" behindDoc="0" locked="0" layoutInCell="1" allowOverlap="1" wp14:anchorId="4CC0ED80" wp14:editId="20641401">
                      <wp:simplePos x="0" y="0"/>
                      <wp:positionH relativeFrom="column">
                        <wp:posOffset>105770</wp:posOffset>
                      </wp:positionH>
                      <wp:positionV relativeFrom="paragraph">
                        <wp:posOffset>111703</wp:posOffset>
                      </wp:positionV>
                      <wp:extent cx="13336" cy="8325134"/>
                      <wp:effectExtent l="0" t="0" r="24765" b="19050"/>
                      <wp:wrapNone/>
                      <wp:docPr id="7" name="直接连接符 7"/>
                      <wp:cNvGraphicFramePr/>
                      <a:graphic xmlns:a="http://schemas.openxmlformats.org/drawingml/2006/main">
                        <a:graphicData uri="http://schemas.microsoft.com/office/word/2010/wordprocessingShape">
                          <wps:wsp>
                            <wps:cNvCnPr/>
                            <wps:spPr>
                              <a:xfrm flipH="1">
                                <a:off x="0" y="0"/>
                                <a:ext cx="13336" cy="83251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7" o:spid="_x0000_s1026" style="position:absolute;left:0;text-align:left;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35pt,8.8pt" to="9.4pt,6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" strokecolor="black [3213]"/>
                  </w:pict>
                </mc:Fallback>
              </mc:AlternateContent>
            </w:r>
            <w:r w:rsidRPr="00FA0309">
              <w:rPr>
                <w:rFonts w:ascii="Times New Roman" w:hAnsi="Times New Roman" w:cs="Times New Roman"/>
                <w:i/>
                <w:sz w:val="24"/>
                <w:szCs w:val="24"/>
              </w:rPr>
              <w:t>p</w:t>
            </w:r>
            <w:r>
              <w:rPr>
                <w:rFonts w:ascii="Times New Roman" w:eastAsiaTheme="minorEastAsia" w:hAnsi="Times New Roman" w:cs="Times New Roman" w:hint="eastAsia"/>
                <w:sz w:val="24"/>
                <w:szCs w:val="24"/>
              </w:rPr>
              <w:t xml:space="preserve"> </w:t>
            </w:r>
            <w:r w:rsidR="00B00A02">
              <w:rPr>
                <w:rFonts w:ascii="Times New Roman" w:eastAsiaTheme="minorEastAsia" w:hAnsi="Times New Roman" w:cs="Times New Roman" w:hint="eastAsia"/>
                <w:sz w:val="24"/>
                <w:szCs w:val="24"/>
              </w:rPr>
              <w:t xml:space="preserve">is to show a </w:t>
            </w:r>
            <w:r w:rsidR="00B00A02" w:rsidRPr="00D3490E">
              <w:rPr>
                <w:rFonts w:ascii="Times New Roman" w:eastAsiaTheme="minorEastAsia" w:hAnsi="Times New Roman" w:cs="Times New Roman"/>
                <w:sz w:val="24"/>
                <w:szCs w:val="24"/>
              </w:rPr>
              <w:t>variable</w:t>
            </w:r>
            <w:r w:rsidR="00B00A02">
              <w:rPr>
                <w:rFonts w:ascii="Times New Roman" w:eastAsiaTheme="minorEastAsia" w:hAnsi="Times New Roman" w:cs="Times New Roman" w:hint="eastAsia"/>
                <w:sz w:val="24"/>
                <w:szCs w:val="24"/>
              </w:rPr>
              <w:t xml:space="preserve"> belongs to body or margin. </w:t>
            </w:r>
            <w:r w:rsidR="00B00A02">
              <w:rPr>
                <w:rFonts w:ascii="Times New Roman" w:eastAsiaTheme="minorEastAsia" w:hAnsi="Times New Roman" w:cs="Times New Roman"/>
                <w:sz w:val="24"/>
                <w:szCs w:val="24"/>
              </w:rPr>
              <w:t>f</w:t>
            </w:r>
            <w:r w:rsidR="00B00A02">
              <w:rPr>
                <w:rFonts w:ascii="Times New Roman" w:eastAsiaTheme="minorEastAsia" w:hAnsi="Times New Roman" w:cs="Times New Roman" w:hint="eastAsia"/>
                <w:sz w:val="24"/>
                <w:szCs w:val="24"/>
              </w:rPr>
              <w:t xml:space="preserve"> is to show which </w:t>
            </w:r>
            <w:r w:rsidR="00B00A02">
              <w:rPr>
                <w:rFonts w:ascii="Times New Roman" w:eastAsiaTheme="minorEastAsia" w:hAnsi="Times New Roman" w:cs="Times New Roman"/>
                <w:sz w:val="24"/>
                <w:szCs w:val="24"/>
              </w:rPr>
              <w:t>describer</w:t>
            </w:r>
            <w:r w:rsidR="00B00A02">
              <w:rPr>
                <w:rFonts w:ascii="Times New Roman" w:eastAsiaTheme="minorEastAsia" w:hAnsi="Times New Roman" w:cs="Times New Roman" w:hint="eastAsia"/>
                <w:sz w:val="24"/>
                <w:szCs w:val="24"/>
              </w:rPr>
              <w:t xml:space="preserve"> a </w:t>
            </w:r>
            <w:r w:rsidR="00B00A02" w:rsidRPr="00D3490E">
              <w:rPr>
                <w:rFonts w:ascii="Times New Roman" w:eastAsiaTheme="minorEastAsia" w:hAnsi="Times New Roman" w:cs="Times New Roman"/>
                <w:sz w:val="24"/>
                <w:szCs w:val="24"/>
              </w:rPr>
              <w:t>variable</w:t>
            </w:r>
            <w:r w:rsidR="00B00A02">
              <w:rPr>
                <w:rFonts w:ascii="Times New Roman" w:eastAsiaTheme="minorEastAsia" w:hAnsi="Times New Roman" w:cs="Times New Roman" w:hint="eastAsia"/>
                <w:sz w:val="24"/>
                <w:szCs w:val="24"/>
              </w:rPr>
              <w:t xml:space="preserve"> connected</w:t>
            </w:r>
          </w:p>
          <w:p w:rsidR="00B00A02" w:rsidRDefault="005346B7" w:rsidP="00B00A02">
            <w:pPr>
              <w:spacing w:line="300" w:lineRule="auto"/>
              <w:ind w:leftChars="200" w:left="4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w:t>
            </w:r>
            <w:r w:rsidR="00B00A02">
              <w:rPr>
                <w:rFonts w:ascii="Times New Roman" w:eastAsiaTheme="minorEastAsia" w:hAnsi="Times New Roman" w:cs="Times New Roman" w:hint="eastAsia"/>
                <w:sz w:val="24"/>
                <w:szCs w:val="24"/>
              </w:rPr>
              <w:t>，</w:t>
            </w:r>
            <w:r w:rsidR="00B00A02">
              <w:rPr>
                <w:rFonts w:ascii="Times New Roman" w:eastAsiaTheme="minorEastAsia" w:hAnsi="Times New Roman" w:cs="Times New Roman" w:hint="eastAsia"/>
                <w:sz w:val="24"/>
                <w:szCs w:val="24"/>
              </w:rPr>
              <w:t xml:space="preserve"> Going </w:t>
            </w:r>
            <w:r w:rsidR="00B00A02">
              <w:rPr>
                <w:rFonts w:ascii="Times New Roman" w:eastAsiaTheme="minorEastAsia" w:hAnsi="Times New Roman" w:cs="Times New Roman"/>
                <w:sz w:val="24"/>
                <w:szCs w:val="24"/>
              </w:rPr>
              <w:t>through</w:t>
            </w:r>
            <w:r w:rsidR="00B00A02">
              <w:rPr>
                <w:rFonts w:ascii="Times New Roman" w:eastAsiaTheme="minorEastAsia" w:hAnsi="Times New Roman" w:cs="Times New Roman" w:hint="eastAsia"/>
                <w:sz w:val="24"/>
                <w:szCs w:val="24"/>
              </w:rPr>
              <w:t xml:space="preserve"> the Net3  </w:t>
            </w:r>
          </w:p>
          <w:p w:rsidR="00B00A02" w:rsidRDefault="00B00A02" w:rsidP="00B00A02">
            <w:pPr>
              <w:spacing w:line="300" w:lineRule="auto"/>
              <w:ind w:leftChars="200" w:left="420"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sidR="00232115" w:rsidRPr="00825D1E">
              <w:rPr>
                <w:rFonts w:ascii="Times New Roman" w:eastAsiaTheme="minorEastAsia" w:hAnsi="Times New Roman" w:cs="Times New Roman"/>
                <w:position w:val="-12"/>
                <w:sz w:val="24"/>
                <w:szCs w:val="24"/>
              </w:rPr>
              <w:object w:dxaOrig="3440" w:dyaOrig="380">
                <v:shape id="_x0000_i1026" type="#_x0000_t75" style="width:158.5pt;height:17.2pt" o:ole="">
                  <v:imagedata r:id="rId11" o:title=""/>
                </v:shape>
                <o:OLEObject Type="Embed" ProgID="Equation.DSMT4" ShapeID="_x0000_i1026" DrawAspect="Content" ObjectID="_1540741345" r:id="rId12"/>
              </w:object>
            </w:r>
            <w:r>
              <w:rPr>
                <w:rFonts w:ascii="Times New Roman" w:eastAsiaTheme="minorEastAsia" w:hAnsi="Times New Roman" w:cs="Times New Roman" w:hint="eastAsia"/>
                <w:sz w:val="24"/>
                <w:szCs w:val="24"/>
              </w:rPr>
              <w:t xml:space="preserve">                                                            (2)</w:t>
            </w:r>
          </w:p>
          <w:p w:rsidR="00B00A02" w:rsidRDefault="00584052" w:rsidP="00B00A02">
            <w:pPr>
              <w:spacing w:line="300" w:lineRule="auto"/>
              <w:ind w:leftChars="200" w:left="420" w:firstLine="240"/>
              <w:rPr>
                <w:rFonts w:ascii="Times New Roman" w:eastAsiaTheme="minorEastAsia" w:hAnsi="Times New Roman" w:cs="Times New Roman"/>
                <w:position w:val="-6"/>
                <w:sz w:val="24"/>
                <w:szCs w:val="24"/>
              </w:rPr>
            </w:pPr>
            <w:proofErr w:type="gramStart"/>
            <w:r w:rsidRPr="00FA0309">
              <w:rPr>
                <w:rFonts w:ascii="Times New Roman" w:hAnsi="Times New Roman" w:cs="Times New Roman"/>
                <w:sz w:val="24"/>
                <w:szCs w:val="24"/>
              </w:rPr>
              <w:t>where</w:t>
            </w:r>
            <w:proofErr w:type="gramEnd"/>
            <w:r>
              <w:rPr>
                <w:rFonts w:ascii="Times New Roman" w:eastAsiaTheme="minorEastAsia" w:hAnsi="Times New Roman" w:cs="Times New Roman" w:hint="eastAsia"/>
                <w:i/>
                <w:sz w:val="24"/>
                <w:szCs w:val="24"/>
              </w:rPr>
              <w:t xml:space="preserve"> </w:t>
            </w:r>
            <w:proofErr w:type="spellStart"/>
            <w:r w:rsidR="00B00A02">
              <w:rPr>
                <w:rFonts w:ascii="Times New Roman" w:eastAsiaTheme="minorEastAsia" w:hAnsi="Times New Roman" w:cs="Times New Roman" w:hint="eastAsia"/>
                <w:sz w:val="24"/>
                <w:szCs w:val="24"/>
              </w:rPr>
              <w:t>i</w:t>
            </w:r>
            <w:proofErr w:type="spellEnd"/>
            <w:r w:rsidR="00B00A02">
              <w:rPr>
                <w:rFonts w:ascii="Times New Roman" w:eastAsiaTheme="minorEastAsia" w:hAnsi="Times New Roman" w:cs="Times New Roman" w:hint="eastAsia"/>
                <w:sz w:val="24"/>
                <w:szCs w:val="24"/>
              </w:rPr>
              <w:t xml:space="preserve"> is the </w:t>
            </w:r>
            <w:proofErr w:type="spellStart"/>
            <w:r w:rsidR="00B00A02">
              <w:rPr>
                <w:rFonts w:ascii="Times New Roman" w:eastAsiaTheme="minorEastAsia" w:hAnsi="Times New Roman" w:cs="Times New Roman" w:hint="eastAsia"/>
                <w:sz w:val="24"/>
                <w:szCs w:val="24"/>
              </w:rPr>
              <w:t>ith</w:t>
            </w:r>
            <w:proofErr w:type="spellEnd"/>
            <w:r w:rsidR="00B00A02">
              <w:rPr>
                <w:rFonts w:ascii="Times New Roman" w:eastAsiaTheme="minorEastAsia" w:hAnsi="Times New Roman" w:cs="Times New Roman" w:hint="eastAsia"/>
                <w:sz w:val="24"/>
                <w:szCs w:val="24"/>
              </w:rPr>
              <w:t xml:space="preserve"> point in a cluster, </w:t>
            </w:r>
            <w:r w:rsidR="00B00A02" w:rsidRPr="00AF36C4">
              <w:rPr>
                <w:rFonts w:ascii="Times New Roman" w:eastAsiaTheme="minorEastAsia" w:hAnsi="Times New Roman" w:cs="Times New Roman"/>
                <w:position w:val="-6"/>
                <w:sz w:val="24"/>
                <w:szCs w:val="24"/>
              </w:rPr>
              <w:object w:dxaOrig="300" w:dyaOrig="279">
                <v:shape id="_x0000_i1027" type="#_x0000_t75" style="width:15.05pt;height:13.45pt" o:ole="">
                  <v:imagedata r:id="rId13" o:title=""/>
                </v:shape>
                <o:OLEObject Type="Embed" ProgID="Equation.DSMT4" ShapeID="_x0000_i1027" DrawAspect="Content" ObjectID="_1540741346" r:id="rId14"/>
              </w:object>
            </w:r>
            <w:r w:rsidR="00B00A02">
              <w:rPr>
                <w:rFonts w:ascii="Times New Roman" w:eastAsiaTheme="minorEastAsia" w:hAnsi="Times New Roman" w:cs="Times New Roman" w:hint="eastAsia"/>
                <w:sz w:val="24"/>
                <w:szCs w:val="24"/>
              </w:rPr>
              <w:t xml:space="preserve"> is the set of the  point of its </w:t>
            </w:r>
            <w:r w:rsidR="00B00A02" w:rsidRPr="00F839F0">
              <w:rPr>
                <w:rFonts w:ascii="Times New Roman" w:eastAsiaTheme="minorEastAsia" w:hAnsi="Times New Roman" w:cs="Times New Roman"/>
                <w:sz w:val="24"/>
                <w:szCs w:val="24"/>
              </w:rPr>
              <w:t>subscript</w:t>
            </w:r>
            <w:r w:rsidR="00B00A02">
              <w:rPr>
                <w:rFonts w:ascii="Times New Roman" w:eastAsiaTheme="minorEastAsia" w:hAnsi="Times New Roman" w:cs="Times New Roman" w:hint="eastAsia"/>
                <w:sz w:val="24"/>
                <w:szCs w:val="24"/>
              </w:rPr>
              <w:t xml:space="preserve">. </w:t>
            </w:r>
            <w:r w:rsidR="00B00A02">
              <w:rPr>
                <w:rFonts w:ascii="Times New Roman" w:eastAsiaTheme="minorEastAsia" w:hAnsi="Times New Roman" w:cs="Times New Roman"/>
                <w:sz w:val="24"/>
                <w:szCs w:val="24"/>
              </w:rPr>
              <w:t>B</w:t>
            </w:r>
            <w:r w:rsidR="00B00A02">
              <w:rPr>
                <w:rFonts w:ascii="Times New Roman" w:eastAsiaTheme="minorEastAsia" w:hAnsi="Times New Roman" w:cs="Times New Roman" w:hint="eastAsia"/>
                <w:sz w:val="24"/>
                <w:szCs w:val="24"/>
              </w:rPr>
              <w:t xml:space="preserve">ecause a point can both connect with the body points and the </w:t>
            </w:r>
            <w:r w:rsidR="004763EB">
              <w:rPr>
                <w:rFonts w:ascii="Times New Roman" w:eastAsiaTheme="minorEastAsia" w:hAnsi="Times New Roman" w:cs="Times New Roman" w:hint="eastAsia"/>
                <w:sz w:val="24"/>
                <w:szCs w:val="24"/>
              </w:rPr>
              <w:t>marginal points</w:t>
            </w:r>
            <w:r w:rsidR="00B00A02">
              <w:rPr>
                <w:rFonts w:ascii="Times New Roman" w:eastAsiaTheme="minorEastAsia" w:hAnsi="Times New Roman" w:cs="Times New Roman" w:hint="eastAsia"/>
                <w:sz w:val="24"/>
                <w:szCs w:val="24"/>
              </w:rPr>
              <w:t xml:space="preserve">, p is a </w:t>
            </w:r>
            <w:r w:rsidR="00B00A02">
              <w:rPr>
                <w:rFonts w:ascii="Times New Roman" w:eastAsiaTheme="minorEastAsia" w:hAnsi="Times New Roman" w:cs="Times New Roman"/>
                <w:sz w:val="24"/>
                <w:szCs w:val="24"/>
              </w:rPr>
              <w:t>function</w:t>
            </w:r>
            <w:r w:rsidR="00B00A02">
              <w:rPr>
                <w:rFonts w:ascii="Times New Roman" w:eastAsiaTheme="minorEastAsia" w:hAnsi="Times New Roman" w:cs="Times New Roman" w:hint="eastAsia"/>
                <w:sz w:val="24"/>
                <w:szCs w:val="24"/>
              </w:rPr>
              <w:t xml:space="preserve"> </w:t>
            </w:r>
            <w:proofErr w:type="gramStart"/>
            <w:r w:rsidR="00B00A02">
              <w:rPr>
                <w:rFonts w:ascii="Times New Roman" w:eastAsiaTheme="minorEastAsia" w:hAnsi="Times New Roman" w:cs="Times New Roman" w:hint="eastAsia"/>
                <w:sz w:val="24"/>
                <w:szCs w:val="24"/>
              </w:rPr>
              <w:t xml:space="preserve">of </w:t>
            </w:r>
            <w:proofErr w:type="gramEnd"/>
            <w:r w:rsidR="00B00A02" w:rsidRPr="00AF36C4">
              <w:rPr>
                <w:rFonts w:ascii="Times New Roman" w:eastAsiaTheme="minorEastAsia" w:hAnsi="Times New Roman" w:cs="Times New Roman"/>
                <w:position w:val="-6"/>
                <w:sz w:val="24"/>
                <w:szCs w:val="24"/>
              </w:rPr>
              <w:object w:dxaOrig="300" w:dyaOrig="279">
                <v:shape id="_x0000_i1028" type="#_x0000_t75" style="width:15.05pt;height:13.45pt" o:ole="">
                  <v:imagedata r:id="rId13" o:title=""/>
                </v:shape>
                <o:OLEObject Type="Embed" ProgID="Equation.DSMT4" ShapeID="_x0000_i1028" DrawAspect="Content" ObjectID="_1540741347" r:id="rId15"/>
              </w:object>
            </w:r>
            <w:r w:rsidR="00B00A02">
              <w:rPr>
                <w:rFonts w:ascii="Times New Roman" w:eastAsiaTheme="minorEastAsia" w:hAnsi="Times New Roman" w:cs="Times New Roman" w:hint="eastAsia"/>
                <w:sz w:val="24"/>
                <w:szCs w:val="24"/>
              </w:rPr>
              <w:t>.</w:t>
            </w:r>
          </w:p>
          <w:p w:rsidR="00B00A02" w:rsidRDefault="005346B7" w:rsidP="00B00A02">
            <w:pPr>
              <w:spacing w:line="300" w:lineRule="auto"/>
              <w:ind w:leftChars="200" w:left="4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5</w:t>
            </w:r>
            <w:r w:rsidR="00B00A02">
              <w:rPr>
                <w:rFonts w:ascii="Times New Roman" w:eastAsiaTheme="minorEastAsia" w:hAnsi="Times New Roman" w:cs="Times New Roman" w:hint="eastAsia"/>
                <w:sz w:val="24"/>
                <w:szCs w:val="24"/>
              </w:rPr>
              <w:t>，</w:t>
            </w:r>
            <w:r w:rsidR="00B00A02">
              <w:rPr>
                <w:rFonts w:ascii="Times New Roman" w:eastAsiaTheme="minorEastAsia" w:hAnsi="Times New Roman" w:cs="Times New Roman" w:hint="eastAsia"/>
                <w:sz w:val="24"/>
                <w:szCs w:val="24"/>
              </w:rPr>
              <w:t xml:space="preserve">Before going </w:t>
            </w:r>
            <w:r w:rsidR="00B00A02">
              <w:rPr>
                <w:rFonts w:ascii="Times New Roman" w:eastAsiaTheme="minorEastAsia" w:hAnsi="Times New Roman" w:cs="Times New Roman"/>
                <w:sz w:val="24"/>
                <w:szCs w:val="24"/>
              </w:rPr>
              <w:t>through</w:t>
            </w:r>
            <w:r w:rsidR="00B00A02">
              <w:rPr>
                <w:rFonts w:ascii="Times New Roman" w:eastAsiaTheme="minorEastAsia" w:hAnsi="Times New Roman" w:cs="Times New Roman" w:hint="eastAsia"/>
                <w:sz w:val="24"/>
                <w:szCs w:val="24"/>
              </w:rPr>
              <w:t xml:space="preserve"> the Net2, </w:t>
            </w:r>
            <w:r w:rsidR="00B00A02" w:rsidRPr="00F839F0">
              <w:rPr>
                <w:rFonts w:ascii="Times New Roman" w:eastAsiaTheme="minorEastAsia" w:hAnsi="Times New Roman" w:cs="Times New Roman"/>
                <w:sz w:val="24"/>
                <w:szCs w:val="24"/>
              </w:rPr>
              <w:t xml:space="preserve">the two </w:t>
            </w:r>
            <w:ins w:id="679" w:author="User" w:date="2016-11-08T15:50:00Z">
              <w:r w:rsidR="00844471">
                <w:rPr>
                  <w:rFonts w:ascii="Times New Roman" w:eastAsiaTheme="minorEastAsia" w:hAnsi="Times New Roman" w:cs="Times New Roman"/>
                  <w:sz w:val="24"/>
                  <w:szCs w:val="24"/>
                </w:rPr>
                <w:t>representations</w:t>
              </w:r>
            </w:ins>
            <w:ins w:id="680" w:author="User" w:date="2016-11-08T15:49:00Z">
              <w:r w:rsidR="00844471">
                <w:rPr>
                  <w:rFonts w:ascii="Times New Roman" w:eastAsiaTheme="minorEastAsia" w:hAnsi="Times New Roman" w:cs="Times New Roman" w:hint="eastAsia"/>
                  <w:sz w:val="24"/>
                  <w:szCs w:val="24"/>
                </w:rPr>
                <w:t xml:space="preserve"> </w:t>
              </w:r>
            </w:ins>
            <w:ins w:id="681" w:author="User" w:date="2016-11-08T15:50:00Z">
              <w:r w:rsidR="00844471">
                <w:rPr>
                  <w:rFonts w:ascii="Times New Roman" w:eastAsiaTheme="minorEastAsia" w:hAnsi="Times New Roman" w:cs="Times New Roman" w:hint="eastAsia"/>
                  <w:sz w:val="24"/>
                  <w:szCs w:val="24"/>
                </w:rPr>
                <w:t xml:space="preserve">learnt </w:t>
              </w:r>
            </w:ins>
            <w:del w:id="682" w:author="User" w:date="2016-11-08T15:50:00Z">
              <w:r w:rsidR="00B00A02" w:rsidRPr="00F839F0" w:rsidDel="00844471">
                <w:rPr>
                  <w:rFonts w:ascii="Times New Roman" w:eastAsiaTheme="minorEastAsia" w:hAnsi="Times New Roman" w:cs="Times New Roman"/>
                  <w:sz w:val="24"/>
                  <w:szCs w:val="24"/>
                </w:rPr>
                <w:delText xml:space="preserve">features extracted </w:delText>
              </w:r>
            </w:del>
            <w:r w:rsidR="00B00A02" w:rsidRPr="00F839F0">
              <w:rPr>
                <w:rFonts w:ascii="Times New Roman" w:eastAsiaTheme="minorEastAsia" w:hAnsi="Times New Roman" w:cs="Times New Roman"/>
                <w:sz w:val="24"/>
                <w:szCs w:val="24"/>
              </w:rPr>
              <w:t>from the two feature describers are concatenated as one feature</w:t>
            </w:r>
            <w:r w:rsidR="00B00A02">
              <w:rPr>
                <w:rFonts w:ascii="Times New Roman" w:eastAsiaTheme="minorEastAsia" w:hAnsi="Times New Roman" w:cs="Times New Roman" w:hint="eastAsia"/>
                <w:sz w:val="24"/>
                <w:szCs w:val="24"/>
              </w:rPr>
              <w:t>.</w:t>
            </w:r>
            <w:r w:rsidR="00B00A02" w:rsidRPr="00AF36C4">
              <w:rPr>
                <w:rFonts w:ascii="Times New Roman" w:eastAsiaTheme="minorEastAsia" w:hAnsi="Times New Roman" w:cs="Times New Roman"/>
                <w:position w:val="-12"/>
                <w:sz w:val="24"/>
                <w:szCs w:val="24"/>
              </w:rPr>
              <w:t xml:space="preserve"> </w:t>
            </w:r>
            <w:r w:rsidR="00232115" w:rsidRPr="00AF36C4">
              <w:rPr>
                <w:rFonts w:ascii="Times New Roman" w:eastAsiaTheme="minorEastAsia" w:hAnsi="Times New Roman" w:cs="Times New Roman"/>
                <w:position w:val="-12"/>
                <w:sz w:val="24"/>
                <w:szCs w:val="24"/>
              </w:rPr>
              <w:object w:dxaOrig="1740" w:dyaOrig="380">
                <v:shape id="_x0000_i1029" type="#_x0000_t75" style="width:77.9pt;height:16.65pt" o:ole="">
                  <v:imagedata r:id="rId16" o:title=""/>
                </v:shape>
                <o:OLEObject Type="Embed" ProgID="Equation.DSMT4" ShapeID="_x0000_i1029" DrawAspect="Content" ObjectID="_1540741348" r:id="rId17"/>
              </w:object>
            </w:r>
            <w:r w:rsidR="00B00A02">
              <w:rPr>
                <w:rFonts w:ascii="Times New Roman" w:eastAsiaTheme="minorEastAsia" w:hAnsi="Times New Roman" w:cs="Times New Roman" w:hint="eastAsia"/>
                <w:sz w:val="24"/>
                <w:szCs w:val="24"/>
              </w:rPr>
              <w:t xml:space="preserve">                                                                                             </w:t>
            </w:r>
          </w:p>
          <w:p w:rsidR="00B00A02" w:rsidRDefault="005346B7"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6</w:t>
            </w:r>
            <w:r w:rsidR="00B00A02">
              <w:rPr>
                <w:rFonts w:ascii="Times New Roman" w:eastAsiaTheme="minorEastAsia" w:hAnsi="Times New Roman" w:cs="Times New Roman" w:hint="eastAsia"/>
                <w:sz w:val="24"/>
                <w:szCs w:val="24"/>
              </w:rPr>
              <w:t>，</w:t>
            </w:r>
            <w:r w:rsidR="00B00A02" w:rsidRPr="00F839F0">
              <w:rPr>
                <w:rFonts w:ascii="Times New Roman" w:eastAsiaTheme="minorEastAsia" w:hAnsi="Times New Roman" w:cs="Times New Roman"/>
                <w:sz w:val="24"/>
                <w:szCs w:val="24"/>
              </w:rPr>
              <w:t xml:space="preserve">Going through the </w:t>
            </w:r>
            <w:r w:rsidR="00B00A02">
              <w:rPr>
                <w:rFonts w:ascii="Times New Roman" w:eastAsiaTheme="minorEastAsia" w:hAnsi="Times New Roman" w:cs="Times New Roman" w:hint="eastAsia"/>
                <w:sz w:val="24"/>
                <w:szCs w:val="24"/>
              </w:rPr>
              <w:t xml:space="preserve">Net2  </w:t>
            </w:r>
          </w:p>
          <w:p w:rsidR="00B00A02" w:rsidRDefault="00B00A02" w:rsidP="00B00A02">
            <w:pPr>
              <w:spacing w:line="300" w:lineRule="auto"/>
              <w:ind w:leftChars="200" w:left="420" w:firstLineChars="50" w:firstLine="1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sidR="00232115" w:rsidRPr="00AF36C4">
              <w:rPr>
                <w:rFonts w:ascii="Times New Roman" w:eastAsiaTheme="minorEastAsia" w:hAnsi="Times New Roman" w:cs="Times New Roman"/>
                <w:position w:val="-12"/>
                <w:sz w:val="24"/>
                <w:szCs w:val="24"/>
              </w:rPr>
              <w:object w:dxaOrig="1719" w:dyaOrig="380">
                <v:shape id="_x0000_i1030" type="#_x0000_t75" style="width:1in;height:15.6pt" o:ole="">
                  <v:imagedata r:id="rId18" o:title=""/>
                </v:shape>
                <o:OLEObject Type="Embed" ProgID="Equation.DSMT4" ShapeID="_x0000_i1030" DrawAspect="Content" ObjectID="_1540741349" r:id="rId19"/>
              </w:object>
            </w:r>
            <w:r>
              <w:rPr>
                <w:rFonts w:ascii="Times New Roman" w:eastAsiaTheme="minorEastAsia" w:hAnsi="Times New Roman" w:cs="Times New Roman" w:hint="eastAsia"/>
                <w:sz w:val="24"/>
                <w:szCs w:val="24"/>
              </w:rPr>
              <w:t xml:space="preserve">                                                                          (3)</w:t>
            </w:r>
          </w:p>
          <w:p w:rsidR="00B00A02" w:rsidRDefault="005346B7" w:rsidP="00B00A02">
            <w:pPr>
              <w:spacing w:line="300" w:lineRule="auto"/>
              <w:ind w:leftChars="200" w:left="4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7</w:t>
            </w:r>
            <w:r w:rsidR="00B00A02">
              <w:rPr>
                <w:rFonts w:ascii="Times New Roman" w:eastAsiaTheme="minorEastAsia" w:hAnsi="Times New Roman" w:cs="Times New Roman" w:hint="eastAsia"/>
                <w:sz w:val="24"/>
                <w:szCs w:val="24"/>
              </w:rPr>
              <w:t>，</w:t>
            </w:r>
            <w:r w:rsidR="00B00A02">
              <w:rPr>
                <w:rFonts w:ascii="Times New Roman" w:eastAsiaTheme="minorEastAsia" w:hAnsi="Times New Roman" w:cs="Times New Roman" w:hint="eastAsia"/>
                <w:sz w:val="24"/>
                <w:szCs w:val="24"/>
              </w:rPr>
              <w:t xml:space="preserve">Going </w:t>
            </w:r>
            <w:r w:rsidR="00B00A02">
              <w:rPr>
                <w:rFonts w:ascii="Times New Roman" w:eastAsiaTheme="minorEastAsia" w:hAnsi="Times New Roman" w:cs="Times New Roman"/>
                <w:sz w:val="24"/>
                <w:szCs w:val="24"/>
              </w:rPr>
              <w:t>through</w:t>
            </w:r>
            <w:r w:rsidR="00B00A02">
              <w:rPr>
                <w:rFonts w:ascii="Times New Roman" w:eastAsiaTheme="minorEastAsia" w:hAnsi="Times New Roman" w:cs="Times New Roman" w:hint="eastAsia"/>
                <w:sz w:val="24"/>
                <w:szCs w:val="24"/>
              </w:rPr>
              <w:t xml:space="preserve"> the Net3  </w:t>
            </w:r>
          </w:p>
          <w:p w:rsidR="00B00A02" w:rsidRPr="00825D1E" w:rsidRDefault="00B00A02" w:rsidP="00B00A02">
            <w:pPr>
              <w:spacing w:line="300" w:lineRule="auto"/>
              <w:ind w:leftChars="200" w:left="42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sidR="00232115" w:rsidRPr="00825D1E">
              <w:rPr>
                <w:rFonts w:ascii="Times New Roman" w:eastAsiaTheme="minorEastAsia" w:hAnsi="Times New Roman" w:cs="Times New Roman"/>
                <w:position w:val="-12"/>
                <w:sz w:val="24"/>
                <w:szCs w:val="24"/>
              </w:rPr>
              <w:object w:dxaOrig="3159" w:dyaOrig="380">
                <v:shape id="_x0000_i1031" type="#_x0000_t75" style="width:137pt;height:15.6pt" o:ole="">
                  <v:imagedata r:id="rId20" o:title=""/>
                </v:shape>
                <o:OLEObject Type="Embed" ProgID="Equation.DSMT4" ShapeID="_x0000_i1031" DrawAspect="Content" ObjectID="_1540741350" r:id="rId21"/>
              </w:object>
            </w:r>
            <w:r w:rsidRPr="00825D1E">
              <w:rPr>
                <w:rFonts w:ascii="Times New Roman" w:eastAsiaTheme="minorEastAsia" w:hAnsi="Times New Roman" w:cs="Times New Roman" w:hint="eastAsia"/>
                <w:sz w:val="24"/>
                <w:szCs w:val="24"/>
              </w:rPr>
              <w:t xml:space="preserve">                                                   (4)</w:t>
            </w:r>
          </w:p>
          <w:p w:rsidR="00B00A02" w:rsidRDefault="005346B7"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8</w:t>
            </w:r>
            <w:r w:rsidR="00B00A02" w:rsidRPr="00825D1E">
              <w:rPr>
                <w:rFonts w:ascii="Times New Roman" w:eastAsiaTheme="minorEastAsia" w:hAnsi="Times New Roman" w:cs="Times New Roman" w:hint="eastAsia"/>
                <w:sz w:val="24"/>
                <w:szCs w:val="24"/>
              </w:rPr>
              <w:t>，</w:t>
            </w:r>
            <w:r w:rsidR="00B00A02" w:rsidRPr="00825D1E">
              <w:rPr>
                <w:rFonts w:ascii="Times New Roman" w:eastAsiaTheme="minorEastAsia" w:hAnsi="Times New Roman" w:cs="Times New Roman" w:hint="eastAsia"/>
                <w:sz w:val="24"/>
                <w:szCs w:val="24"/>
              </w:rPr>
              <w:t xml:space="preserve">Going </w:t>
            </w:r>
            <w:r w:rsidR="00B00A02" w:rsidRPr="00825D1E">
              <w:rPr>
                <w:rFonts w:ascii="Times New Roman" w:eastAsiaTheme="minorEastAsia" w:hAnsi="Times New Roman" w:cs="Times New Roman"/>
                <w:sz w:val="24"/>
                <w:szCs w:val="24"/>
              </w:rPr>
              <w:t>through</w:t>
            </w:r>
            <w:r w:rsidR="00B00A02" w:rsidRPr="00825D1E">
              <w:rPr>
                <w:rFonts w:ascii="Times New Roman" w:eastAsiaTheme="minorEastAsia" w:hAnsi="Times New Roman" w:cs="Times New Roman" w:hint="eastAsia"/>
                <w:sz w:val="24"/>
                <w:szCs w:val="24"/>
              </w:rPr>
              <w:t xml:space="preserve"> the Net4</w:t>
            </w:r>
            <w:r w:rsidR="00B00A02">
              <w:rPr>
                <w:rFonts w:ascii="Times New Roman" w:eastAsiaTheme="minorEastAsia" w:hAnsi="Times New Roman" w:cs="Times New Roman" w:hint="eastAsia"/>
                <w:sz w:val="24"/>
                <w:szCs w:val="24"/>
              </w:rPr>
              <w:t xml:space="preserve"> </w:t>
            </w:r>
          </w:p>
          <w:p w:rsidR="00B00A02" w:rsidRDefault="00B00A02" w:rsidP="00B00A02">
            <w:pPr>
              <w:spacing w:line="300" w:lineRule="auto"/>
              <w:ind w:leftChars="200" w:left="780" w:hangingChars="150" w:hanging="360"/>
              <w:rPr>
                <w:rFonts w:ascii="Times New Roman" w:eastAsiaTheme="minorEastAsia" w:hAnsi="Times New Roman" w:cs="Times New Roman"/>
                <w:position w:val="-28"/>
              </w:rPr>
            </w:pPr>
            <w:r>
              <w:rPr>
                <w:rFonts w:ascii="Times New Roman" w:eastAsiaTheme="minorEastAsia" w:hAnsi="Times New Roman" w:cs="Times New Roman" w:hint="eastAsia"/>
                <w:sz w:val="24"/>
                <w:szCs w:val="24"/>
              </w:rPr>
              <w:t xml:space="preserve">   </w:t>
            </w:r>
            <w:r w:rsidR="00232115" w:rsidRPr="00AF36C4">
              <w:rPr>
                <w:rFonts w:ascii="Times New Roman" w:eastAsiaTheme="minorEastAsia" w:hAnsi="Times New Roman" w:cs="Times New Roman"/>
                <w:position w:val="-12"/>
                <w:szCs w:val="22"/>
              </w:rPr>
              <w:object w:dxaOrig="3080" w:dyaOrig="380">
                <v:shape id="_x0000_i1032" type="#_x0000_t75" style="width:137pt;height:16.65pt" o:ole="">
                  <v:imagedata r:id="rId22" o:title=""/>
                </v:shape>
                <o:OLEObject Type="Embed" ProgID="Equation.DSMT4" ShapeID="_x0000_i1032" DrawAspect="Content" ObjectID="_1540741351" r:id="rId23"/>
              </w:object>
            </w:r>
            <w:r>
              <w:rPr>
                <w:rFonts w:ascii="Times New Roman" w:eastAsiaTheme="minorEastAsia" w:hAnsi="Times New Roman" w:cs="Times New Roman" w:hint="eastAsia"/>
                <w:sz w:val="24"/>
                <w:szCs w:val="24"/>
              </w:rPr>
              <w:t xml:space="preserve">                                                   (5)</w:t>
            </w:r>
          </w:p>
          <w:p w:rsidR="00B00A02" w:rsidRDefault="005346B7"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9</w:t>
            </w:r>
            <w:r w:rsidR="00B00A02">
              <w:rPr>
                <w:rFonts w:ascii="Times New Roman" w:eastAsiaTheme="minorEastAsia" w:hAnsi="Times New Roman" w:cs="Times New Roman" w:hint="eastAsia"/>
                <w:sz w:val="24"/>
                <w:szCs w:val="24"/>
              </w:rPr>
              <w:t>，</w:t>
            </w:r>
            <w:r w:rsidR="00B00A02">
              <w:rPr>
                <w:rFonts w:ascii="Times New Roman" w:eastAsiaTheme="minorEastAsia" w:hAnsi="Times New Roman" w:cs="Times New Roman" w:hint="eastAsia"/>
                <w:sz w:val="24"/>
                <w:szCs w:val="24"/>
              </w:rPr>
              <w:t xml:space="preserve">Going </w:t>
            </w:r>
            <w:r w:rsidR="00B00A02">
              <w:rPr>
                <w:rFonts w:ascii="Times New Roman" w:eastAsiaTheme="minorEastAsia" w:hAnsi="Times New Roman" w:cs="Times New Roman"/>
                <w:sz w:val="24"/>
                <w:szCs w:val="24"/>
              </w:rPr>
              <w:t>through</w:t>
            </w:r>
            <w:r w:rsidR="00B00A02">
              <w:rPr>
                <w:rFonts w:ascii="Times New Roman" w:eastAsiaTheme="minorEastAsia" w:hAnsi="Times New Roman" w:cs="Times New Roman" w:hint="eastAsia"/>
                <w:sz w:val="24"/>
                <w:szCs w:val="24"/>
              </w:rPr>
              <w:t xml:space="preserve"> the </w:t>
            </w:r>
            <w:r w:rsidR="00B00A02" w:rsidRPr="00AF36C4">
              <w:rPr>
                <w:rFonts w:ascii="Times New Roman" w:eastAsiaTheme="minorEastAsia" w:hAnsi="Times New Roman" w:cs="Times New Roman" w:hint="eastAsia"/>
                <w:sz w:val="24"/>
                <w:szCs w:val="24"/>
              </w:rPr>
              <w:t>Net5</w:t>
            </w:r>
            <w:r w:rsidR="00B00A02">
              <w:rPr>
                <w:rFonts w:ascii="Times New Roman" w:eastAsiaTheme="minorEastAsia" w:hAnsi="Times New Roman" w:cs="Times New Roman" w:hint="eastAsia"/>
                <w:sz w:val="24"/>
                <w:szCs w:val="24"/>
              </w:rPr>
              <w:t xml:space="preserve"> </w:t>
            </w:r>
          </w:p>
          <w:p w:rsidR="00B00A02" w:rsidRDefault="00B00A02" w:rsidP="00B00A02">
            <w:pPr>
              <w:spacing w:line="300" w:lineRule="auto"/>
              <w:ind w:leftChars="200" w:left="780" w:hangingChars="150" w:hanging="360"/>
              <w:rPr>
                <w:rFonts w:ascii="Times New Roman" w:eastAsiaTheme="minorEastAsia" w:hAnsi="Times New Roman" w:cs="Times New Roman"/>
                <w:position w:val="-14"/>
              </w:rPr>
            </w:pPr>
            <w:r>
              <w:rPr>
                <w:rFonts w:ascii="Times New Roman" w:eastAsiaTheme="minorEastAsia" w:hAnsi="Times New Roman" w:cs="Times New Roman" w:hint="eastAsia"/>
                <w:sz w:val="24"/>
                <w:szCs w:val="24"/>
              </w:rPr>
              <w:t xml:space="preserve">    </w:t>
            </w:r>
            <w:r w:rsidR="00232115" w:rsidRPr="00C54053">
              <w:rPr>
                <w:rFonts w:ascii="Times New Roman" w:eastAsiaTheme="minorEastAsia" w:hAnsi="Times New Roman" w:cs="Times New Roman"/>
                <w:position w:val="-14"/>
                <w:szCs w:val="22"/>
              </w:rPr>
              <w:object w:dxaOrig="3060" w:dyaOrig="400">
                <v:shape id="_x0000_i1033" type="#_x0000_t75" style="width:131.1pt;height:17.2pt" o:ole="">
                  <v:imagedata r:id="rId24" o:title=""/>
                </v:shape>
                <o:OLEObject Type="Embed" ProgID="Equation.DSMT4" ShapeID="_x0000_i1033" DrawAspect="Content" ObjectID="_1540741352" r:id="rId25"/>
              </w:object>
            </w:r>
            <w:r>
              <w:rPr>
                <w:rFonts w:ascii="Times New Roman" w:eastAsiaTheme="minorEastAsia" w:hAnsi="Times New Roman" w:cs="Times New Roman" w:hint="eastAsia"/>
                <w:sz w:val="24"/>
                <w:szCs w:val="24"/>
              </w:rPr>
              <w:t xml:space="preserve">                                                  (6)</w:t>
            </w:r>
          </w:p>
          <w:p w:rsidR="00B00A02" w:rsidRDefault="00584052" w:rsidP="00B00A02">
            <w:pPr>
              <w:spacing w:line="300" w:lineRule="auto"/>
              <w:ind w:leftChars="200" w:left="420" w:firstLineChars="50" w:firstLine="120"/>
              <w:rPr>
                <w:rFonts w:ascii="Times New Roman" w:eastAsiaTheme="minorEastAsia" w:hAnsi="Times New Roman" w:cs="Times New Roman"/>
                <w:sz w:val="24"/>
                <w:szCs w:val="24"/>
              </w:rPr>
            </w:pPr>
            <w:proofErr w:type="gramStart"/>
            <w:r w:rsidRPr="00FA0309">
              <w:rPr>
                <w:rFonts w:ascii="Times New Roman" w:hAnsi="Times New Roman" w:cs="Times New Roman"/>
                <w:sz w:val="24"/>
                <w:szCs w:val="24"/>
              </w:rPr>
              <w:t>where</w:t>
            </w:r>
            <w:proofErr w:type="gramEnd"/>
            <w:r>
              <w:rPr>
                <w:rFonts w:ascii="Times New Roman" w:eastAsiaTheme="minorEastAsia" w:hAnsi="Times New Roman" w:cs="Times New Roman" w:hint="eastAsia"/>
                <w:i/>
                <w:sz w:val="24"/>
                <w:szCs w:val="24"/>
              </w:rPr>
              <w:t xml:space="preserve"> </w:t>
            </w:r>
            <w:r w:rsidR="00B00A02">
              <w:rPr>
                <w:rFonts w:ascii="Times New Roman" w:eastAsiaTheme="minorEastAsia" w:hAnsi="Times New Roman" w:cs="Times New Roman" w:hint="eastAsia"/>
                <w:sz w:val="24"/>
                <w:szCs w:val="24"/>
              </w:rPr>
              <w:t xml:space="preserve">h shows the </w:t>
            </w:r>
            <w:proofErr w:type="spellStart"/>
            <w:r w:rsidR="00B00A02">
              <w:rPr>
                <w:rFonts w:ascii="Times New Roman" w:eastAsiaTheme="minorEastAsia" w:hAnsi="Times New Roman" w:cs="Times New Roman" w:hint="eastAsia"/>
                <w:sz w:val="24"/>
                <w:szCs w:val="24"/>
              </w:rPr>
              <w:t>hth</w:t>
            </w:r>
            <w:proofErr w:type="spellEnd"/>
            <w:r w:rsidR="00B00A02">
              <w:rPr>
                <w:rFonts w:ascii="Times New Roman" w:eastAsiaTheme="minorEastAsia" w:hAnsi="Times New Roman" w:cs="Times New Roman" w:hint="eastAsia"/>
                <w:sz w:val="24"/>
                <w:szCs w:val="24"/>
              </w:rPr>
              <w:t xml:space="preserve"> layer the cluster belonging to.</w:t>
            </w:r>
          </w:p>
          <w:p w:rsidR="00B00A02" w:rsidRDefault="005346B7"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10</w:t>
            </w:r>
            <w:r w:rsidR="00B00A02">
              <w:rPr>
                <w:rFonts w:ascii="Times New Roman" w:eastAsiaTheme="minorEastAsia" w:hAnsi="Times New Roman" w:cs="Times New Roman" w:hint="eastAsia"/>
                <w:sz w:val="24"/>
                <w:szCs w:val="24"/>
              </w:rPr>
              <w:t>，</w:t>
            </w:r>
            <w:r w:rsidR="00B00A02">
              <w:rPr>
                <w:rFonts w:ascii="Times New Roman" w:eastAsiaTheme="minorEastAsia" w:hAnsi="Times New Roman" w:cs="Times New Roman" w:hint="eastAsia"/>
                <w:sz w:val="24"/>
                <w:szCs w:val="24"/>
              </w:rPr>
              <w:t xml:space="preserve">Going </w:t>
            </w:r>
            <w:r w:rsidR="00B00A02">
              <w:rPr>
                <w:rFonts w:ascii="Times New Roman" w:eastAsiaTheme="minorEastAsia" w:hAnsi="Times New Roman" w:cs="Times New Roman"/>
                <w:sz w:val="24"/>
                <w:szCs w:val="24"/>
              </w:rPr>
              <w:t>through</w:t>
            </w:r>
            <w:r w:rsidR="00B00A02">
              <w:rPr>
                <w:rFonts w:ascii="Times New Roman" w:eastAsiaTheme="minorEastAsia" w:hAnsi="Times New Roman" w:cs="Times New Roman" w:hint="eastAsia"/>
                <w:sz w:val="24"/>
                <w:szCs w:val="24"/>
              </w:rPr>
              <w:t xml:space="preserve"> </w:t>
            </w:r>
            <w:proofErr w:type="spellStart"/>
            <w:r w:rsidR="00B00A02">
              <w:rPr>
                <w:rFonts w:ascii="Times New Roman" w:eastAsiaTheme="minorEastAsia" w:hAnsi="Times New Roman" w:cs="Times New Roman" w:hint="eastAsia"/>
                <w:sz w:val="24"/>
                <w:szCs w:val="24"/>
              </w:rPr>
              <w:t>softmax</w:t>
            </w:r>
            <w:proofErr w:type="spellEnd"/>
            <w:r w:rsidR="00B00A02">
              <w:rPr>
                <w:rFonts w:ascii="Times New Roman" w:eastAsiaTheme="minorEastAsia" w:hAnsi="Times New Roman" w:cs="Times New Roman" w:hint="eastAsia"/>
                <w:sz w:val="24"/>
                <w:szCs w:val="24"/>
              </w:rPr>
              <w:t xml:space="preserve"> layer</w:t>
            </w:r>
          </w:p>
          <w:p w:rsidR="00B00A02" w:rsidRDefault="00B00A02"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 xml:space="preserve">     </w:t>
            </w:r>
            <w:r w:rsidR="00232115" w:rsidRPr="00AF36C4">
              <w:rPr>
                <w:rFonts w:ascii="Times New Roman" w:eastAsiaTheme="minorEastAsia" w:hAnsi="Times New Roman" w:cs="Times New Roman"/>
                <w:position w:val="-28"/>
                <w:szCs w:val="22"/>
              </w:rPr>
              <w:object w:dxaOrig="3580" w:dyaOrig="540">
                <v:shape id="_x0000_i1034" type="#_x0000_t75" style="width:148.85pt;height:22.55pt" o:ole="">
                  <v:imagedata r:id="rId26" o:title=""/>
                </v:shape>
                <o:OLEObject Type="Embed" ProgID="Equation.DSMT4" ShapeID="_x0000_i1034" DrawAspect="Content" ObjectID="_1540741353" r:id="rId27"/>
              </w:object>
            </w:r>
            <w:r>
              <w:rPr>
                <w:rFonts w:ascii="Times New Roman" w:eastAsiaTheme="minorEastAsia" w:hAnsi="Times New Roman" w:cs="Times New Roman" w:hint="eastAsia"/>
                <w:sz w:val="24"/>
                <w:szCs w:val="24"/>
              </w:rPr>
              <w:t xml:space="preserve">                                  (7)</w:t>
            </w:r>
          </w:p>
          <w:p w:rsidR="00B00A02" w:rsidRDefault="00B00A02" w:rsidP="00B00A02">
            <w:pPr>
              <w:autoSpaceDE w:val="0"/>
              <w:autoSpaceDN w:val="0"/>
              <w:adjustRightInd w:val="0"/>
              <w:ind w:leftChars="200" w:left="420"/>
              <w:jc w:val="left"/>
              <w:rPr>
                <w:rFonts w:ascii="Times-Bold" w:hAnsi="Times-Bold" w:cs="Times-Bold"/>
                <w:b/>
                <w:bCs/>
                <w:color w:val="000000"/>
                <w:sz w:val="24"/>
                <w:szCs w:val="24"/>
              </w:rPr>
            </w:pPr>
            <w:r w:rsidRPr="004C2DAC">
              <w:rPr>
                <w:rFonts w:ascii="Times-Bold" w:hAnsi="Times-Bold" w:cs="Times-Bold"/>
                <w:b/>
                <w:bCs/>
                <w:color w:val="000000"/>
                <w:sz w:val="24"/>
                <w:szCs w:val="24"/>
              </w:rPr>
              <w:t xml:space="preserve"> (</w:t>
            </w:r>
            <w:r>
              <w:rPr>
                <w:rFonts w:ascii="Times-Bold" w:hAnsi="Times-Bold" w:cs="Times-Bold" w:hint="eastAsia"/>
                <w:b/>
                <w:bCs/>
                <w:color w:val="000000"/>
                <w:sz w:val="24"/>
                <w:szCs w:val="24"/>
              </w:rPr>
              <w:t xml:space="preserve">back </w:t>
            </w:r>
            <w:r w:rsidRPr="00B00A02">
              <w:rPr>
                <w:rFonts w:ascii="Times-Bold" w:hAnsi="Times-Bold" w:cs="Times-Bold"/>
                <w:b/>
                <w:bCs/>
                <w:color w:val="000000"/>
                <w:sz w:val="24"/>
                <w:szCs w:val="24"/>
              </w:rPr>
              <w:t>propagation</w:t>
            </w:r>
            <w:r w:rsidRPr="004C2DAC">
              <w:rPr>
                <w:rFonts w:ascii="Times-Bold" w:hAnsi="Times-Bold" w:cs="Times-Bold"/>
                <w:b/>
                <w:bCs/>
                <w:color w:val="000000"/>
                <w:sz w:val="24"/>
                <w:szCs w:val="24"/>
              </w:rPr>
              <w:t>):</w:t>
            </w:r>
          </w:p>
          <w:p w:rsidR="00B00A02" w:rsidRDefault="00B00A02" w:rsidP="00B00A02">
            <w:pPr>
              <w:autoSpaceDE w:val="0"/>
              <w:autoSpaceDN w:val="0"/>
              <w:adjustRightInd w:val="0"/>
              <w:ind w:leftChars="200" w:left="420"/>
              <w:jc w:val="left"/>
              <w:rPr>
                <w:rFonts w:ascii="Times-Bold" w:hAnsi="Times-Bold" w:cs="Times-Bold"/>
                <w:b/>
                <w:bCs/>
                <w:color w:val="000000"/>
                <w:sz w:val="24"/>
                <w:szCs w:val="24"/>
              </w:rPr>
            </w:pPr>
          </w:p>
          <w:p w:rsidR="00B00A02" w:rsidRDefault="005346B7"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11</w:t>
            </w:r>
            <w:r w:rsidR="00B12236">
              <w:rPr>
                <w:rFonts w:ascii="Times New Roman" w:eastAsiaTheme="minorEastAsia" w:hAnsi="Times New Roman" w:cs="Times New Roman" w:hint="eastAsia"/>
                <w:sz w:val="24"/>
                <w:szCs w:val="24"/>
              </w:rPr>
              <w:t xml:space="preserve">. </w:t>
            </w:r>
            <w:r w:rsidR="00B00A02">
              <w:rPr>
                <w:rFonts w:ascii="Times New Roman" w:eastAsiaTheme="minorEastAsia" w:hAnsi="Times New Roman" w:cs="Times New Roman" w:hint="eastAsia"/>
                <w:sz w:val="24"/>
                <w:szCs w:val="24"/>
              </w:rPr>
              <w:t>B</w:t>
            </w:r>
            <w:r w:rsidR="00B00A02" w:rsidRPr="00B00A02">
              <w:rPr>
                <w:rFonts w:ascii="Times New Roman" w:eastAsiaTheme="minorEastAsia" w:hAnsi="Times New Roman" w:cs="Times New Roman"/>
                <w:sz w:val="24"/>
                <w:szCs w:val="24"/>
              </w:rPr>
              <w:t>ack propagation</w:t>
            </w:r>
            <w:r w:rsidR="00B00A02" w:rsidRPr="00B00A02">
              <w:rPr>
                <w:rFonts w:ascii="Times New Roman" w:eastAsiaTheme="minorEastAsia" w:hAnsi="Times New Roman" w:cs="Times New Roman" w:hint="eastAsia"/>
                <w:sz w:val="24"/>
                <w:szCs w:val="24"/>
              </w:rPr>
              <w:t xml:space="preserve"> </w:t>
            </w:r>
            <w:r w:rsidR="00B00A02">
              <w:rPr>
                <w:rFonts w:ascii="Times New Roman" w:eastAsiaTheme="minorEastAsia" w:hAnsi="Times New Roman" w:cs="Times New Roman" w:hint="eastAsia"/>
                <w:sz w:val="24"/>
                <w:szCs w:val="24"/>
              </w:rPr>
              <w:t xml:space="preserve">use the </w:t>
            </w:r>
            <w:r w:rsidR="00B00A02" w:rsidRPr="00B00A02">
              <w:rPr>
                <w:rFonts w:ascii="Times New Roman" w:eastAsiaTheme="minorEastAsia" w:hAnsi="Times New Roman" w:cs="Times New Roman"/>
                <w:sz w:val="24"/>
                <w:szCs w:val="24"/>
              </w:rPr>
              <w:t>cross entropy</w:t>
            </w:r>
            <w:r w:rsidR="00B00A02">
              <w:rPr>
                <w:rFonts w:ascii="Times New Roman" w:eastAsiaTheme="minorEastAsia" w:hAnsi="Times New Roman" w:cs="Times New Roman" w:hint="eastAsia"/>
                <w:sz w:val="24"/>
                <w:szCs w:val="24"/>
              </w:rPr>
              <w:t xml:space="preserve"> loss </w:t>
            </w:r>
            <w:r w:rsidR="00B00A02">
              <w:rPr>
                <w:rFonts w:ascii="Times New Roman" w:eastAsiaTheme="minorEastAsia" w:hAnsi="Times New Roman" w:cs="Times New Roman"/>
                <w:sz w:val="24"/>
                <w:szCs w:val="24"/>
              </w:rPr>
              <w:t>function</w:t>
            </w:r>
          </w:p>
          <w:p w:rsidR="00B00A02" w:rsidRDefault="00B00A02" w:rsidP="00B00A02">
            <w:pPr>
              <w:spacing w:line="300" w:lineRule="auto"/>
              <w:ind w:leftChars="200" w:left="780" w:hangingChars="150" w:hanging="360"/>
              <w:rPr>
                <w:rFonts w:ascii="Times New Roman" w:eastAsiaTheme="minorEastAsia" w:hAnsi="Times New Roman" w:cs="Times New Roman"/>
                <w:position w:val="-28"/>
                <w:sz w:val="24"/>
                <w:szCs w:val="24"/>
              </w:rPr>
            </w:pPr>
            <w:r>
              <w:rPr>
                <w:rFonts w:ascii="Times New Roman" w:eastAsiaTheme="minorEastAsia" w:hAnsi="Times New Roman" w:cs="Times New Roman" w:hint="eastAsia"/>
                <w:sz w:val="24"/>
                <w:szCs w:val="24"/>
              </w:rPr>
              <w:t xml:space="preserve">    </w:t>
            </w:r>
            <w:r w:rsidR="00232115" w:rsidRPr="00C54053">
              <w:rPr>
                <w:rFonts w:ascii="Times New Roman" w:eastAsiaTheme="minorEastAsia" w:hAnsi="Times New Roman" w:cs="Times New Roman"/>
                <w:position w:val="-28"/>
                <w:sz w:val="24"/>
                <w:szCs w:val="24"/>
              </w:rPr>
              <w:object w:dxaOrig="1719" w:dyaOrig="680">
                <v:shape id="_x0000_i1035" type="#_x0000_t75" style="width:68.25pt;height:26.85pt" o:ole="">
                  <v:imagedata r:id="rId28" o:title=""/>
                </v:shape>
                <o:OLEObject Type="Embed" ProgID="Equation.DSMT4" ShapeID="_x0000_i1035" DrawAspect="Content" ObjectID="_1540741354" r:id="rId29"/>
              </w:object>
            </w:r>
            <w:r>
              <w:rPr>
                <w:rFonts w:ascii="Times New Roman" w:eastAsiaTheme="minorEastAsia" w:hAnsi="Times New Roman" w:cs="Times New Roman" w:hint="eastAsia"/>
                <w:sz w:val="24"/>
                <w:szCs w:val="24"/>
              </w:rPr>
              <w:t xml:space="preserve">                                                                        (8)</w:t>
            </w:r>
          </w:p>
          <w:p w:rsidR="00B00A02" w:rsidRDefault="00B00A02"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position w:val="-28"/>
                <w:sz w:val="24"/>
                <w:szCs w:val="24"/>
              </w:rPr>
              <w:t xml:space="preserve">   </w:t>
            </w:r>
            <w:r w:rsidR="00584052" w:rsidRPr="00FA0309">
              <w:rPr>
                <w:rFonts w:ascii="Times New Roman" w:hAnsi="Times New Roman" w:cs="Times New Roman"/>
                <w:sz w:val="24"/>
                <w:szCs w:val="24"/>
              </w:rPr>
              <w:t>where</w:t>
            </w:r>
            <w:r>
              <w:rPr>
                <w:rFonts w:ascii="Times New Roman" w:eastAsiaTheme="minorEastAsia" w:hAnsi="Times New Roman" w:cs="Times New Roman" w:hint="eastAsia"/>
                <w:position w:val="-28"/>
                <w:sz w:val="24"/>
                <w:szCs w:val="24"/>
              </w:rPr>
              <w:t xml:space="preserve">  </w:t>
            </w:r>
            <w:r w:rsidRPr="001966D2">
              <w:rPr>
                <w:rFonts w:ascii="Times New Roman" w:eastAsiaTheme="minorEastAsia" w:hAnsi="Times New Roman" w:cs="Times New Roman"/>
                <w:position w:val="-10"/>
                <w:sz w:val="24"/>
                <w:szCs w:val="24"/>
              </w:rPr>
              <w:object w:dxaOrig="300" w:dyaOrig="499">
                <v:shape id="_x0000_i1036" type="#_x0000_t75" style="width:15.05pt;height:25.25pt" o:ole="">
                  <v:imagedata r:id="rId30" o:title=""/>
                </v:shape>
                <o:OLEObject Type="Embed" ProgID="Equation.DSMT4" ShapeID="_x0000_i1036" DrawAspect="Content" ObjectID="_1540741355" r:id="rId31"/>
              </w:object>
            </w:r>
            <w:r>
              <w:rPr>
                <w:rFonts w:ascii="Times New Roman" w:eastAsiaTheme="minorEastAsia" w:hAnsi="Times New Roman" w:cs="Times New Roman" w:hint="eastAsia"/>
                <w:position w:val="-10"/>
                <w:sz w:val="24"/>
                <w:szCs w:val="24"/>
              </w:rPr>
              <w:t xml:space="preserve"> </w:t>
            </w:r>
            <w:r>
              <w:rPr>
                <w:rFonts w:ascii="Times New Roman" w:eastAsiaTheme="minorEastAsia" w:hAnsi="Times New Roman" w:cs="Times New Roman" w:hint="eastAsia"/>
                <w:sz w:val="24"/>
                <w:szCs w:val="24"/>
              </w:rPr>
              <w:t>is the true label</w:t>
            </w:r>
          </w:p>
          <w:p w:rsidR="00B00A02" w:rsidRPr="005346B7" w:rsidRDefault="005346B7" w:rsidP="00B00A02">
            <w:pPr>
              <w:spacing w:line="300" w:lineRule="auto"/>
              <w:ind w:leftChars="200" w:left="780" w:hangingChars="150" w:hanging="36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12</w:t>
            </w:r>
            <w:r w:rsidR="00B12236">
              <w:rPr>
                <w:rFonts w:ascii="Times New Roman" w:eastAsiaTheme="minorEastAsia" w:hAnsi="Times New Roman" w:cs="Times New Roman" w:hint="eastAsia"/>
                <w:sz w:val="24"/>
                <w:szCs w:val="24"/>
              </w:rPr>
              <w:t xml:space="preserve">. </w:t>
            </w:r>
            <w:r>
              <w:rPr>
                <w:rFonts w:ascii="Times New Roman" w:eastAsiaTheme="minorEastAsia" w:hAnsi="Times New Roman" w:cs="Times New Roman" w:hint="eastAsia"/>
                <w:sz w:val="24"/>
                <w:szCs w:val="24"/>
              </w:rPr>
              <w:t>B</w:t>
            </w:r>
            <w:r w:rsidRPr="005346B7">
              <w:rPr>
                <w:rFonts w:ascii="Times New Roman" w:eastAsiaTheme="minorEastAsia" w:hAnsi="Times New Roman" w:cs="Times New Roman"/>
                <w:sz w:val="24"/>
                <w:szCs w:val="24"/>
              </w:rPr>
              <w:t xml:space="preserve">ack propagation </w:t>
            </w:r>
            <w:r>
              <w:rPr>
                <w:rFonts w:ascii="Times New Roman" w:eastAsiaTheme="minorEastAsia" w:hAnsi="Times New Roman" w:cs="Times New Roman" w:hint="eastAsia"/>
                <w:sz w:val="24"/>
                <w:szCs w:val="24"/>
              </w:rPr>
              <w:t>through all the layers and u</w:t>
            </w:r>
            <w:r>
              <w:rPr>
                <w:rFonts w:ascii="Times New Roman" w:eastAsiaTheme="minorEastAsia" w:hAnsi="Times New Roman" w:cs="Times New Roman"/>
                <w:sz w:val="24"/>
                <w:szCs w:val="24"/>
              </w:rPr>
              <w:t>pdate</w:t>
            </w:r>
            <w:r w:rsidR="00B12236">
              <w:rPr>
                <w:rFonts w:ascii="Times New Roman" w:eastAsiaTheme="minorEastAsia" w:hAnsi="Times New Roman" w:cs="Times New Roman" w:hint="eastAsia"/>
                <w:sz w:val="24"/>
                <w:szCs w:val="24"/>
              </w:rPr>
              <w:t xml:space="preserve"> the </w:t>
            </w:r>
            <w:r w:rsidRPr="005346B7">
              <w:rPr>
                <w:rFonts w:ascii="Times New Roman" w:eastAsiaTheme="minorEastAsia" w:hAnsi="Times New Roman" w:cs="Times New Roman" w:hint="eastAsia"/>
                <w:b/>
                <w:sz w:val="24"/>
                <w:szCs w:val="24"/>
              </w:rPr>
              <w:t xml:space="preserve">W </w:t>
            </w:r>
            <w:r w:rsidRPr="005346B7">
              <w:rPr>
                <w:rFonts w:ascii="Times New Roman" w:eastAsiaTheme="minorEastAsia" w:hAnsi="Times New Roman" w:cs="Times New Roman" w:hint="eastAsia"/>
                <w:sz w:val="24"/>
                <w:szCs w:val="24"/>
              </w:rPr>
              <w:t>and</w:t>
            </w:r>
            <w:r w:rsidRPr="005346B7">
              <w:rPr>
                <w:rFonts w:ascii="Times New Roman" w:eastAsiaTheme="minorEastAsia" w:hAnsi="Times New Roman" w:cs="Times New Roman" w:hint="eastAsia"/>
                <w:b/>
                <w:sz w:val="24"/>
                <w:szCs w:val="24"/>
              </w:rPr>
              <w:t xml:space="preserve"> b </w:t>
            </w:r>
            <w:r>
              <w:rPr>
                <w:rFonts w:ascii="Times New Roman" w:eastAsiaTheme="minorEastAsia" w:hAnsi="Times New Roman" w:cs="Times New Roman" w:hint="eastAsia"/>
                <w:sz w:val="24"/>
                <w:szCs w:val="24"/>
              </w:rPr>
              <w:t xml:space="preserve">in </w:t>
            </w:r>
            <w:r w:rsidRPr="005346B7">
              <w:rPr>
                <w:rFonts w:ascii="Times New Roman" w:eastAsiaTheme="minorEastAsia" w:hAnsi="Times New Roman" w:cs="Times New Roman" w:hint="eastAsia"/>
                <w:sz w:val="24"/>
                <w:szCs w:val="24"/>
              </w:rPr>
              <w:t>the</w:t>
            </w:r>
            <w:r>
              <w:rPr>
                <w:rFonts w:ascii="Times New Roman" w:eastAsiaTheme="minorEastAsia" w:hAnsi="Times New Roman" w:cs="Times New Roman" w:hint="eastAsia"/>
                <w:sz w:val="24"/>
                <w:szCs w:val="24"/>
              </w:rPr>
              <w:t xml:space="preserve"> </w:t>
            </w:r>
            <w:r w:rsidR="00FA0309">
              <w:rPr>
                <w:rFonts w:ascii="Times New Roman" w:eastAsiaTheme="minorEastAsia" w:hAnsi="Times New Roman" w:cs="Times New Roman" w:hint="eastAsia"/>
                <w:sz w:val="24"/>
                <w:szCs w:val="24"/>
              </w:rPr>
              <w:t>D</w:t>
            </w:r>
            <w:r w:rsidR="000C6412">
              <w:rPr>
                <w:rFonts w:ascii="Times New Roman" w:eastAsiaTheme="minorEastAsia" w:hAnsi="Times New Roman" w:cs="Times New Roman" w:hint="eastAsia"/>
                <w:sz w:val="24"/>
                <w:szCs w:val="24"/>
              </w:rPr>
              <w:t>NNSP</w:t>
            </w:r>
            <w:r>
              <w:rPr>
                <w:rFonts w:ascii="Times New Roman" w:eastAsiaTheme="minorEastAsia" w:hAnsi="Times New Roman" w:cs="Times New Roman" w:hint="eastAsia"/>
                <w:sz w:val="24"/>
                <w:szCs w:val="24"/>
              </w:rPr>
              <w:t>.</w:t>
            </w:r>
            <w:r w:rsidRPr="005346B7">
              <w:rPr>
                <w:rFonts w:ascii="Times New Roman" w:eastAsiaTheme="minorEastAsia" w:hAnsi="Times New Roman" w:cs="Times New Roman" w:hint="eastAsia"/>
                <w:sz w:val="24"/>
                <w:szCs w:val="24"/>
              </w:rPr>
              <w:t xml:space="preserve"> </w:t>
            </w:r>
          </w:p>
          <w:p w:rsidR="00B00A02" w:rsidRPr="005346B7" w:rsidRDefault="005346B7" w:rsidP="005346B7">
            <w:pPr>
              <w:spacing w:line="300" w:lineRule="auto"/>
              <w:ind w:firstLineChars="175" w:firstLine="420"/>
              <w:rPr>
                <w:rFonts w:ascii="Times New Roman" w:hAnsi="Times New Roman" w:cs="Times New Roman"/>
                <w:sz w:val="24"/>
                <w:szCs w:val="24"/>
              </w:rPr>
            </w:pPr>
            <w:r w:rsidRPr="005346B7">
              <w:rPr>
                <w:rFonts w:ascii="Times New Roman" w:hAnsi="Times New Roman" w:cs="Times New Roman"/>
                <w:sz w:val="24"/>
                <w:szCs w:val="24"/>
              </w:rPr>
              <w:t>E</w:t>
            </w:r>
            <w:r>
              <w:rPr>
                <w:rFonts w:ascii="Times New Roman" w:hAnsi="Times New Roman" w:cs="Times New Roman"/>
                <w:sz w:val="24"/>
                <w:szCs w:val="24"/>
              </w:rPr>
              <w:t>s</w:t>
            </w:r>
            <w:r w:rsidRPr="005346B7">
              <w:rPr>
                <w:rFonts w:ascii="Times New Roman" w:hAnsi="Times New Roman" w:cs="Times New Roman"/>
                <w:sz w:val="24"/>
                <w:szCs w:val="24"/>
              </w:rPr>
              <w:t>pecially</w:t>
            </w:r>
            <w:r>
              <w:rPr>
                <w:rFonts w:ascii="Times New Roman" w:hAnsi="Times New Roman" w:cs="Times New Roman" w:hint="eastAsia"/>
                <w:sz w:val="24"/>
                <w:szCs w:val="24"/>
              </w:rPr>
              <w:t>, for th</w:t>
            </w:r>
            <w:r w:rsidR="00B12236" w:rsidRPr="005346B7">
              <w:rPr>
                <w:rFonts w:ascii="Times New Roman" w:hAnsi="Times New Roman" w:cs="Times New Roman" w:hint="eastAsia"/>
                <w:sz w:val="24"/>
                <w:szCs w:val="24"/>
              </w:rPr>
              <w:t xml:space="preserve">e Net3, </w:t>
            </w:r>
            <w:r>
              <w:rPr>
                <w:rFonts w:ascii="Times New Roman" w:hAnsi="Times New Roman" w:cs="Times New Roman" w:hint="eastAsia"/>
                <w:sz w:val="24"/>
                <w:szCs w:val="24"/>
              </w:rPr>
              <w:t xml:space="preserve">in step </w:t>
            </w:r>
            <w:r w:rsidR="00B04F5B">
              <w:rPr>
                <w:rFonts w:ascii="Times New Roman" w:hAnsi="Times New Roman" w:cs="Times New Roman" w:hint="eastAsia"/>
                <w:sz w:val="24"/>
                <w:szCs w:val="24"/>
              </w:rPr>
              <w:t>7</w:t>
            </w:r>
            <w:r w:rsidR="00B00A02" w:rsidRPr="005346B7">
              <w:rPr>
                <w:rFonts w:ascii="Times New Roman" w:hAnsi="Times New Roman" w:cs="Times New Roman" w:hint="eastAsia"/>
                <w:sz w:val="24"/>
                <w:szCs w:val="24"/>
              </w:rPr>
              <w:t xml:space="preserve">  </w:t>
            </w:r>
          </w:p>
          <w:p w:rsidR="00B00A02" w:rsidRDefault="00232115" w:rsidP="00B00A02">
            <w:pPr>
              <w:pStyle w:val="af"/>
              <w:spacing w:line="300" w:lineRule="auto"/>
              <w:ind w:leftChars="200" w:left="735" w:hanging="315"/>
              <w:rPr>
                <w:rFonts w:ascii="Times New Roman" w:eastAsiaTheme="minorEastAsia" w:hAnsi="Times New Roman" w:cs="Times New Roman"/>
                <w:sz w:val="24"/>
                <w:szCs w:val="24"/>
              </w:rPr>
            </w:pPr>
            <w:r w:rsidRPr="00007DA7">
              <w:rPr>
                <w:rFonts w:ascii="Times New Roman" w:eastAsiaTheme="minorEastAsia" w:hAnsi="Times New Roman" w:cs="Times New Roman"/>
                <w:position w:val="-30"/>
                <w:sz w:val="24"/>
                <w:szCs w:val="24"/>
              </w:rPr>
              <w:object w:dxaOrig="7620" w:dyaOrig="720">
                <v:shape id="_x0000_i1037" type="#_x0000_t75" style="width:327.75pt;height:31.7pt" o:ole="">
                  <v:imagedata r:id="rId32" o:title=""/>
                </v:shape>
                <o:OLEObject Type="Embed" ProgID="Equation.DSMT4" ShapeID="_x0000_i1037" DrawAspect="Content" ObjectID="_1540741356" r:id="rId33"/>
              </w:object>
            </w:r>
            <w:r w:rsidR="00B00A02">
              <w:rPr>
                <w:rFonts w:ascii="Times New Roman" w:eastAsiaTheme="minorEastAsia" w:hAnsi="Times New Roman" w:cs="Times New Roman" w:hint="eastAsia"/>
                <w:sz w:val="24"/>
                <w:szCs w:val="24"/>
              </w:rPr>
              <w:t xml:space="preserve">  (9)</w:t>
            </w:r>
          </w:p>
          <w:p w:rsidR="005346B7" w:rsidRPr="005346B7" w:rsidRDefault="005346B7" w:rsidP="005346B7">
            <w:pPr>
              <w:spacing w:line="300" w:lineRule="auto"/>
              <w:ind w:firstLineChars="175" w:firstLine="420"/>
              <w:rPr>
                <w:rFonts w:ascii="Times New Roman" w:hAnsi="Times New Roman" w:cs="Times New Roman"/>
                <w:sz w:val="24"/>
                <w:szCs w:val="24"/>
              </w:rPr>
            </w:pPr>
            <w:r>
              <w:rPr>
                <w:rFonts w:ascii="Times New Roman" w:hAnsi="Times New Roman" w:cs="Times New Roman" w:hint="eastAsia"/>
                <w:sz w:val="24"/>
                <w:szCs w:val="24"/>
              </w:rPr>
              <w:t xml:space="preserve">in step </w:t>
            </w:r>
            <w:r w:rsidR="00B04F5B">
              <w:rPr>
                <w:rFonts w:ascii="Times New Roman" w:hAnsi="Times New Roman" w:cs="Times New Roman" w:hint="eastAsia"/>
                <w:sz w:val="24"/>
                <w:szCs w:val="24"/>
              </w:rPr>
              <w:t>4</w:t>
            </w:r>
            <w:r w:rsidRPr="005346B7">
              <w:rPr>
                <w:rFonts w:ascii="Times New Roman" w:hAnsi="Times New Roman" w:cs="Times New Roman" w:hint="eastAsia"/>
                <w:sz w:val="24"/>
                <w:szCs w:val="24"/>
              </w:rPr>
              <w:t xml:space="preserve">    </w:t>
            </w:r>
          </w:p>
          <w:p w:rsidR="00232115" w:rsidRDefault="00232115" w:rsidP="00232115">
            <w:pPr>
              <w:pStyle w:val="af"/>
              <w:spacing w:line="300" w:lineRule="auto"/>
              <w:ind w:leftChars="200" w:left="735" w:hanging="315"/>
              <w:rPr>
                <w:rFonts w:ascii="Times New Roman" w:eastAsiaTheme="minorEastAsia" w:hAnsi="Times New Roman" w:cs="Times New Roman"/>
                <w:sz w:val="24"/>
                <w:szCs w:val="24"/>
              </w:rPr>
            </w:pPr>
            <w:r w:rsidRPr="00007DA7">
              <w:rPr>
                <w:rFonts w:ascii="Times New Roman" w:eastAsiaTheme="minorEastAsia" w:hAnsi="Times New Roman" w:cs="Times New Roman"/>
                <w:position w:val="-30"/>
                <w:sz w:val="24"/>
                <w:szCs w:val="24"/>
              </w:rPr>
              <w:object w:dxaOrig="8340" w:dyaOrig="720">
                <v:shape id="_x0000_i1038" type="#_x0000_t75" style="width:380.95pt;height:32.8pt" o:ole="">
                  <v:imagedata r:id="rId34" o:title=""/>
                </v:shape>
                <o:OLEObject Type="Embed" ProgID="Equation.DSMT4" ShapeID="_x0000_i1038" DrawAspect="Content" ObjectID="_1540741357" r:id="rId35"/>
              </w:object>
            </w:r>
            <w:r>
              <w:rPr>
                <w:rFonts w:ascii="Times New Roman" w:eastAsiaTheme="minorEastAsia" w:hAnsi="Times New Roman" w:cs="Times New Roman" w:hint="eastAsia"/>
                <w:sz w:val="24"/>
                <w:szCs w:val="24"/>
              </w:rPr>
              <w:t xml:space="preserve"> (10)</w:t>
            </w:r>
          </w:p>
          <w:p w:rsidR="005346B7" w:rsidRDefault="005346B7" w:rsidP="00B00A02">
            <w:pPr>
              <w:pStyle w:val="af"/>
              <w:spacing w:line="300" w:lineRule="auto"/>
              <w:ind w:leftChars="200" w:left="735" w:hanging="315"/>
              <w:rPr>
                <w:rFonts w:ascii="Times New Roman" w:eastAsiaTheme="minorEastAsia" w:hAnsi="Times New Roman" w:cs="Times New Roman"/>
                <w:sz w:val="24"/>
                <w:szCs w:val="24"/>
              </w:rPr>
            </w:pPr>
          </w:p>
          <w:p w:rsidR="00B00A02" w:rsidRDefault="00B00A02" w:rsidP="0003589C">
            <w:pPr>
              <w:spacing w:line="300" w:lineRule="auto"/>
              <w:ind w:leftChars="200" w:left="420"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1[.]is the 0/1 i</w:t>
            </w:r>
            <w:r w:rsidRPr="0051591E">
              <w:rPr>
                <w:rFonts w:ascii="Times New Roman" w:eastAsiaTheme="minorEastAsia" w:hAnsi="Times New Roman" w:cs="Times New Roman"/>
                <w:sz w:val="24"/>
                <w:szCs w:val="24"/>
              </w:rPr>
              <w:t>ndicator</w:t>
            </w:r>
            <w:r>
              <w:rPr>
                <w:rFonts w:ascii="Times New Roman" w:eastAsiaTheme="minorEastAsia" w:hAnsi="Times New Roman" w:cs="Times New Roman" w:hint="eastAsia"/>
                <w:sz w:val="24"/>
                <w:szCs w:val="24"/>
              </w:rPr>
              <w:t>。</w:t>
            </w:r>
          </w:p>
          <w:p w:rsidR="00B00A02" w:rsidRPr="00B00A02" w:rsidRDefault="0003589C" w:rsidP="0003589C">
            <w:pPr>
              <w:spacing w:line="300" w:lineRule="auto"/>
              <w:rPr>
                <w:rFonts w:ascii="Times-Bold" w:hAnsi="Times-Bold" w:cs="Times-Bold"/>
                <w:b/>
                <w:bCs/>
                <w:color w:val="000000"/>
                <w:sz w:val="24"/>
                <w:szCs w:val="24"/>
              </w:rPr>
            </w:pPr>
            <w:r w:rsidRPr="0003589C">
              <w:rPr>
                <w:rFonts w:ascii="Times New Roman" w:eastAsiaTheme="minorEastAsia" w:hAnsi="Times New Roman" w:cs="Times New Roman" w:hint="eastAsia"/>
                <w:b/>
                <w:sz w:val="24"/>
                <w:szCs w:val="24"/>
              </w:rPr>
              <w:t>end</w:t>
            </w:r>
          </w:p>
          <w:p w:rsidR="00E35A0B" w:rsidRPr="0003589C" w:rsidRDefault="00E35A0B" w:rsidP="0003589C">
            <w:pPr>
              <w:autoSpaceDE w:val="0"/>
              <w:autoSpaceDN w:val="0"/>
              <w:adjustRightInd w:val="0"/>
              <w:jc w:val="left"/>
              <w:rPr>
                <w:rFonts w:ascii="Times New Roman" w:hAnsi="Times New Roman" w:cs="Times New Roman"/>
                <w:sz w:val="24"/>
                <w:szCs w:val="24"/>
              </w:rPr>
            </w:pPr>
            <w:r w:rsidRPr="004C2DAC">
              <w:rPr>
                <w:rFonts w:ascii="Times-Bold" w:hAnsi="Times-Bold" w:cs="Times-Bold"/>
                <w:b/>
                <w:bCs/>
                <w:color w:val="000000"/>
                <w:sz w:val="24"/>
                <w:szCs w:val="24"/>
              </w:rPr>
              <w:t xml:space="preserve">Return: </w:t>
            </w:r>
            <w:r w:rsidR="0003589C" w:rsidRPr="005F007E">
              <w:rPr>
                <w:rFonts w:ascii="Times-Roman" w:hAnsi="Times-Roman" w:cs="Times-Roman" w:hint="eastAsia"/>
                <w:b/>
                <w:color w:val="000000"/>
                <w:sz w:val="24"/>
                <w:szCs w:val="24"/>
              </w:rPr>
              <w:t>W</w:t>
            </w:r>
            <w:r w:rsidR="0003589C">
              <w:rPr>
                <w:rFonts w:ascii="Times-Roman" w:hAnsi="Times-Roman" w:cs="Times-Roman" w:hint="eastAsia"/>
                <w:color w:val="000000"/>
                <w:sz w:val="24"/>
                <w:szCs w:val="24"/>
              </w:rPr>
              <w:t xml:space="preserve">, </w:t>
            </w:r>
            <w:r w:rsidR="0003589C" w:rsidRPr="005F007E">
              <w:rPr>
                <w:rFonts w:ascii="Times-Roman" w:hAnsi="Times-Roman" w:cs="Times-Roman" w:hint="eastAsia"/>
                <w:b/>
                <w:color w:val="000000"/>
                <w:sz w:val="24"/>
                <w:szCs w:val="24"/>
              </w:rPr>
              <w:t>b</w:t>
            </w:r>
            <w:r w:rsidR="0003589C">
              <w:rPr>
                <w:rFonts w:ascii="Times-Roman" w:hAnsi="Times-Roman" w:cs="Times-Roman" w:hint="eastAsia"/>
                <w:color w:val="000000"/>
                <w:sz w:val="24"/>
                <w:szCs w:val="24"/>
              </w:rPr>
              <w:t xml:space="preserve"> for each layer</w:t>
            </w:r>
          </w:p>
        </w:tc>
      </w:tr>
    </w:tbl>
    <w:p w:rsidR="00E35A0B" w:rsidRDefault="00E35A0B" w:rsidP="005806F9">
      <w:pPr>
        <w:spacing w:line="300" w:lineRule="auto"/>
        <w:rPr>
          <w:rFonts w:ascii="Times New Roman" w:hAnsi="Times New Roman" w:cs="Times New Roman"/>
          <w:sz w:val="24"/>
          <w:szCs w:val="24"/>
        </w:rPr>
      </w:pPr>
    </w:p>
    <w:p w:rsidR="006C11B4" w:rsidRDefault="005806F9" w:rsidP="005806F9">
      <w:pPr>
        <w:spacing w:line="300" w:lineRule="auto"/>
        <w:rPr>
          <w:rFonts w:ascii="Times New Roman" w:hAnsi="Times New Roman" w:cs="Times New Roman"/>
          <w:sz w:val="24"/>
          <w:szCs w:val="24"/>
        </w:rPr>
      </w:pPr>
      <w:r w:rsidRPr="005806F9">
        <w:rPr>
          <w:rFonts w:ascii="Times New Roman" w:hAnsi="Times New Roman" w:cs="Times New Roman" w:hint="eastAsia"/>
          <w:sz w:val="24"/>
          <w:szCs w:val="24"/>
        </w:rPr>
        <w:t>A.</w:t>
      </w:r>
      <w:r w:rsidRPr="005806F9">
        <w:rPr>
          <w:rFonts w:ascii="Times New Roman" w:hAnsi="Times New Roman" w:cs="Times New Roman" w:hint="eastAsia"/>
          <w:sz w:val="24"/>
          <w:szCs w:val="24"/>
        </w:rPr>
        <w:tab/>
      </w:r>
      <w:r>
        <w:rPr>
          <w:rFonts w:ascii="Times New Roman" w:hAnsi="Times New Roman" w:cs="Times New Roman" w:hint="eastAsia"/>
          <w:sz w:val="24"/>
          <w:szCs w:val="24"/>
        </w:rPr>
        <w:t>Cluster Features Extraction</w:t>
      </w:r>
    </w:p>
    <w:p w:rsidR="00A3160B" w:rsidRDefault="00D37A71" w:rsidP="003A2075">
      <w:pPr>
        <w:spacing w:line="300" w:lineRule="auto"/>
        <w:ind w:firstLineChars="50" w:firstLine="120"/>
      </w:pPr>
      <w:r>
        <w:rPr>
          <w:rFonts w:ascii="Times New Roman" w:hAnsi="Times New Roman" w:cs="Times New Roman"/>
          <w:sz w:val="24"/>
          <w:szCs w:val="24"/>
        </w:rPr>
        <w:t xml:space="preserve">The features of points can </w:t>
      </w:r>
      <w:r w:rsidR="00F762E3">
        <w:rPr>
          <w:rFonts w:ascii="Times New Roman" w:hAnsi="Times New Roman" w:cs="Times New Roman" w:hint="eastAsia"/>
          <w:sz w:val="24"/>
          <w:szCs w:val="24"/>
        </w:rPr>
        <w:t xml:space="preserve">be </w:t>
      </w:r>
      <w:r>
        <w:rPr>
          <w:rFonts w:ascii="Times New Roman" w:hAnsi="Times New Roman" w:cs="Times New Roman"/>
          <w:sz w:val="24"/>
          <w:szCs w:val="24"/>
        </w:rPr>
        <w:t xml:space="preserve">directly input </w:t>
      </w:r>
      <w:r w:rsidR="000658FD">
        <w:rPr>
          <w:rFonts w:ascii="Times New Roman" w:hAnsi="Times New Roman" w:cs="Times New Roman" w:hint="eastAsia"/>
          <w:sz w:val="24"/>
          <w:szCs w:val="24"/>
        </w:rPr>
        <w:t xml:space="preserve">to </w:t>
      </w:r>
      <w:r>
        <w:rPr>
          <w:rFonts w:ascii="Times New Roman" w:hAnsi="Times New Roman" w:cs="Times New Roman"/>
          <w:sz w:val="24"/>
          <w:szCs w:val="24"/>
        </w:rPr>
        <w:t xml:space="preserve">the </w:t>
      </w:r>
      <w:r w:rsidR="000658FD">
        <w:rPr>
          <w:rFonts w:ascii="Times New Roman" w:hAnsi="Times New Roman" w:cs="Times New Roman" w:hint="eastAsia"/>
          <w:sz w:val="24"/>
          <w:szCs w:val="24"/>
        </w:rPr>
        <w:t>DNNSP</w:t>
      </w:r>
      <w:r w:rsidR="00F762E3">
        <w:rPr>
          <w:rFonts w:ascii="Times New Roman" w:hAnsi="Times New Roman" w:cs="Times New Roman" w:hint="eastAsia"/>
          <w:sz w:val="24"/>
          <w:szCs w:val="24"/>
        </w:rPr>
        <w:t>. I</w:t>
      </w:r>
      <w:r>
        <w:rPr>
          <w:rFonts w:ascii="Times New Roman" w:hAnsi="Times New Roman" w:cs="Times New Roman"/>
          <w:sz w:val="24"/>
          <w:szCs w:val="24"/>
        </w:rPr>
        <w:t>n this way</w:t>
      </w:r>
      <w:r w:rsidR="00F762E3">
        <w:rPr>
          <w:rFonts w:ascii="Times New Roman" w:hAnsi="Times New Roman" w:cs="Times New Roman" w:hint="eastAsia"/>
          <w:sz w:val="24"/>
          <w:szCs w:val="24"/>
        </w:rPr>
        <w:t>,</w:t>
      </w:r>
      <w:r>
        <w:rPr>
          <w:rFonts w:ascii="Times New Roman" w:hAnsi="Times New Roman" w:cs="Times New Roman"/>
          <w:sz w:val="24"/>
          <w:szCs w:val="24"/>
        </w:rPr>
        <w:t xml:space="preserve"> </w:t>
      </w:r>
      <w:r w:rsidR="00F762E3">
        <w:rPr>
          <w:rFonts w:ascii="Times New Roman" w:hAnsi="Times New Roman" w:cs="Times New Roman" w:hint="eastAsia"/>
          <w:sz w:val="24"/>
          <w:szCs w:val="24"/>
        </w:rPr>
        <w:t xml:space="preserve">it is hard to use </w:t>
      </w:r>
      <w:r>
        <w:rPr>
          <w:rFonts w:ascii="Times New Roman" w:hAnsi="Times New Roman" w:cs="Times New Roman"/>
          <w:sz w:val="24"/>
          <w:szCs w:val="24"/>
        </w:rPr>
        <w:t xml:space="preserve">the spatial structure </w:t>
      </w:r>
      <w:r w:rsidR="00F762E3">
        <w:rPr>
          <w:rFonts w:ascii="Times New Roman" w:hAnsi="Times New Roman" w:cs="Times New Roman" w:hint="eastAsia"/>
          <w:sz w:val="24"/>
          <w:szCs w:val="24"/>
        </w:rPr>
        <w:t>among</w:t>
      </w:r>
      <w:r w:rsidR="00F762E3">
        <w:rPr>
          <w:rFonts w:ascii="Times New Roman" w:hAnsi="Times New Roman" w:cs="Times New Roman"/>
          <w:sz w:val="24"/>
          <w:szCs w:val="24"/>
        </w:rPr>
        <w:t xml:space="preserve"> </w:t>
      </w:r>
      <w:r>
        <w:rPr>
          <w:rFonts w:ascii="Times New Roman" w:hAnsi="Times New Roman" w:cs="Times New Roman"/>
          <w:sz w:val="24"/>
          <w:szCs w:val="24"/>
        </w:rPr>
        <w:t>points</w:t>
      </w:r>
      <w:r w:rsidR="00F762E3">
        <w:rPr>
          <w:rFonts w:ascii="Times New Roman" w:hAnsi="Times New Roman" w:cs="Times New Roman" w:hint="eastAsia"/>
          <w:sz w:val="24"/>
          <w:szCs w:val="24"/>
        </w:rPr>
        <w:t xml:space="preserve"> to </w:t>
      </w:r>
      <w:r w:rsidR="00883D64">
        <w:rPr>
          <w:rFonts w:ascii="Times New Roman" w:hAnsi="Times New Roman" w:cs="Times New Roman" w:hint="eastAsia"/>
          <w:sz w:val="24"/>
          <w:szCs w:val="24"/>
        </w:rPr>
        <w:t>achieve</w:t>
      </w:r>
      <w:r w:rsidR="00F762E3">
        <w:rPr>
          <w:rFonts w:ascii="Times New Roman" w:hAnsi="Times New Roman" w:cs="Times New Roman" w:hint="eastAsia"/>
          <w:sz w:val="24"/>
          <w:szCs w:val="24"/>
        </w:rPr>
        <w:t xml:space="preserve"> high-quality classification results</w:t>
      </w:r>
      <w:r>
        <w:rPr>
          <w:rFonts w:ascii="Times New Roman" w:hAnsi="Times New Roman" w:cs="Times New Roman"/>
          <w:sz w:val="24"/>
          <w:szCs w:val="24"/>
        </w:rPr>
        <w:t>.</w:t>
      </w:r>
      <w:r w:rsidR="005806F9">
        <w:rPr>
          <w:rFonts w:ascii="Times New Roman" w:hAnsi="Times New Roman" w:cs="Times New Roman" w:hint="eastAsia"/>
          <w:sz w:val="24"/>
          <w:szCs w:val="24"/>
        </w:rPr>
        <w:t xml:space="preserve"> </w:t>
      </w:r>
      <w:r>
        <w:rPr>
          <w:rFonts w:ascii="Times New Roman" w:hAnsi="Times New Roman" w:cs="Times New Roman"/>
          <w:sz w:val="24"/>
          <w:szCs w:val="24"/>
        </w:rPr>
        <w:t xml:space="preserve">Clustering </w:t>
      </w:r>
      <w:r w:rsidR="00883D64">
        <w:rPr>
          <w:rFonts w:ascii="Times New Roman" w:hAnsi="Times New Roman" w:cs="Times New Roman" w:hint="eastAsia"/>
          <w:sz w:val="24"/>
          <w:szCs w:val="24"/>
        </w:rPr>
        <w:t xml:space="preserve">operation </w:t>
      </w:r>
      <w:r>
        <w:rPr>
          <w:rFonts w:ascii="Times New Roman" w:hAnsi="Times New Roman" w:cs="Times New Roman"/>
          <w:sz w:val="24"/>
          <w:szCs w:val="24"/>
        </w:rPr>
        <w:t xml:space="preserve">can provide </w:t>
      </w:r>
      <w:r w:rsidR="005806F9">
        <w:rPr>
          <w:rFonts w:ascii="Times New Roman" w:hAnsi="Times New Roman" w:cs="Times New Roman"/>
          <w:sz w:val="24"/>
          <w:szCs w:val="24"/>
        </w:rPr>
        <w:t>coarse spatial</w:t>
      </w:r>
      <w:r>
        <w:rPr>
          <w:rFonts w:ascii="Times New Roman" w:hAnsi="Times New Roman" w:cs="Times New Roman"/>
          <w:sz w:val="24"/>
          <w:szCs w:val="24"/>
        </w:rPr>
        <w:t xml:space="preserve"> structure of points and the soft spatial structure can be further obtained from the connection of the </w:t>
      </w:r>
      <w:r w:rsidR="0093177A">
        <w:rPr>
          <w:rFonts w:ascii="Times New Roman" w:hAnsi="Times New Roman" w:cs="Times New Roman" w:hint="eastAsia"/>
          <w:sz w:val="24"/>
          <w:szCs w:val="24"/>
        </w:rPr>
        <w:t xml:space="preserve">points in </w:t>
      </w:r>
      <w:r>
        <w:rPr>
          <w:rFonts w:ascii="Times New Roman" w:hAnsi="Times New Roman" w:cs="Times New Roman"/>
          <w:sz w:val="24"/>
          <w:szCs w:val="24"/>
        </w:rPr>
        <w:t>clusters. Therefore</w:t>
      </w:r>
      <w:r w:rsidR="00883D64">
        <w:rPr>
          <w:rFonts w:ascii="Times New Roman" w:hAnsi="Times New Roman" w:cs="Times New Roman" w:hint="eastAsia"/>
          <w:sz w:val="24"/>
          <w:szCs w:val="24"/>
        </w:rPr>
        <w:t>,</w:t>
      </w:r>
      <w:r>
        <w:rPr>
          <w:rFonts w:ascii="Times New Roman" w:hAnsi="Times New Roman" w:cs="Times New Roman"/>
          <w:sz w:val="24"/>
          <w:szCs w:val="24"/>
        </w:rPr>
        <w:t xml:space="preserve"> </w:t>
      </w:r>
      <w:r w:rsidR="00883D64">
        <w:rPr>
          <w:rFonts w:ascii="Times New Roman" w:hAnsi="Times New Roman" w:cs="Times New Roman" w:hint="eastAsia"/>
          <w:sz w:val="24"/>
          <w:szCs w:val="24"/>
        </w:rPr>
        <w:t xml:space="preserve">the raw </w:t>
      </w:r>
      <w:r>
        <w:rPr>
          <w:rFonts w:ascii="Times New Roman" w:hAnsi="Times New Roman" w:cs="Times New Roman"/>
          <w:sz w:val="24"/>
          <w:szCs w:val="24"/>
        </w:rPr>
        <w:t xml:space="preserve">point cloud </w:t>
      </w:r>
      <w:r w:rsidR="00883D64">
        <w:rPr>
          <w:rFonts w:ascii="Times New Roman" w:hAnsi="Times New Roman" w:cs="Times New Roman" w:hint="eastAsia"/>
          <w:sz w:val="24"/>
          <w:szCs w:val="24"/>
        </w:rPr>
        <w:t>is</w:t>
      </w:r>
      <w:r>
        <w:rPr>
          <w:rFonts w:ascii="Times New Roman" w:hAnsi="Times New Roman" w:cs="Times New Roman"/>
          <w:sz w:val="24"/>
          <w:szCs w:val="24"/>
        </w:rPr>
        <w:t xml:space="preserve"> first </w:t>
      </w:r>
      <w:r w:rsidR="00883D64">
        <w:rPr>
          <w:rFonts w:ascii="Times New Roman" w:hAnsi="Times New Roman" w:cs="Times New Roman" w:hint="eastAsia"/>
          <w:sz w:val="24"/>
          <w:szCs w:val="24"/>
        </w:rPr>
        <w:t>segmented</w:t>
      </w:r>
      <w:r w:rsidR="00883D64">
        <w:rPr>
          <w:rFonts w:ascii="Times New Roman" w:hAnsi="Times New Roman" w:cs="Times New Roman"/>
          <w:sz w:val="24"/>
          <w:szCs w:val="24"/>
        </w:rPr>
        <w:t xml:space="preserve"> </w:t>
      </w:r>
      <w:r w:rsidR="00883D64">
        <w:rPr>
          <w:rFonts w:ascii="Times New Roman" w:hAnsi="Times New Roman" w:cs="Times New Roman" w:hint="eastAsia"/>
          <w:sz w:val="24"/>
          <w:szCs w:val="24"/>
        </w:rPr>
        <w:t>in</w:t>
      </w:r>
      <w:r>
        <w:rPr>
          <w:rFonts w:ascii="Times New Roman" w:hAnsi="Times New Roman" w:cs="Times New Roman"/>
          <w:sz w:val="24"/>
          <w:szCs w:val="24"/>
        </w:rPr>
        <w:t xml:space="preserve">to </w:t>
      </w:r>
      <w:r w:rsidR="000658FD">
        <w:rPr>
          <w:rFonts w:ascii="Times New Roman" w:hAnsi="Times New Roman" w:cs="Times New Roman" w:hint="eastAsia"/>
          <w:sz w:val="24"/>
          <w:szCs w:val="24"/>
        </w:rPr>
        <w:t xml:space="preserve">point </w:t>
      </w:r>
      <w:r>
        <w:rPr>
          <w:rFonts w:ascii="Times New Roman" w:hAnsi="Times New Roman" w:cs="Times New Roman"/>
          <w:sz w:val="24"/>
          <w:szCs w:val="24"/>
        </w:rPr>
        <w:t>clusters</w:t>
      </w:r>
      <w:r w:rsidR="00883D64">
        <w:rPr>
          <w:rFonts w:ascii="Times New Roman" w:hAnsi="Times New Roman" w:cs="Times New Roman" w:hint="eastAsia"/>
          <w:sz w:val="24"/>
          <w:szCs w:val="24"/>
        </w:rPr>
        <w:t>,</w:t>
      </w:r>
      <w:r>
        <w:rPr>
          <w:rFonts w:ascii="Times New Roman" w:hAnsi="Times New Roman" w:cs="Times New Roman"/>
          <w:sz w:val="24"/>
          <w:szCs w:val="24"/>
        </w:rPr>
        <w:t xml:space="preserve"> </w:t>
      </w:r>
      <w:r w:rsidR="00797BFC">
        <w:rPr>
          <w:rFonts w:ascii="Times New Roman" w:hAnsi="Times New Roman" w:cs="Times New Roman"/>
          <w:sz w:val="24"/>
          <w:szCs w:val="24"/>
        </w:rPr>
        <w:t>and then</w:t>
      </w:r>
      <w:r>
        <w:rPr>
          <w:rFonts w:ascii="Times New Roman" w:hAnsi="Times New Roman" w:cs="Times New Roman"/>
          <w:sz w:val="24"/>
          <w:szCs w:val="24"/>
        </w:rPr>
        <w:t xml:space="preserve"> </w:t>
      </w:r>
      <w:r w:rsidR="00797BFC">
        <w:rPr>
          <w:rFonts w:ascii="Times New Roman" w:hAnsi="Times New Roman" w:cs="Times New Roman"/>
          <w:sz w:val="24"/>
          <w:szCs w:val="24"/>
        </w:rPr>
        <w:t>the features</w:t>
      </w:r>
      <w:r>
        <w:rPr>
          <w:rFonts w:ascii="Times New Roman" w:hAnsi="Times New Roman" w:cs="Times New Roman"/>
          <w:sz w:val="24"/>
          <w:szCs w:val="24"/>
        </w:rPr>
        <w:t xml:space="preserve"> of points in </w:t>
      </w:r>
      <w:r w:rsidR="00797BFC">
        <w:rPr>
          <w:rFonts w:ascii="Times New Roman" w:hAnsi="Times New Roman" w:cs="Times New Roman"/>
          <w:sz w:val="24"/>
          <w:szCs w:val="24"/>
        </w:rPr>
        <w:t>a cluster</w:t>
      </w:r>
      <w:r>
        <w:rPr>
          <w:rFonts w:ascii="Times New Roman" w:hAnsi="Times New Roman" w:cs="Times New Roman"/>
          <w:sz w:val="24"/>
          <w:szCs w:val="24"/>
        </w:rPr>
        <w:t xml:space="preserve"> are </w:t>
      </w:r>
      <w:r w:rsidR="00883D64">
        <w:rPr>
          <w:rFonts w:ascii="Times New Roman" w:hAnsi="Times New Roman" w:cs="Times New Roman" w:hint="eastAsia"/>
          <w:sz w:val="24"/>
          <w:szCs w:val="24"/>
        </w:rPr>
        <w:t>fused</w:t>
      </w:r>
      <w:r w:rsidR="00883D64">
        <w:rPr>
          <w:rFonts w:ascii="Times New Roman" w:hAnsi="Times New Roman" w:cs="Times New Roman"/>
          <w:sz w:val="24"/>
          <w:szCs w:val="24"/>
        </w:rPr>
        <w:t xml:space="preserve"> </w:t>
      </w:r>
      <w:r w:rsidR="00883D64">
        <w:rPr>
          <w:rFonts w:ascii="Times New Roman" w:hAnsi="Times New Roman" w:cs="Times New Roman" w:hint="eastAsia"/>
          <w:sz w:val="24"/>
          <w:szCs w:val="24"/>
        </w:rPr>
        <w:t>in</w:t>
      </w:r>
      <w:r>
        <w:rPr>
          <w:rFonts w:ascii="Times New Roman" w:hAnsi="Times New Roman" w:cs="Times New Roman"/>
          <w:sz w:val="24"/>
          <w:szCs w:val="24"/>
        </w:rPr>
        <w:t xml:space="preserve">to </w:t>
      </w:r>
      <w:r w:rsidR="00797BFC">
        <w:rPr>
          <w:rFonts w:ascii="Times New Roman" w:hAnsi="Times New Roman" w:cs="Times New Roman"/>
          <w:sz w:val="24"/>
          <w:szCs w:val="24"/>
        </w:rPr>
        <w:t>a cluster feature</w:t>
      </w:r>
      <w:r>
        <w:rPr>
          <w:rFonts w:ascii="Times New Roman" w:hAnsi="Times New Roman" w:cs="Times New Roman"/>
          <w:sz w:val="24"/>
          <w:szCs w:val="24"/>
        </w:rPr>
        <w:t xml:space="preserve">. </w:t>
      </w:r>
      <w:r w:rsidR="00883D64">
        <w:rPr>
          <w:rFonts w:ascii="Times New Roman" w:hAnsi="Times New Roman" w:cs="Times New Roman" w:hint="eastAsia"/>
          <w:sz w:val="24"/>
          <w:szCs w:val="24"/>
        </w:rPr>
        <w:t>It is noted that</w:t>
      </w:r>
      <w:r>
        <w:rPr>
          <w:rFonts w:ascii="Times New Roman" w:hAnsi="Times New Roman" w:cs="Times New Roman"/>
          <w:sz w:val="24"/>
          <w:szCs w:val="24"/>
        </w:rPr>
        <w:t xml:space="preserve"> the point clusters are not the same size</w:t>
      </w:r>
      <w:r w:rsidR="00883D64">
        <w:rPr>
          <w:rFonts w:ascii="Times New Roman" w:hAnsi="Times New Roman" w:cs="Times New Roman" w:hint="eastAsia"/>
          <w:sz w:val="24"/>
          <w:szCs w:val="24"/>
        </w:rPr>
        <w:t>s</w:t>
      </w:r>
      <w:r>
        <w:rPr>
          <w:rFonts w:ascii="Times New Roman" w:hAnsi="Times New Roman" w:cs="Times New Roman"/>
          <w:sz w:val="24"/>
          <w:szCs w:val="24"/>
        </w:rPr>
        <w:t xml:space="preserve">, </w:t>
      </w:r>
      <w:r w:rsidR="00883D64">
        <w:rPr>
          <w:rFonts w:ascii="Times New Roman" w:hAnsi="Times New Roman" w:cs="Times New Roman" w:hint="eastAsia"/>
          <w:sz w:val="24"/>
          <w:szCs w:val="24"/>
        </w:rPr>
        <w:t>so that</w:t>
      </w:r>
      <w:r>
        <w:rPr>
          <w:rFonts w:ascii="Times New Roman" w:hAnsi="Times New Roman" w:cs="Times New Roman"/>
          <w:sz w:val="24"/>
          <w:szCs w:val="24"/>
        </w:rPr>
        <w:t xml:space="preserve"> the features of points in a cluster </w:t>
      </w:r>
      <w:r w:rsidR="00797BFC">
        <w:rPr>
          <w:rFonts w:ascii="Times New Roman" w:hAnsi="Times New Roman" w:cs="Times New Roman"/>
          <w:sz w:val="24"/>
          <w:szCs w:val="24"/>
        </w:rPr>
        <w:t>cannot</w:t>
      </w:r>
      <w:r>
        <w:rPr>
          <w:rFonts w:ascii="Times New Roman" w:hAnsi="Times New Roman" w:cs="Times New Roman"/>
          <w:sz w:val="24"/>
          <w:szCs w:val="24"/>
        </w:rPr>
        <w:t xml:space="preserve"> directly concatenated to a vector with</w:t>
      </w:r>
      <w:r w:rsidR="006D1C19" w:rsidRPr="006D1C19">
        <w:rPr>
          <w:rFonts w:ascii="Times New Roman" w:hAnsi="Times New Roman" w:cs="Times New Roman" w:hint="eastAsia"/>
          <w:sz w:val="24"/>
          <w:szCs w:val="24"/>
        </w:rPr>
        <w:tab/>
        <w:t>fixed-length</w:t>
      </w:r>
      <w:r>
        <w:rPr>
          <w:rFonts w:ascii="Times New Roman" w:hAnsi="Times New Roman" w:cs="Times New Roman"/>
          <w:sz w:val="24"/>
          <w:szCs w:val="24"/>
        </w:rPr>
        <w:t xml:space="preserve"> as </w:t>
      </w:r>
      <w:r w:rsidR="00883D64">
        <w:rPr>
          <w:rFonts w:ascii="Times New Roman" w:hAnsi="Times New Roman" w:cs="Times New Roman" w:hint="eastAsia"/>
          <w:sz w:val="24"/>
          <w:szCs w:val="24"/>
        </w:rPr>
        <w:t>the</w:t>
      </w:r>
      <w:r w:rsidR="00883D64">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00883D64">
        <w:rPr>
          <w:rFonts w:ascii="Times New Roman" w:hAnsi="Times New Roman" w:cs="Times New Roman" w:hint="eastAsia"/>
          <w:sz w:val="24"/>
          <w:szCs w:val="24"/>
        </w:rPr>
        <w:t>of</w:t>
      </w:r>
      <w:r>
        <w:rPr>
          <w:rFonts w:ascii="Times New Roman" w:hAnsi="Times New Roman" w:cs="Times New Roman"/>
          <w:sz w:val="24"/>
          <w:szCs w:val="24"/>
        </w:rPr>
        <w:t xml:space="preserve"> the neural networks such as CNN or autoencoder. </w:t>
      </w:r>
      <w:r w:rsidR="00D32671">
        <w:rPr>
          <w:rFonts w:ascii="Times New Roman" w:hAnsi="Times New Roman" w:cs="Times New Roman" w:hint="eastAsia"/>
          <w:sz w:val="24"/>
          <w:szCs w:val="24"/>
        </w:rPr>
        <w:t>Besides</w:t>
      </w:r>
      <w:r w:rsidR="00D32671">
        <w:rPr>
          <w:rFonts w:ascii="Times New Roman" w:hAnsi="Times New Roman" w:cs="Times New Roman" w:hint="eastAsia"/>
          <w:sz w:val="24"/>
          <w:szCs w:val="24"/>
        </w:rPr>
        <w:t>，</w:t>
      </w:r>
      <w:r>
        <w:rPr>
          <w:rFonts w:ascii="Times New Roman" w:hAnsi="Times New Roman" w:cs="Times New Roman"/>
          <w:sz w:val="24"/>
          <w:szCs w:val="24"/>
        </w:rPr>
        <w:t>a cluster with a different points sequence is still the same cluster but the</w:t>
      </w:r>
      <w:r w:rsidR="00D32671" w:rsidRPr="00D32671">
        <w:rPr>
          <w:rFonts w:ascii="Times New Roman" w:hAnsi="Times New Roman" w:cs="Times New Roman"/>
          <w:sz w:val="24"/>
          <w:szCs w:val="24"/>
        </w:rPr>
        <w:t xml:space="preserve"> </w:t>
      </w:r>
      <w:r w:rsidR="00D32671">
        <w:rPr>
          <w:rFonts w:ascii="Times New Roman" w:hAnsi="Times New Roman" w:cs="Times New Roman"/>
          <w:sz w:val="24"/>
          <w:szCs w:val="24"/>
        </w:rPr>
        <w:t>input</w:t>
      </w:r>
      <w:r>
        <w:rPr>
          <w:rFonts w:ascii="Times New Roman" w:hAnsi="Times New Roman" w:cs="Times New Roman"/>
          <w:sz w:val="24"/>
          <w:szCs w:val="24"/>
        </w:rPr>
        <w:t xml:space="preserve"> vector will not be the same </w:t>
      </w:r>
      <w:r w:rsidR="00D32671">
        <w:rPr>
          <w:rFonts w:ascii="Times New Roman" w:hAnsi="Times New Roman" w:cs="Times New Roman" w:hint="eastAsia"/>
          <w:sz w:val="24"/>
          <w:szCs w:val="24"/>
        </w:rPr>
        <w:t>one, if any changes</w:t>
      </w:r>
      <w:ins w:id="683" w:author="User" w:date="2016-11-08T13:01:00Z">
        <w:r w:rsidR="00584052">
          <w:rPr>
            <w:rFonts w:ascii="Times New Roman" w:hAnsi="Times New Roman" w:cs="Times New Roman" w:hint="eastAsia"/>
            <w:sz w:val="24"/>
            <w:szCs w:val="24"/>
          </w:rPr>
          <w:t xml:space="preserve"> have been</w:t>
        </w:r>
      </w:ins>
      <w:r w:rsidR="00D32671">
        <w:rPr>
          <w:rFonts w:ascii="Times New Roman" w:hAnsi="Times New Roman" w:cs="Times New Roman" w:hint="eastAsia"/>
          <w:sz w:val="24"/>
          <w:szCs w:val="24"/>
        </w:rPr>
        <w:t xml:space="preserve"> done in the vector</w:t>
      </w:r>
      <w:r>
        <w:rPr>
          <w:rFonts w:ascii="Times New Roman" w:hAnsi="Times New Roman" w:cs="Times New Roman"/>
          <w:sz w:val="24"/>
          <w:szCs w:val="24"/>
        </w:rPr>
        <w:t xml:space="preserve">. </w:t>
      </w:r>
      <w:r w:rsidR="002F39C9">
        <w:rPr>
          <w:rFonts w:ascii="Times New Roman" w:hAnsi="Times New Roman" w:cs="Times New Roman" w:hint="eastAsia"/>
          <w:sz w:val="24"/>
          <w:szCs w:val="24"/>
        </w:rPr>
        <w:t>W</w:t>
      </w:r>
      <w:r w:rsidR="00AD7662">
        <w:rPr>
          <w:rFonts w:ascii="Times New Roman" w:hAnsi="Times New Roman" w:cs="Times New Roman" w:hint="eastAsia"/>
          <w:sz w:val="24"/>
          <w:szCs w:val="24"/>
        </w:rPr>
        <w:t>e p</w:t>
      </w:r>
      <w:r>
        <w:rPr>
          <w:rFonts w:ascii="Times New Roman" w:hAnsi="Times New Roman" w:cs="Times New Roman"/>
          <w:sz w:val="24"/>
          <w:szCs w:val="24"/>
        </w:rPr>
        <w:t xml:space="preserve">ool the </w:t>
      </w:r>
      <w:ins w:id="684" w:author="User" w:date="2016-11-08T13:31:00Z">
        <w:r w:rsidR="00ED7B42" w:rsidRPr="00ED7B42">
          <w:rPr>
            <w:rFonts w:ascii="Times New Roman" w:hAnsi="Times New Roman" w:cs="Times New Roman"/>
            <w:sz w:val="24"/>
            <w:szCs w:val="24"/>
          </w:rPr>
          <w:t xml:space="preserve">representations </w:t>
        </w:r>
        <w:r w:rsidR="00ED7B42">
          <w:rPr>
            <w:rFonts w:ascii="Times New Roman" w:hAnsi="Times New Roman" w:cs="Times New Roman" w:hint="eastAsia"/>
            <w:sz w:val="24"/>
            <w:szCs w:val="24"/>
          </w:rPr>
          <w:t xml:space="preserve">from </w:t>
        </w:r>
      </w:ins>
      <w:r>
        <w:rPr>
          <w:rFonts w:ascii="Times New Roman" w:hAnsi="Times New Roman" w:cs="Times New Roman"/>
          <w:sz w:val="24"/>
          <w:szCs w:val="24"/>
        </w:rPr>
        <w:t>feature</w:t>
      </w:r>
      <w:r w:rsidR="00D32671">
        <w:rPr>
          <w:rFonts w:ascii="Times New Roman" w:hAnsi="Times New Roman" w:cs="Times New Roman" w:hint="eastAsia"/>
          <w:sz w:val="24"/>
          <w:szCs w:val="24"/>
        </w:rPr>
        <w:t>s</w:t>
      </w:r>
      <w:r>
        <w:rPr>
          <w:rFonts w:ascii="Times New Roman" w:hAnsi="Times New Roman" w:cs="Times New Roman"/>
          <w:sz w:val="24"/>
          <w:szCs w:val="24"/>
        </w:rPr>
        <w:t xml:space="preserve"> of </w:t>
      </w:r>
      <w:r w:rsidR="00797BFC">
        <w:rPr>
          <w:rFonts w:ascii="Times New Roman" w:hAnsi="Times New Roman" w:cs="Times New Roman"/>
          <w:sz w:val="24"/>
          <w:szCs w:val="24"/>
        </w:rPr>
        <w:t>point</w:t>
      </w:r>
      <w:r w:rsidR="00D32671">
        <w:rPr>
          <w:rFonts w:ascii="Times New Roman" w:hAnsi="Times New Roman" w:cs="Times New Roman" w:hint="eastAsia"/>
          <w:sz w:val="24"/>
          <w:szCs w:val="24"/>
        </w:rPr>
        <w:t>s</w:t>
      </w:r>
      <w:r>
        <w:rPr>
          <w:rFonts w:ascii="Times New Roman" w:hAnsi="Times New Roman" w:cs="Times New Roman"/>
          <w:sz w:val="24"/>
          <w:szCs w:val="24"/>
        </w:rPr>
        <w:t xml:space="preserve"> </w:t>
      </w:r>
      <w:r w:rsidR="002F39C9">
        <w:rPr>
          <w:rFonts w:ascii="Times New Roman" w:hAnsi="Times New Roman" w:cs="Times New Roman" w:hint="eastAsia"/>
          <w:sz w:val="24"/>
          <w:szCs w:val="24"/>
        </w:rPr>
        <w:t xml:space="preserve">in the clusters </w:t>
      </w:r>
      <w:r w:rsidR="00AD7662">
        <w:rPr>
          <w:rFonts w:ascii="Times New Roman" w:hAnsi="Times New Roman" w:cs="Times New Roman" w:hint="eastAsia"/>
          <w:sz w:val="24"/>
          <w:szCs w:val="24"/>
        </w:rPr>
        <w:t xml:space="preserve">to avoid the </w:t>
      </w:r>
      <w:r w:rsidR="00AD7662">
        <w:rPr>
          <w:rFonts w:ascii="Times New Roman" w:hAnsi="Times New Roman" w:cs="Times New Roman"/>
          <w:sz w:val="24"/>
          <w:szCs w:val="24"/>
        </w:rPr>
        <w:t>influences</w:t>
      </w:r>
      <w:r w:rsidR="00AD7662">
        <w:rPr>
          <w:rFonts w:ascii="Times New Roman" w:hAnsi="Times New Roman" w:cs="Times New Roman" w:hint="eastAsia"/>
          <w:sz w:val="24"/>
          <w:szCs w:val="24"/>
        </w:rPr>
        <w:t xml:space="preserve"> of the point </w:t>
      </w:r>
      <w:r w:rsidR="002F39C9">
        <w:rPr>
          <w:rFonts w:ascii="Times New Roman" w:hAnsi="Times New Roman" w:cs="Times New Roman" w:hint="eastAsia"/>
          <w:sz w:val="24"/>
          <w:szCs w:val="24"/>
        </w:rPr>
        <w:t xml:space="preserve">number and </w:t>
      </w:r>
      <w:r w:rsidR="002F39C9">
        <w:rPr>
          <w:rFonts w:ascii="Times New Roman" w:hAnsi="Times New Roman" w:cs="Times New Roman"/>
          <w:sz w:val="24"/>
          <w:szCs w:val="24"/>
        </w:rPr>
        <w:t>sequence</w:t>
      </w:r>
      <w:r w:rsidR="002F39C9">
        <w:rPr>
          <w:rFonts w:ascii="Times New Roman" w:hAnsi="Times New Roman" w:cs="Times New Roman" w:hint="eastAsia"/>
          <w:sz w:val="24"/>
          <w:szCs w:val="24"/>
        </w:rPr>
        <w:t>s</w:t>
      </w:r>
      <w:r w:rsidR="002F39C9">
        <w:rPr>
          <w:rFonts w:ascii="Times New Roman" w:hAnsi="Times New Roman" w:cs="Times New Roman"/>
          <w:sz w:val="24"/>
          <w:szCs w:val="24"/>
        </w:rPr>
        <w:t xml:space="preserve"> </w:t>
      </w:r>
      <w:r w:rsidR="002F39C9">
        <w:rPr>
          <w:rFonts w:ascii="Times New Roman" w:hAnsi="Times New Roman" w:cs="Times New Roman" w:hint="eastAsia"/>
          <w:sz w:val="24"/>
          <w:szCs w:val="24"/>
        </w:rPr>
        <w:t>on the classification results.</w:t>
      </w:r>
      <w:r>
        <w:rPr>
          <w:rFonts w:ascii="Times New Roman" w:hAnsi="Times New Roman" w:cs="Times New Roman"/>
          <w:sz w:val="24"/>
          <w:szCs w:val="24"/>
        </w:rPr>
        <w:t xml:space="preserve"> </w:t>
      </w:r>
      <w:r w:rsidR="002F39C9">
        <w:rPr>
          <w:rFonts w:ascii="Times New Roman" w:hAnsi="Times New Roman" w:cs="Times New Roman" w:hint="eastAsia"/>
          <w:sz w:val="24"/>
          <w:szCs w:val="24"/>
        </w:rPr>
        <w:t xml:space="preserve">Therefore, </w:t>
      </w:r>
      <w:r w:rsidR="00D32671">
        <w:rPr>
          <w:rFonts w:ascii="Times New Roman" w:hAnsi="Times New Roman" w:cs="Times New Roman" w:hint="eastAsia"/>
          <w:sz w:val="24"/>
          <w:szCs w:val="24"/>
        </w:rPr>
        <w:t>each</w:t>
      </w:r>
      <w:r w:rsidR="00D32671">
        <w:rPr>
          <w:rFonts w:ascii="Times New Roman" w:hAnsi="Times New Roman" w:cs="Times New Roman"/>
          <w:sz w:val="24"/>
          <w:szCs w:val="24"/>
        </w:rPr>
        <w:t xml:space="preserve"> </w:t>
      </w:r>
      <w:r>
        <w:rPr>
          <w:rFonts w:ascii="Times New Roman" w:hAnsi="Times New Roman" w:cs="Times New Roman"/>
          <w:sz w:val="24"/>
          <w:szCs w:val="24"/>
        </w:rPr>
        <w:t xml:space="preserve">input of </w:t>
      </w:r>
      <w:r w:rsidR="002F39C9">
        <w:rPr>
          <w:rFonts w:ascii="Times New Roman" w:hAnsi="Times New Roman" w:cs="Times New Roman" w:hint="eastAsia"/>
          <w:sz w:val="24"/>
          <w:szCs w:val="24"/>
        </w:rPr>
        <w:t xml:space="preserve">the </w:t>
      </w:r>
      <w:del w:id="685" w:author="User" w:date="2016-11-08T15:55:00Z">
        <w:r w:rsidR="000C6412" w:rsidDel="00844471">
          <w:rPr>
            <w:rFonts w:ascii="Times New Roman" w:hAnsi="Times New Roman" w:cs="Times New Roman"/>
            <w:sz w:val="24"/>
            <w:szCs w:val="24"/>
          </w:rPr>
          <w:delText>NNSP</w:delText>
        </w:r>
      </w:del>
      <w:ins w:id="686"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is </w:t>
      </w:r>
      <w:r w:rsidR="002F39C9">
        <w:rPr>
          <w:rFonts w:ascii="Times New Roman" w:hAnsi="Times New Roman" w:cs="Times New Roman" w:hint="eastAsia"/>
          <w:sz w:val="24"/>
          <w:szCs w:val="24"/>
        </w:rPr>
        <w:t xml:space="preserve">the </w:t>
      </w:r>
      <w:r>
        <w:rPr>
          <w:rFonts w:ascii="Times New Roman" w:hAnsi="Times New Roman" w:cs="Times New Roman"/>
          <w:sz w:val="24"/>
          <w:szCs w:val="24"/>
        </w:rPr>
        <w:t xml:space="preserve">features of </w:t>
      </w:r>
      <w:r w:rsidR="002F39C9">
        <w:rPr>
          <w:rFonts w:ascii="Times New Roman" w:hAnsi="Times New Roman" w:cs="Times New Roman" w:hint="eastAsia"/>
          <w:sz w:val="24"/>
          <w:szCs w:val="24"/>
        </w:rPr>
        <w:t xml:space="preserve">all </w:t>
      </w:r>
      <w:r>
        <w:rPr>
          <w:rFonts w:ascii="Times New Roman" w:hAnsi="Times New Roman" w:cs="Times New Roman"/>
          <w:sz w:val="24"/>
          <w:szCs w:val="24"/>
        </w:rPr>
        <w:t xml:space="preserve">points in </w:t>
      </w:r>
      <w:r w:rsidR="002F39C9">
        <w:rPr>
          <w:rFonts w:ascii="Times New Roman" w:hAnsi="Times New Roman" w:cs="Times New Roman" w:hint="eastAsia"/>
          <w:sz w:val="24"/>
          <w:szCs w:val="24"/>
        </w:rPr>
        <w:t>each</w:t>
      </w:r>
      <w:r>
        <w:rPr>
          <w:rFonts w:ascii="Times New Roman" w:hAnsi="Times New Roman" w:cs="Times New Roman"/>
          <w:sz w:val="24"/>
          <w:szCs w:val="24"/>
        </w:rPr>
        <w:t xml:space="preserve"> cluster</w:t>
      </w:r>
      <w:r w:rsidR="002F39C9">
        <w:rPr>
          <w:rFonts w:ascii="Times New Roman" w:hAnsi="Times New Roman" w:cs="Times New Roman" w:hint="eastAsia"/>
          <w:sz w:val="24"/>
          <w:szCs w:val="24"/>
        </w:rPr>
        <w:t>. In the layers before</w:t>
      </w:r>
      <w:r>
        <w:rPr>
          <w:rFonts w:ascii="Times New Roman" w:hAnsi="Times New Roman" w:cs="Times New Roman"/>
          <w:sz w:val="24"/>
          <w:szCs w:val="24"/>
        </w:rPr>
        <w:t xml:space="preserve"> Net</w:t>
      </w:r>
      <w:r w:rsidR="002F39C9">
        <w:rPr>
          <w:rFonts w:ascii="Times New Roman" w:hAnsi="Times New Roman" w:cs="Times New Roman" w:hint="eastAsia"/>
          <w:sz w:val="24"/>
          <w:szCs w:val="24"/>
        </w:rPr>
        <w:t xml:space="preserve"> </w:t>
      </w:r>
      <w:r>
        <w:rPr>
          <w:rFonts w:ascii="Times New Roman" w:hAnsi="Times New Roman" w:cs="Times New Roman"/>
          <w:sz w:val="24"/>
          <w:szCs w:val="24"/>
        </w:rPr>
        <w:t>4, the weight</w:t>
      </w:r>
      <w:r w:rsidR="002F39C9">
        <w:rPr>
          <w:rFonts w:ascii="Times New Roman" w:hAnsi="Times New Roman" w:cs="Times New Roman" w:hint="eastAsia"/>
          <w:sz w:val="24"/>
          <w:szCs w:val="24"/>
        </w:rPr>
        <w:t>s</w:t>
      </w:r>
      <w:r>
        <w:rPr>
          <w:rFonts w:ascii="Times New Roman" w:hAnsi="Times New Roman" w:cs="Times New Roman"/>
          <w:sz w:val="24"/>
          <w:szCs w:val="24"/>
        </w:rPr>
        <w:t xml:space="preserve"> of points are shared</w:t>
      </w:r>
      <w:r w:rsidR="009D2B11">
        <w:rPr>
          <w:rFonts w:ascii="Times New Roman" w:hAnsi="Times New Roman" w:cs="Times New Roman" w:hint="eastAsia"/>
          <w:sz w:val="24"/>
          <w:szCs w:val="24"/>
        </w:rPr>
        <w:t xml:space="preserve"> during feature </w:t>
      </w:r>
      <w:ins w:id="687" w:author="User" w:date="2016-11-08T13:32:00Z">
        <w:r w:rsidR="00ED7B42">
          <w:rPr>
            <w:rFonts w:ascii="Times New Roman" w:hAnsi="Times New Roman" w:cs="Times New Roman"/>
            <w:sz w:val="24"/>
            <w:szCs w:val="24"/>
          </w:rPr>
          <w:t>representation</w:t>
        </w:r>
      </w:ins>
      <w:del w:id="688" w:author="User" w:date="2016-11-08T13:32:00Z">
        <w:r w:rsidR="009D2B11" w:rsidDel="00ED7B42">
          <w:rPr>
            <w:rFonts w:ascii="Times New Roman" w:hAnsi="Times New Roman" w:cs="Times New Roman" w:hint="eastAsia"/>
            <w:sz w:val="24"/>
            <w:szCs w:val="24"/>
          </w:rPr>
          <w:delText>e</w:delText>
        </w:r>
        <w:r w:rsidR="002F39C9" w:rsidDel="00ED7B42">
          <w:rPr>
            <w:rFonts w:ascii="Times New Roman" w:hAnsi="Times New Roman" w:cs="Times New Roman" w:hint="eastAsia"/>
            <w:sz w:val="24"/>
            <w:szCs w:val="24"/>
          </w:rPr>
          <w:delText>xtraction</w:delText>
        </w:r>
      </w:del>
      <w:r>
        <w:rPr>
          <w:rFonts w:ascii="Times New Roman" w:hAnsi="Times New Roman" w:cs="Times New Roman"/>
          <w:sz w:val="24"/>
          <w:szCs w:val="24"/>
        </w:rPr>
        <w:t>. Net</w:t>
      </w:r>
      <w:r w:rsidR="002F39C9">
        <w:rPr>
          <w:rFonts w:ascii="Times New Roman" w:hAnsi="Times New Roman" w:cs="Times New Roman" w:hint="eastAsia"/>
          <w:sz w:val="24"/>
          <w:szCs w:val="24"/>
        </w:rPr>
        <w:t xml:space="preserve"> </w:t>
      </w:r>
      <w:r>
        <w:rPr>
          <w:rFonts w:ascii="Times New Roman" w:hAnsi="Times New Roman" w:cs="Times New Roman"/>
          <w:sz w:val="24"/>
          <w:szCs w:val="24"/>
        </w:rPr>
        <w:t xml:space="preserve">4 is </w:t>
      </w:r>
      <w:r w:rsidR="00797BFC">
        <w:rPr>
          <w:rFonts w:ascii="Times New Roman" w:hAnsi="Times New Roman" w:cs="Times New Roman"/>
          <w:sz w:val="24"/>
          <w:szCs w:val="24"/>
        </w:rPr>
        <w:t>an</w:t>
      </w:r>
      <w:r>
        <w:rPr>
          <w:rFonts w:ascii="Times New Roman" w:hAnsi="Times New Roman" w:cs="Times New Roman"/>
          <w:sz w:val="24"/>
          <w:szCs w:val="24"/>
        </w:rPr>
        <w:t xml:space="preserve"> average pooling layer</w:t>
      </w:r>
      <w:r w:rsidR="002F39C9">
        <w:rPr>
          <w:rFonts w:ascii="Times New Roman" w:hAnsi="Times New Roman" w:cs="Times New Roman" w:hint="eastAsia"/>
          <w:sz w:val="24"/>
          <w:szCs w:val="24"/>
        </w:rPr>
        <w:t>.</w:t>
      </w:r>
      <w:r>
        <w:rPr>
          <w:rFonts w:ascii="Times New Roman" w:hAnsi="Times New Roman" w:cs="Times New Roman"/>
          <w:sz w:val="24"/>
          <w:szCs w:val="24"/>
        </w:rPr>
        <w:t xml:space="preserve"> </w:t>
      </w:r>
      <w:r w:rsidR="002F39C9">
        <w:rPr>
          <w:rFonts w:ascii="Times New Roman" w:hAnsi="Times New Roman" w:cs="Times New Roman" w:hint="eastAsia"/>
          <w:sz w:val="24"/>
          <w:szCs w:val="24"/>
        </w:rPr>
        <w:t>A</w:t>
      </w:r>
      <w:r>
        <w:rPr>
          <w:rFonts w:ascii="Times New Roman" w:hAnsi="Times New Roman" w:cs="Times New Roman"/>
          <w:sz w:val="24"/>
          <w:szCs w:val="24"/>
        </w:rPr>
        <w:t>fter Net</w:t>
      </w:r>
      <w:r w:rsidR="002F39C9">
        <w:rPr>
          <w:rFonts w:ascii="Times New Roman" w:hAnsi="Times New Roman" w:cs="Times New Roman" w:hint="eastAsia"/>
          <w:sz w:val="24"/>
          <w:szCs w:val="24"/>
        </w:rPr>
        <w:t xml:space="preserve"> </w:t>
      </w:r>
      <w:r>
        <w:rPr>
          <w:rFonts w:ascii="Times New Roman" w:hAnsi="Times New Roman" w:cs="Times New Roman"/>
          <w:sz w:val="24"/>
          <w:szCs w:val="24"/>
        </w:rPr>
        <w:t xml:space="preserve">4, the </w:t>
      </w:r>
      <w:ins w:id="689" w:author="User" w:date="2016-11-08T13:32:00Z">
        <w:r w:rsidR="00ED7B42" w:rsidRPr="00ED7B42">
          <w:rPr>
            <w:rFonts w:ascii="Times New Roman" w:hAnsi="Times New Roman" w:cs="Times New Roman"/>
            <w:sz w:val="24"/>
            <w:szCs w:val="24"/>
          </w:rPr>
          <w:t>representations</w:t>
        </w:r>
        <w:r w:rsidR="00ED7B42" w:rsidRPr="00ED7B42" w:rsidDel="00ED7B42">
          <w:rPr>
            <w:rFonts w:ascii="Times New Roman" w:hAnsi="Times New Roman" w:cs="Times New Roman"/>
            <w:sz w:val="24"/>
            <w:szCs w:val="24"/>
          </w:rPr>
          <w:t xml:space="preserve"> </w:t>
        </w:r>
        <w:r w:rsidR="00ED7B42">
          <w:rPr>
            <w:rFonts w:ascii="Times New Roman" w:hAnsi="Times New Roman" w:cs="Times New Roman" w:hint="eastAsia"/>
            <w:sz w:val="24"/>
            <w:szCs w:val="24"/>
          </w:rPr>
          <w:t xml:space="preserve">from </w:t>
        </w:r>
        <w:r w:rsidR="00ED7B42">
          <w:rPr>
            <w:rFonts w:ascii="Times New Roman" w:hAnsi="Times New Roman" w:cs="Times New Roman"/>
            <w:sz w:val="24"/>
            <w:szCs w:val="24"/>
          </w:rPr>
          <w:t>feature</w:t>
        </w:r>
        <w:r w:rsidR="00ED7B42">
          <w:rPr>
            <w:rFonts w:ascii="Times New Roman" w:hAnsi="Times New Roman" w:cs="Times New Roman" w:hint="eastAsia"/>
            <w:sz w:val="24"/>
            <w:szCs w:val="24"/>
          </w:rPr>
          <w:t>s</w:t>
        </w:r>
        <w:r w:rsidR="00ED7B42">
          <w:rPr>
            <w:rFonts w:ascii="Times New Roman" w:hAnsi="Times New Roman" w:cs="Times New Roman"/>
            <w:sz w:val="24"/>
            <w:szCs w:val="24"/>
          </w:rPr>
          <w:t xml:space="preserve"> </w:t>
        </w:r>
      </w:ins>
      <w:del w:id="690" w:author="User" w:date="2016-11-08T13:32:00Z">
        <w:r w:rsidDel="00ED7B42">
          <w:rPr>
            <w:rFonts w:ascii="Times New Roman" w:hAnsi="Times New Roman" w:cs="Times New Roman"/>
            <w:sz w:val="24"/>
            <w:szCs w:val="24"/>
          </w:rPr>
          <w:delText>features</w:delText>
        </w:r>
      </w:del>
      <w:r>
        <w:rPr>
          <w:rFonts w:ascii="Times New Roman" w:hAnsi="Times New Roman" w:cs="Times New Roman"/>
          <w:sz w:val="24"/>
          <w:szCs w:val="24"/>
        </w:rPr>
        <w:t xml:space="preserve"> of points in a cluster </w:t>
      </w:r>
      <w:r w:rsidR="002F39C9">
        <w:rPr>
          <w:rFonts w:ascii="Times New Roman" w:hAnsi="Times New Roman" w:cs="Times New Roman" w:hint="eastAsia"/>
          <w:sz w:val="24"/>
          <w:szCs w:val="24"/>
        </w:rPr>
        <w:t>are aggregated</w:t>
      </w:r>
      <w:r w:rsidR="002F39C9">
        <w:rPr>
          <w:rFonts w:ascii="Times New Roman" w:hAnsi="Times New Roman" w:cs="Times New Roman"/>
          <w:sz w:val="24"/>
          <w:szCs w:val="24"/>
        </w:rPr>
        <w:t xml:space="preserve"> </w:t>
      </w:r>
      <w:r w:rsidR="002F39C9">
        <w:rPr>
          <w:rFonts w:ascii="Times New Roman" w:hAnsi="Times New Roman" w:cs="Times New Roman" w:hint="eastAsia"/>
          <w:sz w:val="24"/>
          <w:szCs w:val="24"/>
        </w:rPr>
        <w:t xml:space="preserve">into the </w:t>
      </w:r>
      <w:r>
        <w:rPr>
          <w:rFonts w:ascii="Times New Roman" w:hAnsi="Times New Roman" w:cs="Times New Roman"/>
          <w:sz w:val="24"/>
          <w:szCs w:val="24"/>
        </w:rPr>
        <w:t>feature of the cluster.</w:t>
      </w:r>
    </w:p>
    <w:p w:rsidR="00797BFC" w:rsidRDefault="00D37A71" w:rsidP="00020714">
      <w:pPr>
        <w:spacing w:line="300" w:lineRule="auto"/>
        <w:ind w:firstLineChars="50" w:firstLine="120"/>
        <w:rPr>
          <w:rFonts w:ascii="Times New Roman" w:hAnsi="Times New Roman" w:cs="Times New Roman"/>
          <w:sz w:val="24"/>
          <w:szCs w:val="24"/>
        </w:rPr>
      </w:pPr>
      <w:r>
        <w:rPr>
          <w:rFonts w:ascii="Times New Roman" w:hAnsi="Times New Roman" w:cs="Times New Roman"/>
          <w:sz w:val="24"/>
          <w:szCs w:val="24"/>
        </w:rPr>
        <w:t xml:space="preserve">The </w:t>
      </w:r>
      <w:r w:rsidR="00797BFC">
        <w:rPr>
          <w:rFonts w:ascii="Times New Roman" w:hAnsi="Times New Roman" w:cs="Times New Roman"/>
          <w:sz w:val="24"/>
          <w:szCs w:val="24"/>
        </w:rPr>
        <w:t>input</w:t>
      </w:r>
      <w:r w:rsidR="000658FD">
        <w:rPr>
          <w:rFonts w:ascii="Times New Roman" w:hAnsi="Times New Roman" w:cs="Times New Roman" w:hint="eastAsia"/>
          <w:sz w:val="24"/>
          <w:szCs w:val="24"/>
        </w:rPr>
        <w:t xml:space="preserve"> of the DNNSP</w:t>
      </w:r>
      <w:r w:rsidR="00797BFC">
        <w:rPr>
          <w:rFonts w:ascii="Times New Roman" w:hAnsi="Times New Roman" w:cs="Times New Roman"/>
          <w:sz w:val="24"/>
          <w:szCs w:val="24"/>
        </w:rPr>
        <w:t xml:space="preserve"> is</w:t>
      </w:r>
      <w:r>
        <w:rPr>
          <w:rFonts w:ascii="Times New Roman" w:hAnsi="Times New Roman" w:cs="Times New Roman"/>
          <w:sz w:val="24"/>
          <w:szCs w:val="24"/>
        </w:rPr>
        <w:t xml:space="preserve"> obtained by the following step. The features of points extracted as </w:t>
      </w:r>
      <w:r w:rsidR="009D2B11">
        <w:rPr>
          <w:rFonts w:ascii="Times New Roman" w:hAnsi="Times New Roman" w:cs="Times New Roman" w:hint="eastAsia"/>
          <w:sz w:val="24"/>
          <w:szCs w:val="24"/>
        </w:rPr>
        <w:t xml:space="preserve">the method in </w:t>
      </w:r>
      <w:r w:rsidR="00797BFC">
        <w:rPr>
          <w:rFonts w:ascii="Times New Roman" w:hAnsi="Times New Roman" w:cs="Times New Roman"/>
          <w:sz w:val="24"/>
          <w:szCs w:val="24"/>
        </w:rPr>
        <w:t>[</w:t>
      </w:r>
      <w:r>
        <w:rPr>
          <w:rFonts w:ascii="Times New Roman" w:hAnsi="Times New Roman" w:cs="Times New Roman"/>
          <w:sz w:val="24"/>
          <w:szCs w:val="24"/>
        </w:rPr>
        <w:t xml:space="preserve">18]. </w:t>
      </w:r>
      <w:r w:rsidR="009D2B11">
        <w:rPr>
          <w:rFonts w:ascii="Times New Roman" w:hAnsi="Times New Roman" w:cs="Times New Roman" w:hint="eastAsia"/>
          <w:sz w:val="24"/>
          <w:szCs w:val="24"/>
        </w:rPr>
        <w:t>As a first step</w:t>
      </w:r>
      <w:r>
        <w:rPr>
          <w:rFonts w:ascii="Times New Roman" w:hAnsi="Times New Roman" w:cs="Times New Roman"/>
          <w:sz w:val="24"/>
          <w:szCs w:val="24"/>
        </w:rPr>
        <w:t>, the ground points are removed</w:t>
      </w:r>
      <w:r w:rsidR="009D2B11">
        <w:rPr>
          <w:rFonts w:ascii="Times New Roman" w:hAnsi="Times New Roman" w:cs="Times New Roman" w:hint="eastAsia"/>
          <w:sz w:val="24"/>
          <w:szCs w:val="24"/>
        </w:rPr>
        <w:t xml:space="preserve"> from the point cloud</w:t>
      </w:r>
      <w:ins w:id="691" w:author="User" w:date="2016-11-07T09:00:00Z">
        <w:r w:rsidR="006D1C19">
          <w:rPr>
            <w:rFonts w:ascii="Times New Roman" w:hAnsi="Times New Roman" w:cs="Times New Roman" w:hint="eastAsia"/>
            <w:sz w:val="24"/>
            <w:szCs w:val="24"/>
          </w:rPr>
          <w:t>s</w:t>
        </w:r>
      </w:ins>
      <w:r w:rsidR="009D2B11">
        <w:rPr>
          <w:rFonts w:ascii="Times New Roman" w:hAnsi="Times New Roman" w:cs="Times New Roman" w:hint="eastAsia"/>
          <w:sz w:val="24"/>
          <w:szCs w:val="24"/>
        </w:rPr>
        <w:t xml:space="preserve">. </w:t>
      </w:r>
      <w:r w:rsidR="009D2B11" w:rsidRPr="00A87507">
        <w:rPr>
          <w:rFonts w:ascii="Times New Roman" w:hAnsi="Times New Roman"/>
          <w:bCs/>
          <w:sz w:val="24"/>
          <w:szCs w:val="24"/>
        </w:rPr>
        <w:t>The removal of the ground points helps to determine the connectivity of objects.</w:t>
      </w:r>
      <w:r w:rsidR="00ED1960" w:rsidRPr="00ED1960">
        <w:rPr>
          <w:rFonts w:ascii="Times New Roman" w:hAnsi="Times New Roman" w:cs="Times New Roman"/>
          <w:sz w:val="24"/>
          <w:szCs w:val="24"/>
        </w:rPr>
        <w:t xml:space="preserve"> </w:t>
      </w:r>
      <w:r w:rsidR="00ED1960">
        <w:rPr>
          <w:rFonts w:ascii="Times New Roman" w:hAnsi="Times New Roman" w:cs="Times New Roman" w:hint="eastAsia"/>
          <w:sz w:val="24"/>
          <w:szCs w:val="24"/>
        </w:rPr>
        <w:t>Next, t</w:t>
      </w:r>
      <w:r w:rsidR="00ED1960">
        <w:rPr>
          <w:rFonts w:ascii="Times New Roman" w:hAnsi="Times New Roman" w:cs="Times New Roman"/>
          <w:sz w:val="24"/>
          <w:szCs w:val="24"/>
        </w:rPr>
        <w:t>he 54-dimensional features of each point are obtained, which is the spin images and the eigenvalue features in three support regions.</w:t>
      </w:r>
      <w:r>
        <w:rPr>
          <w:rFonts w:ascii="Times New Roman" w:hAnsi="Times New Roman" w:cs="Times New Roman"/>
          <w:sz w:val="24"/>
          <w:szCs w:val="24"/>
        </w:rPr>
        <w:t xml:space="preserve"> </w:t>
      </w:r>
      <w:r w:rsidR="00ED1960">
        <w:rPr>
          <w:rFonts w:ascii="Times New Roman" w:hAnsi="Times New Roman" w:cs="Times New Roman" w:hint="eastAsia"/>
          <w:sz w:val="24"/>
          <w:szCs w:val="24"/>
        </w:rPr>
        <w:t>Afterwards,</w:t>
      </w:r>
      <w:r w:rsidR="00ED1960">
        <w:rPr>
          <w:rFonts w:ascii="Times New Roman" w:hAnsi="Times New Roman" w:cs="Times New Roman"/>
          <w:sz w:val="24"/>
          <w:szCs w:val="24"/>
        </w:rPr>
        <w:t xml:space="preserve"> </w:t>
      </w:r>
      <w:r w:rsidR="00ED1960">
        <w:rPr>
          <w:rFonts w:ascii="Times New Roman" w:hAnsi="Times New Roman" w:cs="Times New Roman" w:hint="eastAsia"/>
          <w:sz w:val="24"/>
          <w:szCs w:val="24"/>
        </w:rPr>
        <w:t>we</w:t>
      </w:r>
      <w:r w:rsidR="00ED1960" w:rsidRPr="00ED1960">
        <w:rPr>
          <w:rFonts w:ascii="Times New Roman" w:hAnsi="Times New Roman" w:cs="Times New Roman"/>
          <w:sz w:val="24"/>
          <w:szCs w:val="24"/>
        </w:rPr>
        <w:t xml:space="preserve"> </w:t>
      </w:r>
      <w:r w:rsidR="00ED1960">
        <w:rPr>
          <w:rFonts w:ascii="Times New Roman" w:hAnsi="Times New Roman" w:cs="Times New Roman"/>
          <w:sz w:val="24"/>
          <w:szCs w:val="24"/>
        </w:rPr>
        <w:t>construct</w:t>
      </w:r>
      <w:r w:rsidR="00ED1960">
        <w:rPr>
          <w:rFonts w:ascii="Times New Roman" w:hAnsi="Times New Roman" w:cs="Times New Roman" w:hint="eastAsia"/>
          <w:sz w:val="24"/>
          <w:szCs w:val="24"/>
        </w:rPr>
        <w:t xml:space="preserve"> </w:t>
      </w:r>
      <w:r>
        <w:rPr>
          <w:rFonts w:ascii="Times New Roman" w:hAnsi="Times New Roman" w:cs="Times New Roman"/>
          <w:sz w:val="24"/>
          <w:szCs w:val="24"/>
        </w:rPr>
        <w:t>the multi-</w:t>
      </w:r>
      <w:r w:rsidR="009D2B11">
        <w:rPr>
          <w:rFonts w:ascii="Times New Roman" w:hAnsi="Times New Roman" w:cs="Times New Roman" w:hint="eastAsia"/>
          <w:sz w:val="24"/>
          <w:szCs w:val="24"/>
        </w:rPr>
        <w:t>level</w:t>
      </w:r>
      <w:r w:rsidR="009D2B11">
        <w:rPr>
          <w:rFonts w:ascii="Times New Roman" w:hAnsi="Times New Roman" w:cs="Times New Roman"/>
          <w:sz w:val="24"/>
          <w:szCs w:val="24"/>
        </w:rPr>
        <w:t xml:space="preserve"> </w:t>
      </w:r>
      <w:r w:rsidR="00ED1960">
        <w:rPr>
          <w:rFonts w:ascii="Times New Roman" w:hAnsi="Times New Roman" w:cs="Times New Roman" w:hint="eastAsia"/>
          <w:sz w:val="24"/>
          <w:szCs w:val="24"/>
        </w:rPr>
        <w:t xml:space="preserve">point </w:t>
      </w:r>
      <w:r>
        <w:rPr>
          <w:rFonts w:ascii="Times New Roman" w:hAnsi="Times New Roman" w:cs="Times New Roman"/>
          <w:sz w:val="24"/>
          <w:szCs w:val="24"/>
        </w:rPr>
        <w:t>clusters</w:t>
      </w:r>
      <w:r w:rsidR="00ED1960">
        <w:rPr>
          <w:rFonts w:ascii="Times New Roman" w:hAnsi="Times New Roman" w:cs="Times New Roman" w:hint="eastAsia"/>
          <w:sz w:val="24"/>
          <w:szCs w:val="24"/>
        </w:rPr>
        <w:t xml:space="preserve"> from </w:t>
      </w:r>
      <w:r w:rsidR="00ED1960">
        <w:rPr>
          <w:rFonts w:ascii="Times New Roman" w:hAnsi="Times New Roman"/>
          <w:sz w:val="24"/>
          <w:szCs w:val="24"/>
        </w:rPr>
        <w:t>the non-ground point cloud</w:t>
      </w:r>
      <w:r>
        <w:rPr>
          <w:rFonts w:ascii="Times New Roman" w:hAnsi="Times New Roman" w:cs="Times New Roman"/>
          <w:sz w:val="24"/>
          <w:szCs w:val="24"/>
        </w:rPr>
        <w:t xml:space="preserve">. </w:t>
      </w:r>
      <w:r w:rsidR="00ED1960">
        <w:rPr>
          <w:rFonts w:ascii="Times New Roman" w:hAnsi="Times New Roman" w:cs="Times New Roman" w:hint="eastAsia"/>
          <w:sz w:val="24"/>
          <w:szCs w:val="24"/>
        </w:rPr>
        <w:t>Finally, t</w:t>
      </w:r>
      <w:r>
        <w:rPr>
          <w:rFonts w:ascii="Times New Roman" w:hAnsi="Times New Roman" w:cs="Times New Roman"/>
          <w:sz w:val="24"/>
          <w:szCs w:val="24"/>
        </w:rPr>
        <w:t xml:space="preserve">he features of points in a cluster are concatenated as </w:t>
      </w:r>
      <w:r w:rsidR="00797BFC">
        <w:rPr>
          <w:rFonts w:ascii="Times New Roman" w:hAnsi="Times New Roman" w:cs="Times New Roman"/>
          <w:sz w:val="24"/>
          <w:szCs w:val="24"/>
        </w:rPr>
        <w:t>a feature</w:t>
      </w:r>
      <w:r>
        <w:rPr>
          <w:rFonts w:ascii="Times New Roman" w:hAnsi="Times New Roman" w:cs="Times New Roman"/>
          <w:sz w:val="24"/>
          <w:szCs w:val="24"/>
        </w:rPr>
        <w:t xml:space="preserve"> matrix with 57×</w:t>
      </w:r>
      <w:r w:rsidRPr="00020714">
        <w:rPr>
          <w:rFonts w:ascii="Times New Roman" w:hAnsi="Times New Roman" w:cs="Times New Roman"/>
          <w:i/>
          <w:sz w:val="24"/>
          <w:szCs w:val="24"/>
        </w:rPr>
        <w:t>n</w:t>
      </w:r>
      <w:r w:rsidR="00ED1960">
        <w:rPr>
          <w:rFonts w:ascii="Times New Roman" w:hAnsi="Times New Roman" w:cs="Times New Roman" w:hint="eastAsia"/>
          <w:sz w:val="24"/>
          <w:szCs w:val="24"/>
        </w:rPr>
        <w:t>, where</w:t>
      </w:r>
      <w:r>
        <w:rPr>
          <w:rFonts w:ascii="Times New Roman" w:hAnsi="Times New Roman" w:cs="Times New Roman"/>
          <w:sz w:val="24"/>
          <w:szCs w:val="24"/>
        </w:rPr>
        <w:t xml:space="preserve"> </w:t>
      </w:r>
      <w:r w:rsidRPr="00020714">
        <w:rPr>
          <w:rFonts w:ascii="Times New Roman" w:hAnsi="Times New Roman" w:cs="Times New Roman"/>
          <w:i/>
          <w:sz w:val="24"/>
          <w:szCs w:val="24"/>
        </w:rPr>
        <w:t>n</w:t>
      </w:r>
      <w:r>
        <w:rPr>
          <w:rFonts w:ascii="Times New Roman" w:hAnsi="Times New Roman" w:cs="Times New Roman"/>
          <w:sz w:val="24"/>
          <w:szCs w:val="24"/>
        </w:rPr>
        <w:t xml:space="preserve"> </w:t>
      </w:r>
      <w:r>
        <w:rPr>
          <w:rFonts w:ascii="Times New Roman" w:hAnsi="Times New Roman" w:cs="Times New Roman"/>
          <w:sz w:val="24"/>
          <w:szCs w:val="24"/>
        </w:rPr>
        <w:lastRenderedPageBreak/>
        <w:t>is the point number of the cluster.</w:t>
      </w:r>
      <w:r w:rsidR="00797BFC">
        <w:rPr>
          <w:rFonts w:ascii="Times New Roman" w:hAnsi="Times New Roman" w:cs="Times New Roman" w:hint="eastAsia"/>
          <w:sz w:val="24"/>
          <w:szCs w:val="24"/>
        </w:rPr>
        <w:t xml:space="preserve"> </w:t>
      </w:r>
      <w:r w:rsidR="00797BFC">
        <w:rPr>
          <w:rFonts w:ascii="Times New Roman" w:hAnsi="Times New Roman" w:cs="Times New Roman"/>
          <w:sz w:val="24"/>
          <w:szCs w:val="24"/>
        </w:rPr>
        <w:t>The</w:t>
      </w:r>
      <w:r w:rsidR="00797BFC">
        <w:rPr>
          <w:rFonts w:ascii="Times New Roman" w:hAnsi="Times New Roman" w:cs="Times New Roman" w:hint="eastAsia"/>
          <w:sz w:val="24"/>
          <w:szCs w:val="24"/>
        </w:rPr>
        <w:t xml:space="preserve"> </w:t>
      </w:r>
      <w:r w:rsidR="00797BFC">
        <w:rPr>
          <w:rFonts w:ascii="Times New Roman" w:hAnsi="Times New Roman" w:cs="Times New Roman"/>
          <w:sz w:val="24"/>
          <w:szCs w:val="24"/>
        </w:rPr>
        <w:t>feature</w:t>
      </w:r>
      <w:r>
        <w:rPr>
          <w:rFonts w:ascii="Times New Roman" w:hAnsi="Times New Roman" w:cs="Times New Roman"/>
          <w:sz w:val="24"/>
          <w:szCs w:val="24"/>
        </w:rPr>
        <w:t xml:space="preserve"> matrix is </w:t>
      </w:r>
      <w:r w:rsidR="00ED1960">
        <w:rPr>
          <w:rFonts w:ascii="Times New Roman" w:hAnsi="Times New Roman" w:cs="Times New Roman" w:hint="eastAsia"/>
          <w:sz w:val="24"/>
          <w:szCs w:val="24"/>
        </w:rPr>
        <w:t>an</w:t>
      </w:r>
      <w:r w:rsidR="00ED1960">
        <w:rPr>
          <w:rFonts w:ascii="Times New Roman" w:hAnsi="Times New Roman" w:cs="Times New Roman"/>
          <w:sz w:val="24"/>
          <w:szCs w:val="24"/>
        </w:rPr>
        <w:t xml:space="preserve"> </w:t>
      </w:r>
      <w:r>
        <w:rPr>
          <w:rFonts w:ascii="Times New Roman" w:hAnsi="Times New Roman" w:cs="Times New Roman"/>
          <w:sz w:val="24"/>
          <w:szCs w:val="24"/>
        </w:rPr>
        <w:t xml:space="preserve">input of </w:t>
      </w:r>
      <w:r w:rsidR="00ED1960">
        <w:rPr>
          <w:rFonts w:ascii="Times New Roman" w:hAnsi="Times New Roman" w:cs="Times New Roman" w:hint="eastAsia"/>
          <w:sz w:val="24"/>
          <w:szCs w:val="24"/>
        </w:rPr>
        <w:t xml:space="preserve">the </w:t>
      </w:r>
      <w:del w:id="692" w:author="User" w:date="2016-11-08T15:55:00Z">
        <w:r w:rsidR="000C6412" w:rsidDel="00844471">
          <w:rPr>
            <w:rFonts w:ascii="Times New Roman" w:hAnsi="Times New Roman" w:cs="Times New Roman"/>
            <w:sz w:val="24"/>
            <w:szCs w:val="24"/>
          </w:rPr>
          <w:delText>NNSP</w:delText>
        </w:r>
      </w:del>
      <w:ins w:id="693"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w:t>
      </w:r>
    </w:p>
    <w:p w:rsidR="00A3160B" w:rsidRDefault="00D37A71" w:rsidP="00020714">
      <w:pPr>
        <w:spacing w:line="300" w:lineRule="auto"/>
        <w:ind w:firstLineChars="50" w:firstLine="120"/>
      </w:pPr>
      <w:r>
        <w:rPr>
          <w:rFonts w:ascii="Times New Roman" w:hAnsi="Times New Roman" w:cs="Times New Roman"/>
          <w:sz w:val="24"/>
          <w:szCs w:val="24"/>
        </w:rPr>
        <w:t xml:space="preserve">After the last Net3, the </w:t>
      </w:r>
      <w:ins w:id="694" w:author="User" w:date="2016-11-08T13:33:00Z">
        <w:r w:rsidR="00AA535A" w:rsidRPr="00ED7B42">
          <w:rPr>
            <w:rFonts w:ascii="Times New Roman" w:hAnsi="Times New Roman" w:cs="Times New Roman"/>
            <w:sz w:val="24"/>
            <w:szCs w:val="24"/>
          </w:rPr>
          <w:t>representations</w:t>
        </w:r>
      </w:ins>
      <w:del w:id="695" w:author="User" w:date="2016-11-08T13:33:00Z">
        <w:r w:rsidDel="00AA535A">
          <w:rPr>
            <w:rFonts w:ascii="Times New Roman" w:hAnsi="Times New Roman" w:cs="Times New Roman"/>
            <w:sz w:val="24"/>
            <w:szCs w:val="24"/>
          </w:rPr>
          <w:delText>features of points</w:delText>
        </w:r>
      </w:del>
      <w:r>
        <w:rPr>
          <w:rFonts w:ascii="Times New Roman" w:hAnsi="Times New Roman" w:cs="Times New Roman"/>
          <w:sz w:val="24"/>
          <w:szCs w:val="24"/>
        </w:rPr>
        <w:t xml:space="preserve"> are pooled by Net</w:t>
      </w:r>
      <w:ins w:id="696" w:author="user" w:date="2016-10-31T13:56:00Z">
        <w:r w:rsidR="00ED1960">
          <w:rPr>
            <w:rFonts w:ascii="Times New Roman" w:hAnsi="Times New Roman" w:cs="Times New Roman" w:hint="eastAsia"/>
            <w:sz w:val="24"/>
            <w:szCs w:val="24"/>
          </w:rPr>
          <w:t xml:space="preserve"> </w:t>
        </w:r>
      </w:ins>
      <w:r>
        <w:rPr>
          <w:rFonts w:ascii="Times New Roman" w:hAnsi="Times New Roman" w:cs="Times New Roman"/>
          <w:sz w:val="24"/>
          <w:szCs w:val="24"/>
        </w:rPr>
        <w:t>4. The output of Net</w:t>
      </w:r>
      <w:r w:rsidR="00ED1960">
        <w:rPr>
          <w:rFonts w:ascii="Times New Roman" w:hAnsi="Times New Roman" w:cs="Times New Roman" w:hint="eastAsia"/>
          <w:sz w:val="24"/>
          <w:szCs w:val="24"/>
        </w:rPr>
        <w:t xml:space="preserve"> </w:t>
      </w:r>
      <w:r>
        <w:rPr>
          <w:rFonts w:ascii="Times New Roman" w:hAnsi="Times New Roman" w:cs="Times New Roman"/>
          <w:sz w:val="24"/>
          <w:szCs w:val="24"/>
        </w:rPr>
        <w:t xml:space="preserve">4 can be </w:t>
      </w:r>
      <w:r w:rsidR="00ED1960">
        <w:rPr>
          <w:rFonts w:ascii="Times New Roman" w:hAnsi="Times New Roman" w:cs="Times New Roman" w:hint="eastAsia"/>
          <w:sz w:val="24"/>
          <w:szCs w:val="24"/>
        </w:rPr>
        <w:t>taken</w:t>
      </w:r>
      <w:r w:rsidR="00ED1960">
        <w:rPr>
          <w:rFonts w:ascii="Times New Roman" w:hAnsi="Times New Roman" w:cs="Times New Roman"/>
          <w:sz w:val="24"/>
          <w:szCs w:val="24"/>
        </w:rPr>
        <w:t xml:space="preserve"> </w:t>
      </w:r>
      <w:r>
        <w:rPr>
          <w:rFonts w:ascii="Times New Roman" w:hAnsi="Times New Roman" w:cs="Times New Roman"/>
          <w:sz w:val="24"/>
          <w:szCs w:val="24"/>
        </w:rPr>
        <w:t xml:space="preserve">as a cluster feature with the same dimension as the output of the last Net3. </w:t>
      </w:r>
    </w:p>
    <w:p w:rsidR="00A3160B" w:rsidRDefault="00D37A71">
      <w:pPr>
        <w:spacing w:line="300" w:lineRule="auto"/>
        <w:jc w:val="left"/>
      </w:pPr>
      <w:r>
        <w:rPr>
          <w:rFonts w:ascii="Times New Roman" w:hAnsi="Times New Roman" w:cs="Times New Roman"/>
          <w:b/>
          <w:sz w:val="24"/>
          <w:szCs w:val="24"/>
        </w:rPr>
        <w:t xml:space="preserve">B.  </w:t>
      </w:r>
      <w:del w:id="697" w:author="User" w:date="2016-11-08T13:27:00Z">
        <w:r w:rsidDel="00461A79">
          <w:rPr>
            <w:rFonts w:ascii="Times New Roman" w:hAnsi="Times New Roman" w:cs="Times New Roman"/>
            <w:b/>
            <w:sz w:val="24"/>
            <w:szCs w:val="24"/>
          </w:rPr>
          <w:delText xml:space="preserve">Extraction </w:delText>
        </w:r>
      </w:del>
      <w:ins w:id="698" w:author="User" w:date="2016-11-08T13:27:00Z">
        <w:r w:rsidR="00461A79">
          <w:rPr>
            <w:rFonts w:ascii="Times New Roman" w:hAnsi="Times New Roman" w:cs="Times New Roman" w:hint="eastAsia"/>
            <w:b/>
            <w:sz w:val="24"/>
            <w:szCs w:val="24"/>
          </w:rPr>
          <w:t>Learning</w:t>
        </w:r>
        <w:r w:rsidR="00461A79">
          <w:rPr>
            <w:rFonts w:ascii="Times New Roman" w:hAnsi="Times New Roman" w:cs="Times New Roman"/>
            <w:b/>
            <w:sz w:val="24"/>
            <w:szCs w:val="24"/>
          </w:rPr>
          <w:t xml:space="preserve"> </w:t>
        </w:r>
      </w:ins>
      <w:r w:rsidR="00895FFA">
        <w:rPr>
          <w:rFonts w:ascii="Times New Roman" w:hAnsi="Times New Roman" w:cs="Times New Roman"/>
          <w:b/>
          <w:sz w:val="24"/>
          <w:szCs w:val="24"/>
        </w:rPr>
        <w:t>the intra</w:t>
      </w:r>
      <w:r>
        <w:rPr>
          <w:rFonts w:ascii="Times New Roman" w:hAnsi="Times New Roman" w:cs="Times New Roman"/>
          <w:b/>
          <w:sz w:val="24"/>
          <w:szCs w:val="24"/>
        </w:rPr>
        <w:t xml:space="preserve"> </w:t>
      </w:r>
      <w:r w:rsidR="00895FFA">
        <w:rPr>
          <w:rFonts w:ascii="Times New Roman" w:hAnsi="Times New Roman" w:cs="Times New Roman"/>
          <w:b/>
          <w:sz w:val="24"/>
          <w:szCs w:val="24"/>
        </w:rPr>
        <w:t>and inter</w:t>
      </w:r>
      <w:r>
        <w:rPr>
          <w:rFonts w:ascii="Times New Roman" w:hAnsi="Times New Roman" w:cs="Times New Roman"/>
          <w:b/>
          <w:sz w:val="24"/>
          <w:szCs w:val="24"/>
        </w:rPr>
        <w:t xml:space="preserve"> relations of </w:t>
      </w:r>
      <w:r w:rsidR="000658FD">
        <w:rPr>
          <w:rFonts w:ascii="Times New Roman" w:hAnsi="Times New Roman" w:cs="Times New Roman" w:hint="eastAsia"/>
          <w:b/>
          <w:sz w:val="24"/>
          <w:szCs w:val="24"/>
        </w:rPr>
        <w:t xml:space="preserve">the </w:t>
      </w:r>
      <w:r>
        <w:rPr>
          <w:rFonts w:ascii="Times New Roman" w:hAnsi="Times New Roman" w:cs="Times New Roman"/>
          <w:b/>
          <w:sz w:val="24"/>
          <w:szCs w:val="24"/>
        </w:rPr>
        <w:t>feature</w:t>
      </w:r>
      <w:ins w:id="699" w:author="User" w:date="2016-11-08T13:35:00Z">
        <w:r w:rsidR="00AC0120">
          <w:rPr>
            <w:rFonts w:ascii="Times New Roman" w:hAnsi="Times New Roman" w:cs="Times New Roman" w:hint="eastAsia"/>
            <w:b/>
            <w:sz w:val="24"/>
            <w:szCs w:val="24"/>
          </w:rPr>
          <w:t xml:space="preserve"> </w:t>
        </w:r>
        <w:r w:rsidR="00AC0120">
          <w:rPr>
            <w:rFonts w:ascii="Times New Roman" w:hAnsi="Times New Roman" w:cs="Times New Roman"/>
            <w:sz w:val="24"/>
            <w:szCs w:val="24"/>
          </w:rPr>
          <w:t>describe</w:t>
        </w:r>
        <w:r w:rsidR="00AC0120">
          <w:rPr>
            <w:rFonts w:ascii="Times New Roman" w:hAnsi="Times New Roman" w:cs="Times New Roman" w:hint="eastAsia"/>
            <w:sz w:val="24"/>
            <w:szCs w:val="24"/>
          </w:rPr>
          <w:t>r</w:t>
        </w:r>
      </w:ins>
      <w:r>
        <w:rPr>
          <w:rFonts w:ascii="Times New Roman" w:hAnsi="Times New Roman" w:cs="Times New Roman"/>
          <w:b/>
          <w:sz w:val="24"/>
          <w:szCs w:val="24"/>
        </w:rPr>
        <w:t>s</w:t>
      </w:r>
    </w:p>
    <w:p w:rsidR="00A3160B" w:rsidRDefault="00D37A71" w:rsidP="00020714">
      <w:pPr>
        <w:spacing w:line="300" w:lineRule="auto"/>
        <w:ind w:firstLineChars="50" w:firstLine="120"/>
      </w:pPr>
      <w:r>
        <w:rPr>
          <w:rFonts w:ascii="Times New Roman" w:hAnsi="Times New Roman" w:cs="Times New Roman"/>
          <w:sz w:val="24"/>
          <w:szCs w:val="24"/>
        </w:rPr>
        <w:t xml:space="preserve">The spin images and eigenvalue features describe the point feature from different viewpoints, so the intra relation of each </w:t>
      </w:r>
      <w:ins w:id="700" w:author="User" w:date="2016-11-08T13:35:00Z">
        <w:r w:rsidR="00AC0120">
          <w:rPr>
            <w:rFonts w:ascii="Times New Roman" w:hAnsi="Times New Roman" w:cs="Times New Roman"/>
            <w:sz w:val="24"/>
            <w:szCs w:val="24"/>
          </w:rPr>
          <w:t>describe</w:t>
        </w:r>
        <w:r w:rsidR="00AC0120">
          <w:rPr>
            <w:rFonts w:ascii="Times New Roman" w:hAnsi="Times New Roman" w:cs="Times New Roman" w:hint="eastAsia"/>
            <w:sz w:val="24"/>
            <w:szCs w:val="24"/>
          </w:rPr>
          <w:t>r</w:t>
        </w:r>
        <w:r w:rsidR="00AC0120">
          <w:rPr>
            <w:rFonts w:ascii="Times New Roman" w:hAnsi="Times New Roman" w:cs="Times New Roman"/>
            <w:b/>
            <w:sz w:val="24"/>
            <w:szCs w:val="24"/>
          </w:rPr>
          <w:t>s</w:t>
        </w:r>
        <w:r w:rsidR="00AC0120" w:rsidDel="00AC0120">
          <w:rPr>
            <w:rFonts w:ascii="Times New Roman" w:hAnsi="Times New Roman" w:cs="Times New Roman"/>
            <w:sz w:val="24"/>
            <w:szCs w:val="24"/>
          </w:rPr>
          <w:t xml:space="preserve"> </w:t>
        </w:r>
      </w:ins>
      <w:del w:id="701" w:author="User" w:date="2016-11-08T13:35:00Z">
        <w:r w:rsidDel="00AC0120">
          <w:rPr>
            <w:rFonts w:ascii="Times New Roman" w:hAnsi="Times New Roman" w:cs="Times New Roman"/>
            <w:sz w:val="24"/>
            <w:szCs w:val="24"/>
          </w:rPr>
          <w:delText xml:space="preserve">feature </w:delText>
        </w:r>
      </w:del>
      <w:r w:rsidR="00ED1960">
        <w:rPr>
          <w:rFonts w:ascii="Times New Roman" w:hAnsi="Times New Roman" w:cs="Times New Roman" w:hint="eastAsia"/>
          <w:sz w:val="24"/>
          <w:szCs w:val="24"/>
        </w:rPr>
        <w:t>is</w:t>
      </w:r>
      <w:r w:rsidR="00ED1960">
        <w:rPr>
          <w:rFonts w:ascii="Times New Roman" w:hAnsi="Times New Roman" w:cs="Times New Roman"/>
          <w:sz w:val="24"/>
          <w:szCs w:val="24"/>
        </w:rPr>
        <w:t xml:space="preserve"> </w:t>
      </w:r>
      <w:r w:rsidR="00895FFA">
        <w:rPr>
          <w:rFonts w:ascii="Times New Roman" w:hAnsi="Times New Roman" w:cs="Times New Roman" w:hint="eastAsia"/>
          <w:sz w:val="24"/>
          <w:szCs w:val="24"/>
        </w:rPr>
        <w:t>closer</w:t>
      </w:r>
      <w:r>
        <w:rPr>
          <w:rFonts w:ascii="Times New Roman" w:hAnsi="Times New Roman" w:cs="Times New Roman"/>
          <w:sz w:val="24"/>
          <w:szCs w:val="24"/>
        </w:rPr>
        <w:t xml:space="preserve"> than </w:t>
      </w:r>
      <w:r w:rsidR="00895FFA">
        <w:rPr>
          <w:rFonts w:ascii="Times New Roman" w:hAnsi="Times New Roman" w:cs="Times New Roman"/>
          <w:sz w:val="24"/>
          <w:szCs w:val="24"/>
        </w:rPr>
        <w:t>the inter relation</w:t>
      </w:r>
      <w:r>
        <w:rPr>
          <w:rFonts w:ascii="Times New Roman" w:hAnsi="Times New Roman" w:cs="Times New Roman"/>
          <w:sz w:val="24"/>
          <w:szCs w:val="24"/>
        </w:rPr>
        <w:t xml:space="preserve"> of the two</w:t>
      </w:r>
      <w:del w:id="702" w:author="User" w:date="2016-11-08T13:35:00Z">
        <w:r w:rsidDel="00AC0120">
          <w:rPr>
            <w:rFonts w:ascii="Times New Roman" w:hAnsi="Times New Roman" w:cs="Times New Roman"/>
            <w:sz w:val="24"/>
            <w:szCs w:val="24"/>
          </w:rPr>
          <w:delText xml:space="preserve"> features</w:delText>
        </w:r>
      </w:del>
      <w:r>
        <w:rPr>
          <w:rFonts w:ascii="Times New Roman" w:hAnsi="Times New Roman" w:cs="Times New Roman"/>
          <w:sz w:val="24"/>
          <w:szCs w:val="24"/>
        </w:rPr>
        <w:t xml:space="preserve">. Two nets are configured to </w:t>
      </w:r>
      <w:r w:rsidR="0048313B">
        <w:rPr>
          <w:rFonts w:ascii="Times New Roman" w:hAnsi="Times New Roman" w:cs="Times New Roman"/>
          <w:sz w:val="24"/>
          <w:szCs w:val="24"/>
        </w:rPr>
        <w:t>separately</w:t>
      </w:r>
      <w:r w:rsidR="0048313B">
        <w:rPr>
          <w:rFonts w:ascii="Times New Roman" w:hAnsi="Times New Roman" w:cs="Times New Roman" w:hint="eastAsia"/>
          <w:sz w:val="24"/>
          <w:szCs w:val="24"/>
        </w:rPr>
        <w:t xml:space="preserve"> handle </w:t>
      </w:r>
      <w:r>
        <w:rPr>
          <w:rFonts w:ascii="Times New Roman" w:hAnsi="Times New Roman" w:cs="Times New Roman"/>
          <w:sz w:val="24"/>
          <w:szCs w:val="24"/>
        </w:rPr>
        <w:t>the two</w:t>
      </w:r>
      <w:r w:rsidR="0048313B">
        <w:rPr>
          <w:rFonts w:ascii="Times New Roman" w:hAnsi="Times New Roman" w:cs="Times New Roman" w:hint="eastAsia"/>
          <w:sz w:val="24"/>
          <w:szCs w:val="24"/>
        </w:rPr>
        <w:t xml:space="preserve"> types of</w:t>
      </w:r>
      <w:r>
        <w:rPr>
          <w:rFonts w:ascii="Times New Roman" w:hAnsi="Times New Roman" w:cs="Times New Roman"/>
          <w:sz w:val="24"/>
          <w:szCs w:val="24"/>
        </w:rPr>
        <w:t xml:space="preserve"> feature</w:t>
      </w:r>
      <w:ins w:id="703" w:author="User" w:date="2016-11-08T13:35:00Z">
        <w:r w:rsidR="00AC0120">
          <w:rPr>
            <w:rFonts w:ascii="Times New Roman" w:hAnsi="Times New Roman" w:cs="Times New Roman" w:hint="eastAsia"/>
            <w:b/>
            <w:sz w:val="24"/>
            <w:szCs w:val="24"/>
          </w:rPr>
          <w:t xml:space="preserve"> </w:t>
        </w:r>
        <w:r w:rsidR="00AC0120">
          <w:rPr>
            <w:rFonts w:ascii="Times New Roman" w:hAnsi="Times New Roman" w:cs="Times New Roman"/>
            <w:sz w:val="24"/>
            <w:szCs w:val="24"/>
          </w:rPr>
          <w:t>describe</w:t>
        </w:r>
        <w:r w:rsidR="00AC0120">
          <w:rPr>
            <w:rFonts w:ascii="Times New Roman" w:hAnsi="Times New Roman" w:cs="Times New Roman" w:hint="eastAsia"/>
            <w:sz w:val="24"/>
            <w:szCs w:val="24"/>
          </w:rPr>
          <w:t>r</w:t>
        </w:r>
        <w:r w:rsidR="00AC0120">
          <w:rPr>
            <w:rFonts w:ascii="Times New Roman" w:hAnsi="Times New Roman" w:cs="Times New Roman"/>
            <w:b/>
            <w:sz w:val="24"/>
            <w:szCs w:val="24"/>
          </w:rPr>
          <w:t>s</w:t>
        </w:r>
      </w:ins>
      <w:del w:id="704" w:author="User" w:date="2016-11-08T13:35:00Z">
        <w:r w:rsidDel="00AC0120">
          <w:rPr>
            <w:rFonts w:ascii="Times New Roman" w:hAnsi="Times New Roman" w:cs="Times New Roman"/>
            <w:sz w:val="24"/>
            <w:szCs w:val="24"/>
          </w:rPr>
          <w:delText>s</w:delText>
        </w:r>
      </w:del>
      <w:r>
        <w:rPr>
          <w:rFonts w:ascii="Times New Roman" w:hAnsi="Times New Roman" w:cs="Times New Roman"/>
          <w:sz w:val="24"/>
          <w:szCs w:val="24"/>
        </w:rPr>
        <w:t>.  Step</w:t>
      </w:r>
      <w:r w:rsidR="0048313B">
        <w:rPr>
          <w:rFonts w:ascii="Times New Roman" w:hAnsi="Times New Roman" w:cs="Times New Roman" w:hint="eastAsia"/>
          <w:sz w:val="24"/>
          <w:szCs w:val="24"/>
        </w:rPr>
        <w:t>s</w:t>
      </w:r>
      <w:r>
        <w:rPr>
          <w:rFonts w:ascii="Times New Roman" w:hAnsi="Times New Roman" w:cs="Times New Roman"/>
          <w:sz w:val="24"/>
          <w:szCs w:val="24"/>
        </w:rPr>
        <w:t xml:space="preserve"> 2</w:t>
      </w:r>
      <w:r w:rsidR="0048313B">
        <w:rPr>
          <w:rFonts w:ascii="Times New Roman" w:hAnsi="Times New Roman" w:cs="Times New Roman" w:hint="eastAsia"/>
          <w:sz w:val="24"/>
          <w:szCs w:val="24"/>
        </w:rPr>
        <w:t>-</w:t>
      </w:r>
      <w:r>
        <w:rPr>
          <w:rFonts w:ascii="Times New Roman" w:hAnsi="Times New Roman" w:cs="Times New Roman"/>
          <w:sz w:val="24"/>
          <w:szCs w:val="24"/>
        </w:rPr>
        <w:t xml:space="preserve">3 and Eq. </w:t>
      </w:r>
      <w:r w:rsidR="0048313B">
        <w:rPr>
          <w:rFonts w:ascii="Times New Roman" w:hAnsi="Times New Roman" w:cs="Times New Roman" w:hint="eastAsia"/>
          <w:sz w:val="24"/>
          <w:szCs w:val="24"/>
        </w:rPr>
        <w:t>(</w:t>
      </w:r>
      <w:r>
        <w:rPr>
          <w:rFonts w:ascii="Times New Roman" w:hAnsi="Times New Roman" w:cs="Times New Roman"/>
          <w:sz w:val="24"/>
          <w:szCs w:val="24"/>
        </w:rPr>
        <w:t>1</w:t>
      </w:r>
      <w:r w:rsidR="0048313B">
        <w:rPr>
          <w:rFonts w:ascii="Times New Roman" w:hAnsi="Times New Roman" w:cs="Times New Roman" w:hint="eastAsia"/>
          <w:sz w:val="24"/>
          <w:szCs w:val="24"/>
        </w:rPr>
        <w:t>)</w:t>
      </w:r>
      <w:r>
        <w:rPr>
          <w:rFonts w:ascii="Times New Roman" w:hAnsi="Times New Roman" w:cs="Times New Roman"/>
          <w:sz w:val="24"/>
          <w:szCs w:val="24"/>
        </w:rPr>
        <w:t xml:space="preserve"> in Table 1 show the process. </w:t>
      </w:r>
    </w:p>
    <w:p w:rsidR="00A3160B" w:rsidRDefault="00D37A71" w:rsidP="00020714">
      <w:pPr>
        <w:spacing w:line="300" w:lineRule="auto"/>
        <w:ind w:firstLineChars="50" w:firstLine="120"/>
      </w:pPr>
      <w:r>
        <w:rPr>
          <w:rFonts w:ascii="Times New Roman" w:hAnsi="Times New Roman" w:cs="Times New Roman"/>
          <w:sz w:val="24"/>
          <w:szCs w:val="24"/>
        </w:rPr>
        <w:t xml:space="preserve">To show </w:t>
      </w:r>
      <w:r w:rsidR="00895FFA">
        <w:rPr>
          <w:rFonts w:ascii="Times New Roman" w:hAnsi="Times New Roman" w:cs="Times New Roman"/>
          <w:sz w:val="24"/>
          <w:szCs w:val="24"/>
        </w:rPr>
        <w:t>the inter relations</w:t>
      </w:r>
      <w:r>
        <w:rPr>
          <w:rFonts w:ascii="Times New Roman" w:hAnsi="Times New Roman" w:cs="Times New Roman"/>
          <w:sz w:val="24"/>
          <w:szCs w:val="24"/>
        </w:rPr>
        <w:t xml:space="preserve"> of the two feature</w:t>
      </w:r>
      <w:ins w:id="705" w:author="User" w:date="2016-11-08T13:35:00Z">
        <w:r w:rsidR="00AC0120">
          <w:rPr>
            <w:rFonts w:ascii="Times New Roman" w:hAnsi="Times New Roman" w:cs="Times New Roman" w:hint="eastAsia"/>
            <w:b/>
            <w:sz w:val="24"/>
            <w:szCs w:val="24"/>
          </w:rPr>
          <w:t xml:space="preserve"> </w:t>
        </w:r>
        <w:r w:rsidR="00AC0120">
          <w:rPr>
            <w:rFonts w:ascii="Times New Roman" w:hAnsi="Times New Roman" w:cs="Times New Roman"/>
            <w:sz w:val="24"/>
            <w:szCs w:val="24"/>
          </w:rPr>
          <w:t>describe</w:t>
        </w:r>
        <w:r w:rsidR="00AC0120">
          <w:rPr>
            <w:rFonts w:ascii="Times New Roman" w:hAnsi="Times New Roman" w:cs="Times New Roman" w:hint="eastAsia"/>
            <w:sz w:val="24"/>
            <w:szCs w:val="24"/>
          </w:rPr>
          <w:t>r</w:t>
        </w:r>
        <w:r w:rsidR="00AC0120">
          <w:rPr>
            <w:rFonts w:ascii="Times New Roman" w:hAnsi="Times New Roman" w:cs="Times New Roman"/>
            <w:b/>
            <w:sz w:val="24"/>
            <w:szCs w:val="24"/>
          </w:rPr>
          <w:t>s</w:t>
        </w:r>
      </w:ins>
      <w:del w:id="706" w:author="User" w:date="2016-11-08T13:35:00Z">
        <w:r w:rsidDel="00AC0120">
          <w:rPr>
            <w:rFonts w:ascii="Times New Roman" w:hAnsi="Times New Roman" w:cs="Times New Roman"/>
            <w:sz w:val="24"/>
            <w:szCs w:val="24"/>
          </w:rPr>
          <w:delText>s</w:delText>
        </w:r>
      </w:del>
      <w:r>
        <w:rPr>
          <w:rFonts w:ascii="Times New Roman" w:hAnsi="Times New Roman" w:cs="Times New Roman"/>
          <w:sz w:val="24"/>
          <w:szCs w:val="24"/>
        </w:rPr>
        <w:t>, the</w:t>
      </w:r>
      <w:ins w:id="707" w:author="User" w:date="2016-11-08T13:36:00Z">
        <w:r w:rsidR="00EB7FA8">
          <w:rPr>
            <w:rFonts w:ascii="Times New Roman" w:hAnsi="Times New Roman" w:cs="Times New Roman" w:hint="eastAsia"/>
            <w:sz w:val="24"/>
            <w:szCs w:val="24"/>
          </w:rPr>
          <w:t xml:space="preserve"> </w:t>
        </w:r>
        <w:r w:rsidR="00EB7FA8" w:rsidRPr="00ED7B42">
          <w:rPr>
            <w:rFonts w:ascii="Times New Roman" w:hAnsi="Times New Roman" w:cs="Times New Roman"/>
            <w:sz w:val="24"/>
            <w:szCs w:val="24"/>
          </w:rPr>
          <w:t>representations</w:t>
        </w:r>
        <w:r w:rsidR="00EB7FA8">
          <w:rPr>
            <w:rFonts w:ascii="Times New Roman" w:hAnsi="Times New Roman" w:cs="Times New Roman" w:hint="eastAsia"/>
            <w:sz w:val="24"/>
            <w:szCs w:val="24"/>
          </w:rPr>
          <w:t xml:space="preserve"> from different </w:t>
        </w:r>
      </w:ins>
      <w:del w:id="708" w:author="User" w:date="2016-11-08T13:36:00Z">
        <w:r w:rsidDel="00EB7FA8">
          <w:rPr>
            <w:rFonts w:ascii="Times New Roman" w:hAnsi="Times New Roman" w:cs="Times New Roman"/>
            <w:sz w:val="24"/>
            <w:szCs w:val="24"/>
          </w:rPr>
          <w:delText xml:space="preserve"> </w:delText>
        </w:r>
      </w:del>
      <w:r w:rsidR="00FF7AFE">
        <w:rPr>
          <w:rFonts w:ascii="Times New Roman" w:hAnsi="Times New Roman" w:cs="Times New Roman" w:hint="eastAsia"/>
          <w:sz w:val="24"/>
          <w:szCs w:val="24"/>
        </w:rPr>
        <w:t>feature</w:t>
      </w:r>
      <w:ins w:id="709" w:author="User" w:date="2016-11-08T13:36:00Z">
        <w:r w:rsidR="00EB7FA8" w:rsidRPr="00EB7FA8">
          <w:rPr>
            <w:rFonts w:ascii="Times New Roman" w:hAnsi="Times New Roman" w:cs="Times New Roman"/>
            <w:sz w:val="24"/>
            <w:szCs w:val="24"/>
          </w:rPr>
          <w:t xml:space="preserve"> </w:t>
        </w:r>
        <w:r w:rsidR="00EB7FA8">
          <w:rPr>
            <w:rFonts w:ascii="Times New Roman" w:hAnsi="Times New Roman" w:cs="Times New Roman"/>
            <w:sz w:val="24"/>
            <w:szCs w:val="24"/>
          </w:rPr>
          <w:t>describe</w:t>
        </w:r>
        <w:r w:rsidR="00EB7FA8">
          <w:rPr>
            <w:rFonts w:ascii="Times New Roman" w:hAnsi="Times New Roman" w:cs="Times New Roman" w:hint="eastAsia"/>
            <w:sz w:val="24"/>
            <w:szCs w:val="24"/>
          </w:rPr>
          <w:t>r</w:t>
        </w:r>
        <w:r w:rsidR="00EB7FA8">
          <w:rPr>
            <w:rFonts w:ascii="Times New Roman" w:hAnsi="Times New Roman" w:cs="Times New Roman"/>
            <w:b/>
            <w:sz w:val="24"/>
            <w:szCs w:val="24"/>
          </w:rPr>
          <w:t>s</w:t>
        </w:r>
      </w:ins>
      <w:del w:id="710" w:author="User" w:date="2016-11-08T13:36:00Z">
        <w:r w:rsidR="00FF7AFE" w:rsidDel="00EB7FA8">
          <w:rPr>
            <w:rFonts w:ascii="Times New Roman" w:hAnsi="Times New Roman" w:cs="Times New Roman" w:hint="eastAsia"/>
            <w:sz w:val="24"/>
            <w:szCs w:val="24"/>
          </w:rPr>
          <w:delText>s</w:delText>
        </w:r>
      </w:del>
      <w:r>
        <w:rPr>
          <w:rFonts w:ascii="Times New Roman" w:hAnsi="Times New Roman" w:cs="Times New Roman"/>
          <w:sz w:val="24"/>
          <w:szCs w:val="24"/>
        </w:rPr>
        <w:t xml:space="preserve"> are </w:t>
      </w:r>
      <w:r w:rsidR="00895FFA">
        <w:rPr>
          <w:rFonts w:ascii="Times New Roman" w:hAnsi="Times New Roman" w:cs="Times New Roman"/>
          <w:sz w:val="24"/>
          <w:szCs w:val="24"/>
        </w:rPr>
        <w:t xml:space="preserve">concatenated </w:t>
      </w:r>
      <w:del w:id="711" w:author="User" w:date="2016-11-08T13:36:00Z">
        <w:r w:rsidR="00895FFA" w:rsidDel="006557FD">
          <w:rPr>
            <w:rFonts w:ascii="Times New Roman" w:hAnsi="Times New Roman" w:cs="Times New Roman"/>
            <w:sz w:val="24"/>
            <w:szCs w:val="24"/>
          </w:rPr>
          <w:delText>as</w:delText>
        </w:r>
        <w:r w:rsidDel="006557FD">
          <w:rPr>
            <w:rFonts w:ascii="Times New Roman" w:hAnsi="Times New Roman" w:cs="Times New Roman"/>
            <w:sz w:val="24"/>
            <w:szCs w:val="24"/>
          </w:rPr>
          <w:delText xml:space="preserve"> </w:delText>
        </w:r>
      </w:del>
      <w:ins w:id="712" w:author="User" w:date="2016-11-08T13:36:00Z">
        <w:r w:rsidR="006557FD">
          <w:rPr>
            <w:rFonts w:ascii="Times New Roman" w:hAnsi="Times New Roman" w:cs="Times New Roman" w:hint="eastAsia"/>
            <w:sz w:val="24"/>
            <w:szCs w:val="24"/>
          </w:rPr>
          <w:t>to</w:t>
        </w:r>
        <w:r w:rsidR="006557FD">
          <w:rPr>
            <w:rFonts w:ascii="Times New Roman" w:hAnsi="Times New Roman" w:cs="Times New Roman"/>
            <w:sz w:val="24"/>
            <w:szCs w:val="24"/>
          </w:rPr>
          <w:t xml:space="preserve"> </w:t>
        </w:r>
      </w:ins>
      <w:r>
        <w:rPr>
          <w:rFonts w:ascii="Times New Roman" w:hAnsi="Times New Roman" w:cs="Times New Roman"/>
          <w:sz w:val="24"/>
          <w:szCs w:val="24"/>
        </w:rPr>
        <w:t xml:space="preserve">one matrix as the input </w:t>
      </w:r>
      <w:r w:rsidR="00FF7AFE">
        <w:rPr>
          <w:rFonts w:ascii="Times New Roman" w:hAnsi="Times New Roman" w:cs="Times New Roman" w:hint="eastAsia"/>
          <w:sz w:val="24"/>
          <w:szCs w:val="24"/>
        </w:rPr>
        <w:t>of</w:t>
      </w:r>
      <w:r w:rsidR="00FF7AFE">
        <w:rPr>
          <w:rFonts w:ascii="Times New Roman" w:hAnsi="Times New Roman" w:cs="Times New Roman"/>
          <w:sz w:val="24"/>
          <w:szCs w:val="24"/>
        </w:rPr>
        <w:t xml:space="preserve"> </w:t>
      </w:r>
      <w:r>
        <w:rPr>
          <w:rFonts w:ascii="Times New Roman" w:hAnsi="Times New Roman" w:cs="Times New Roman"/>
          <w:sz w:val="24"/>
          <w:szCs w:val="24"/>
        </w:rPr>
        <w:t>Net2</w:t>
      </w:r>
      <w:r w:rsidR="00FF7AFE">
        <w:rPr>
          <w:rFonts w:ascii="Times New Roman" w:hAnsi="Times New Roman" w:cs="Times New Roman" w:hint="eastAsia"/>
          <w:sz w:val="24"/>
          <w:szCs w:val="24"/>
        </w:rPr>
        <w:t>.</w:t>
      </w:r>
      <w:r>
        <w:rPr>
          <w:rFonts w:ascii="Times New Roman" w:hAnsi="Times New Roman" w:cs="Times New Roman"/>
          <w:sz w:val="24"/>
          <w:szCs w:val="24"/>
        </w:rPr>
        <w:t xml:space="preserve"> Net2 further </w:t>
      </w:r>
      <w:r w:rsidR="00FF7AFE">
        <w:rPr>
          <w:rFonts w:ascii="Times New Roman" w:hAnsi="Times New Roman" w:cs="Times New Roman" w:hint="eastAsia"/>
          <w:sz w:val="24"/>
          <w:szCs w:val="24"/>
        </w:rPr>
        <w:t xml:space="preserve">learns the </w:t>
      </w:r>
      <w:ins w:id="713" w:author="User" w:date="2016-11-08T13:37:00Z">
        <w:r w:rsidR="00EC3533" w:rsidRPr="00EC3533">
          <w:rPr>
            <w:rFonts w:ascii="Times New Roman" w:hAnsi="Times New Roman" w:cs="Times New Roman"/>
            <w:sz w:val="24"/>
            <w:szCs w:val="24"/>
          </w:rPr>
          <w:t>representations</w:t>
        </w:r>
      </w:ins>
      <w:del w:id="714" w:author="User" w:date="2016-11-08T13:37:00Z">
        <w:r w:rsidDel="00EC3533">
          <w:rPr>
            <w:rFonts w:ascii="Times New Roman" w:hAnsi="Times New Roman" w:cs="Times New Roman"/>
            <w:sz w:val="24"/>
            <w:szCs w:val="24"/>
          </w:rPr>
          <w:delText>feature</w:delText>
        </w:r>
      </w:del>
      <w:r>
        <w:rPr>
          <w:rFonts w:ascii="Times New Roman" w:hAnsi="Times New Roman" w:cs="Times New Roman"/>
          <w:sz w:val="24"/>
          <w:szCs w:val="24"/>
        </w:rPr>
        <w:t xml:space="preserve">. </w:t>
      </w:r>
      <w:proofErr w:type="gramStart"/>
      <w:r>
        <w:rPr>
          <w:rFonts w:ascii="Times New Roman" w:hAnsi="Times New Roman" w:cs="Times New Roman"/>
          <w:sz w:val="24"/>
          <w:szCs w:val="24"/>
        </w:rPr>
        <w:t>Step</w:t>
      </w:r>
      <w:r w:rsidR="00FF7AFE">
        <w:rPr>
          <w:rFonts w:ascii="Times New Roman" w:hAnsi="Times New Roman" w:cs="Times New Roman" w:hint="eastAsia"/>
          <w:sz w:val="24"/>
          <w:szCs w:val="24"/>
        </w:rPr>
        <w:t xml:space="preserve">s </w:t>
      </w:r>
      <w:r>
        <w:rPr>
          <w:rFonts w:ascii="Times New Roman" w:hAnsi="Times New Roman" w:cs="Times New Roman"/>
          <w:sz w:val="24"/>
          <w:szCs w:val="24"/>
        </w:rPr>
        <w:t>5</w:t>
      </w:r>
      <w:r w:rsidR="00FF7AFE">
        <w:rPr>
          <w:rFonts w:ascii="Times New Roman" w:hAnsi="Times New Roman" w:cs="Times New Roman" w:hint="eastAsia"/>
          <w:sz w:val="24"/>
          <w:szCs w:val="24"/>
        </w:rPr>
        <w:t>-</w:t>
      </w:r>
      <w:r>
        <w:rPr>
          <w:rFonts w:ascii="Times New Roman" w:hAnsi="Times New Roman" w:cs="Times New Roman"/>
          <w:sz w:val="24"/>
          <w:szCs w:val="24"/>
        </w:rPr>
        <w:t xml:space="preserve">6 and </w:t>
      </w:r>
      <w:proofErr w:type="spellStart"/>
      <w:r>
        <w:rPr>
          <w:rFonts w:ascii="Times New Roman" w:hAnsi="Times New Roman" w:cs="Times New Roman"/>
          <w:sz w:val="24"/>
          <w:szCs w:val="24"/>
        </w:rPr>
        <w:t>Eq</w:t>
      </w:r>
      <w:r w:rsidR="00FF7AFE">
        <w:rPr>
          <w:rFonts w:ascii="Times New Roman" w:hAnsi="Times New Roman" w:cs="Times New Roman" w:hint="eastAsia"/>
          <w:sz w:val="24"/>
          <w:szCs w:val="24"/>
        </w:rPr>
        <w: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FF7AFE">
        <w:rPr>
          <w:rFonts w:ascii="Times New Roman" w:hAnsi="Times New Roman" w:cs="Times New Roman" w:hint="eastAsia"/>
          <w:sz w:val="24"/>
          <w:szCs w:val="24"/>
        </w:rPr>
        <w:t>(</w:t>
      </w:r>
      <w:r>
        <w:rPr>
          <w:rFonts w:ascii="Times New Roman" w:hAnsi="Times New Roman" w:cs="Times New Roman"/>
          <w:sz w:val="24"/>
          <w:szCs w:val="24"/>
        </w:rPr>
        <w:t>2</w:t>
      </w:r>
      <w:r w:rsidR="00FF7AFE">
        <w:rPr>
          <w:rFonts w:ascii="Times New Roman" w:hAnsi="Times New Roman" w:cs="Times New Roman" w:hint="eastAsia"/>
          <w:sz w:val="24"/>
          <w:szCs w:val="24"/>
        </w:rPr>
        <w:t>)</w:t>
      </w:r>
      <w:proofErr w:type="gramStart"/>
      <w:r w:rsidR="00FF7AFE">
        <w:rPr>
          <w:rFonts w:ascii="Times New Roman" w:hAnsi="Times New Roman" w:cs="Times New Roman" w:hint="eastAsia"/>
          <w:sz w:val="24"/>
          <w:szCs w:val="24"/>
        </w:rPr>
        <w:t>-(</w:t>
      </w:r>
      <w:proofErr w:type="gramEnd"/>
      <w:r w:rsidR="00895FFA">
        <w:rPr>
          <w:rFonts w:ascii="Times New Roman" w:hAnsi="Times New Roman" w:cs="Times New Roman"/>
          <w:sz w:val="24"/>
          <w:szCs w:val="24"/>
        </w:rPr>
        <w:t>3</w:t>
      </w:r>
      <w:r w:rsidR="00FF7AFE">
        <w:rPr>
          <w:rFonts w:ascii="Times New Roman" w:hAnsi="Times New Roman" w:cs="Times New Roman" w:hint="eastAsia"/>
          <w:sz w:val="24"/>
          <w:szCs w:val="24"/>
        </w:rPr>
        <w:t>)</w:t>
      </w:r>
      <w:r>
        <w:rPr>
          <w:rFonts w:ascii="Times New Roman" w:hAnsi="Times New Roman" w:cs="Times New Roman"/>
          <w:sz w:val="24"/>
          <w:szCs w:val="24"/>
        </w:rPr>
        <w:t xml:space="preserve"> in Table 1 show the process. Through Net</w:t>
      </w:r>
      <w:r w:rsidR="00FF7AFE">
        <w:rPr>
          <w:rFonts w:ascii="Times New Roman" w:hAnsi="Times New Roman" w:cs="Times New Roman" w:hint="eastAsia"/>
          <w:sz w:val="24"/>
          <w:szCs w:val="24"/>
        </w:rPr>
        <w:t xml:space="preserve"> </w:t>
      </w:r>
      <w:r>
        <w:rPr>
          <w:rFonts w:ascii="Times New Roman" w:hAnsi="Times New Roman" w:cs="Times New Roman"/>
          <w:sz w:val="24"/>
          <w:szCs w:val="24"/>
        </w:rPr>
        <w:t>1 and Net</w:t>
      </w:r>
      <w:r w:rsidR="00FF7AFE">
        <w:rPr>
          <w:rFonts w:ascii="Times New Roman" w:hAnsi="Times New Roman" w:cs="Times New Roman" w:hint="eastAsia"/>
          <w:sz w:val="24"/>
          <w:szCs w:val="24"/>
        </w:rPr>
        <w:t xml:space="preserve"> </w:t>
      </w:r>
      <w:r>
        <w:rPr>
          <w:rFonts w:ascii="Times New Roman" w:hAnsi="Times New Roman" w:cs="Times New Roman"/>
          <w:sz w:val="24"/>
          <w:szCs w:val="24"/>
        </w:rPr>
        <w:t xml:space="preserve">2, the </w:t>
      </w:r>
      <w:del w:id="715" w:author="User" w:date="2016-11-08T15:55:00Z">
        <w:r w:rsidR="000C6412" w:rsidDel="00844471">
          <w:rPr>
            <w:rFonts w:ascii="Times New Roman" w:hAnsi="Times New Roman" w:cs="Times New Roman"/>
            <w:sz w:val="24"/>
            <w:szCs w:val="24"/>
          </w:rPr>
          <w:delText>NNSP</w:delText>
        </w:r>
      </w:del>
      <w:ins w:id="716"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consider</w:t>
      </w:r>
      <w:r w:rsidR="00FF7AFE">
        <w:rPr>
          <w:rFonts w:ascii="Times New Roman" w:hAnsi="Times New Roman" w:cs="Times New Roman" w:hint="eastAsia"/>
          <w:sz w:val="24"/>
          <w:szCs w:val="24"/>
        </w:rPr>
        <w:t>s</w:t>
      </w:r>
      <w:r>
        <w:rPr>
          <w:rFonts w:ascii="Times New Roman" w:hAnsi="Times New Roman" w:cs="Times New Roman"/>
          <w:sz w:val="24"/>
          <w:szCs w:val="24"/>
        </w:rPr>
        <w:t xml:space="preserve"> the intra </w:t>
      </w:r>
      <w:r w:rsidR="00895FFA">
        <w:rPr>
          <w:rFonts w:ascii="Times New Roman" w:hAnsi="Times New Roman" w:cs="Times New Roman"/>
          <w:sz w:val="24"/>
          <w:szCs w:val="24"/>
        </w:rPr>
        <w:t>and inter</w:t>
      </w:r>
      <w:r>
        <w:rPr>
          <w:rFonts w:ascii="Times New Roman" w:hAnsi="Times New Roman" w:cs="Times New Roman"/>
          <w:sz w:val="24"/>
          <w:szCs w:val="24"/>
        </w:rPr>
        <w:t xml:space="preserve"> relations of </w:t>
      </w:r>
      <w:r w:rsidR="00FF7AFE">
        <w:rPr>
          <w:rFonts w:ascii="Times New Roman" w:hAnsi="Times New Roman" w:cs="Times New Roman" w:hint="eastAsia"/>
          <w:sz w:val="24"/>
          <w:szCs w:val="24"/>
        </w:rPr>
        <w:t xml:space="preserve">the </w:t>
      </w:r>
      <w:r>
        <w:rPr>
          <w:rFonts w:ascii="Times New Roman" w:hAnsi="Times New Roman" w:cs="Times New Roman"/>
          <w:sz w:val="24"/>
          <w:szCs w:val="24"/>
        </w:rPr>
        <w:t>feature</w:t>
      </w:r>
      <w:ins w:id="717" w:author="User" w:date="2016-11-08T13:37:00Z">
        <w:r w:rsidR="00EC3533" w:rsidRPr="00EC3533">
          <w:rPr>
            <w:rFonts w:ascii="Times New Roman" w:hAnsi="Times New Roman" w:cs="Times New Roman"/>
            <w:sz w:val="24"/>
            <w:szCs w:val="24"/>
          </w:rPr>
          <w:t xml:space="preserve"> </w:t>
        </w:r>
        <w:r w:rsidR="00EC3533">
          <w:rPr>
            <w:rFonts w:ascii="Times New Roman" w:hAnsi="Times New Roman" w:cs="Times New Roman"/>
            <w:sz w:val="24"/>
            <w:szCs w:val="24"/>
          </w:rPr>
          <w:t>describe</w:t>
        </w:r>
        <w:r w:rsidR="00EC3533">
          <w:rPr>
            <w:rFonts w:ascii="Times New Roman" w:hAnsi="Times New Roman" w:cs="Times New Roman" w:hint="eastAsia"/>
            <w:sz w:val="24"/>
            <w:szCs w:val="24"/>
          </w:rPr>
          <w:t>r</w:t>
        </w:r>
        <w:r w:rsidR="00EC3533">
          <w:rPr>
            <w:rFonts w:ascii="Times New Roman" w:hAnsi="Times New Roman" w:cs="Times New Roman"/>
            <w:b/>
            <w:sz w:val="24"/>
            <w:szCs w:val="24"/>
          </w:rPr>
          <w:t>s</w:t>
        </w:r>
      </w:ins>
      <w:del w:id="718" w:author="User" w:date="2016-11-08T13:37:00Z">
        <w:r w:rsidDel="00EC3533">
          <w:rPr>
            <w:rFonts w:ascii="Times New Roman" w:hAnsi="Times New Roman" w:cs="Times New Roman"/>
            <w:sz w:val="24"/>
            <w:szCs w:val="24"/>
          </w:rPr>
          <w:delText>s</w:delText>
        </w:r>
      </w:del>
      <w:r>
        <w:rPr>
          <w:rFonts w:ascii="Times New Roman" w:hAnsi="Times New Roman" w:cs="Times New Roman"/>
          <w:sz w:val="24"/>
          <w:szCs w:val="24"/>
        </w:rPr>
        <w:t>.</w:t>
      </w:r>
    </w:p>
    <w:p w:rsidR="00A3160B" w:rsidRDefault="00D37A71">
      <w:pPr>
        <w:spacing w:line="300" w:lineRule="auto"/>
      </w:pPr>
      <w:r>
        <w:rPr>
          <w:rFonts w:ascii="Times New Roman" w:hAnsi="Times New Roman" w:cs="Times New Roman"/>
          <w:b/>
          <w:sz w:val="24"/>
          <w:szCs w:val="24"/>
        </w:rPr>
        <w:t xml:space="preserve">C. </w:t>
      </w:r>
      <w:del w:id="719" w:author="User" w:date="2016-11-08T13:38:00Z">
        <w:r w:rsidDel="00EC3533">
          <w:rPr>
            <w:rFonts w:ascii="Times New Roman" w:hAnsi="Times New Roman" w:cs="Times New Roman"/>
            <w:b/>
            <w:sz w:val="24"/>
            <w:szCs w:val="24"/>
          </w:rPr>
          <w:delText xml:space="preserve">extraction </w:delText>
        </w:r>
      </w:del>
      <w:ins w:id="720" w:author="User" w:date="2016-11-08T16:29:00Z">
        <w:r w:rsidR="00023BE9">
          <w:rPr>
            <w:rFonts w:ascii="Times New Roman" w:hAnsi="Times New Roman" w:cs="Times New Roman" w:hint="eastAsia"/>
            <w:b/>
            <w:sz w:val="24"/>
            <w:szCs w:val="24"/>
          </w:rPr>
          <w:t>U</w:t>
        </w:r>
        <w:r w:rsidR="00023BE9" w:rsidRPr="00023BE9">
          <w:rPr>
            <w:rFonts w:ascii="Times New Roman" w:hAnsi="Times New Roman" w:cs="Times New Roman"/>
            <w:b/>
            <w:sz w:val="24"/>
            <w:szCs w:val="24"/>
          </w:rPr>
          <w:t>tiliz</w:t>
        </w:r>
      </w:ins>
      <w:ins w:id="721" w:author="User" w:date="2016-11-08T16:30:00Z">
        <w:r w:rsidR="00023BE9">
          <w:rPr>
            <w:rFonts w:ascii="Times New Roman" w:hAnsi="Times New Roman" w:cs="Times New Roman" w:hint="eastAsia"/>
            <w:b/>
            <w:sz w:val="24"/>
            <w:szCs w:val="24"/>
          </w:rPr>
          <w:t>ation</w:t>
        </w:r>
      </w:ins>
      <w:ins w:id="722" w:author="User" w:date="2016-11-08T16:29:00Z">
        <w:r w:rsidR="00023BE9" w:rsidRPr="00023BE9">
          <w:rPr>
            <w:rFonts w:ascii="Times New Roman" w:hAnsi="Times New Roman" w:cs="Times New Roman"/>
            <w:b/>
            <w:sz w:val="24"/>
            <w:szCs w:val="24"/>
          </w:rPr>
          <w:t xml:space="preserve"> </w:t>
        </w:r>
      </w:ins>
      <w:r>
        <w:rPr>
          <w:rFonts w:ascii="Times New Roman" w:hAnsi="Times New Roman" w:cs="Times New Roman"/>
          <w:b/>
          <w:sz w:val="24"/>
          <w:szCs w:val="24"/>
        </w:rPr>
        <w:t>of spatial structure information</w:t>
      </w:r>
      <w:r w:rsidR="00D36A1E">
        <w:rPr>
          <w:rFonts w:ascii="Times New Roman" w:hAnsi="Times New Roman" w:cs="Times New Roman" w:hint="eastAsia"/>
          <w:b/>
          <w:sz w:val="24"/>
          <w:szCs w:val="24"/>
        </w:rPr>
        <w:t xml:space="preserve"> of points</w:t>
      </w:r>
    </w:p>
    <w:p w:rsidR="00A3160B" w:rsidRDefault="00353A42" w:rsidP="00020714">
      <w:pPr>
        <w:pStyle w:val="af0"/>
        <w:spacing w:beforeAutospacing="0" w:afterAutospacing="0" w:line="300" w:lineRule="auto"/>
        <w:ind w:firstLineChars="50" w:firstLine="120"/>
        <w:jc w:val="both"/>
      </w:pPr>
      <w:r>
        <w:rPr>
          <w:rFonts w:ascii="Times New Roman" w:hAnsi="Times New Roman" w:cs="Times New Roman" w:hint="eastAsia"/>
        </w:rPr>
        <w:t xml:space="preserve">A good </w:t>
      </w:r>
      <w:r w:rsidR="00D36A1E">
        <w:rPr>
          <w:rFonts w:ascii="Times New Roman" w:hAnsi="Times New Roman" w:cs="Times New Roman" w:hint="eastAsia"/>
        </w:rPr>
        <w:t xml:space="preserve">point </w:t>
      </w:r>
      <w:r>
        <w:rPr>
          <w:rFonts w:ascii="Times New Roman" w:hAnsi="Times New Roman" w:cs="Times New Roman" w:hint="eastAsia"/>
        </w:rPr>
        <w:t xml:space="preserve">cluster feature can well describe the spatial and topological </w:t>
      </w:r>
      <w:r w:rsidR="00607AB5">
        <w:rPr>
          <w:rFonts w:ascii="Times New Roman" w:hAnsi="Times New Roman" w:cs="Times New Roman"/>
        </w:rPr>
        <w:t>relationships among</w:t>
      </w:r>
      <w:r>
        <w:rPr>
          <w:rFonts w:ascii="Times New Roman" w:hAnsi="Times New Roman" w:cs="Times New Roman" w:hint="eastAsia"/>
        </w:rPr>
        <w:t xml:space="preserve"> the point</w:t>
      </w:r>
      <w:r w:rsidR="00D36A1E">
        <w:rPr>
          <w:rFonts w:ascii="Times New Roman" w:hAnsi="Times New Roman" w:cs="Times New Roman" w:hint="eastAsia"/>
        </w:rPr>
        <w:t>s</w:t>
      </w:r>
      <w:r>
        <w:rPr>
          <w:rFonts w:ascii="Times New Roman" w:hAnsi="Times New Roman" w:cs="Times New Roman" w:hint="eastAsia"/>
        </w:rPr>
        <w:t xml:space="preserve"> in the cluster. </w:t>
      </w:r>
      <w:r w:rsidR="006D1C19">
        <w:rPr>
          <w:rFonts w:ascii="Times New Roman" w:hAnsi="Times New Roman" w:cs="Times New Roman" w:hint="eastAsia"/>
        </w:rPr>
        <w:t>P</w:t>
      </w:r>
      <w:r>
        <w:rPr>
          <w:rFonts w:ascii="Times New Roman" w:hAnsi="Times New Roman" w:cs="Times New Roman" w:hint="eastAsia"/>
        </w:rPr>
        <w:t>oint cloud</w:t>
      </w:r>
      <w:r w:rsidR="006D1C19">
        <w:rPr>
          <w:rFonts w:ascii="Times New Roman" w:hAnsi="Times New Roman" w:cs="Times New Roman" w:hint="eastAsia"/>
        </w:rPr>
        <w:t>s</w:t>
      </w:r>
      <w:r>
        <w:rPr>
          <w:rFonts w:ascii="Times New Roman" w:hAnsi="Times New Roman" w:cs="Times New Roman" w:hint="eastAsia"/>
        </w:rPr>
        <w:t xml:space="preserve"> usually</w:t>
      </w:r>
      <w:r w:rsidR="006D1C19">
        <w:rPr>
          <w:rFonts w:ascii="Times New Roman" w:hAnsi="Times New Roman" w:cs="Times New Roman" w:hint="eastAsia"/>
        </w:rPr>
        <w:t xml:space="preserve"> are</w:t>
      </w:r>
      <w:r>
        <w:rPr>
          <w:rFonts w:ascii="Times New Roman" w:hAnsi="Times New Roman" w:cs="Times New Roman" w:hint="eastAsia"/>
        </w:rPr>
        <w:t xml:space="preserve"> unorganized and there are not definitely </w:t>
      </w:r>
      <w:r>
        <w:rPr>
          <w:rFonts w:ascii="Times New Roman" w:hAnsi="Times New Roman" w:cs="Times New Roman"/>
        </w:rPr>
        <w:t>adjacent</w:t>
      </w:r>
      <w:r>
        <w:rPr>
          <w:rFonts w:ascii="Times New Roman" w:hAnsi="Times New Roman" w:cs="Times New Roman" w:hint="eastAsia"/>
        </w:rPr>
        <w:t xml:space="preserve"> relationships among neighboring points. It is </w:t>
      </w:r>
      <w:r w:rsidRPr="00353A42">
        <w:rPr>
          <w:rFonts w:ascii="Times New Roman" w:hAnsi="Times New Roman" w:cs="Times New Roman"/>
        </w:rPr>
        <w:t>essential</w:t>
      </w:r>
      <w:r w:rsidR="00607AB5">
        <w:rPr>
          <w:rFonts w:ascii="Times New Roman" w:hAnsi="Times New Roman" w:cs="Times New Roman" w:hint="eastAsia"/>
        </w:rPr>
        <w:t xml:space="preserve"> to </w:t>
      </w:r>
      <w:r w:rsidR="00EC1471">
        <w:rPr>
          <w:rFonts w:ascii="Times New Roman" w:hAnsi="Times New Roman" w:cs="Times New Roman" w:hint="eastAsia"/>
        </w:rPr>
        <w:t xml:space="preserve">first </w:t>
      </w:r>
      <w:r w:rsidR="00607AB5">
        <w:rPr>
          <w:rFonts w:ascii="Times New Roman" w:hAnsi="Times New Roman" w:cs="Times New Roman" w:hint="eastAsia"/>
        </w:rPr>
        <w:t>find the spatial layout of the point</w:t>
      </w:r>
      <w:r w:rsidR="00D36A1E">
        <w:rPr>
          <w:rFonts w:ascii="Times New Roman" w:hAnsi="Times New Roman" w:cs="Times New Roman" w:hint="eastAsia"/>
        </w:rPr>
        <w:t>s</w:t>
      </w:r>
      <w:r w:rsidR="00607AB5">
        <w:rPr>
          <w:rFonts w:ascii="Times New Roman" w:hAnsi="Times New Roman" w:cs="Times New Roman" w:hint="eastAsia"/>
        </w:rPr>
        <w:t xml:space="preserve"> in the point cloud</w:t>
      </w:r>
      <w:r w:rsidR="00EC1471">
        <w:rPr>
          <w:rFonts w:ascii="Times New Roman" w:hAnsi="Times New Roman" w:cs="Times New Roman" w:hint="eastAsia"/>
        </w:rPr>
        <w:t xml:space="preserve"> and then </w:t>
      </w:r>
      <w:r w:rsidR="00FF7AFE">
        <w:rPr>
          <w:rFonts w:ascii="Times New Roman" w:hAnsi="Times New Roman" w:cs="Times New Roman"/>
        </w:rPr>
        <w:t>Net</w:t>
      </w:r>
      <w:r w:rsidR="00FF7AFE">
        <w:rPr>
          <w:rFonts w:ascii="Times New Roman" w:hAnsi="Times New Roman" w:cs="Times New Roman" w:hint="eastAsia"/>
        </w:rPr>
        <w:t xml:space="preserve"> </w:t>
      </w:r>
      <w:r w:rsidR="00FF7AFE">
        <w:rPr>
          <w:rFonts w:ascii="Times New Roman" w:hAnsi="Times New Roman" w:cs="Times New Roman"/>
        </w:rPr>
        <w:t>3</w:t>
      </w:r>
      <w:r w:rsidR="00FF7AFE">
        <w:rPr>
          <w:rFonts w:ascii="Times New Roman" w:hAnsi="Times New Roman" w:cs="Times New Roman" w:hint="eastAsia"/>
        </w:rPr>
        <w:t xml:space="preserve"> in the </w:t>
      </w:r>
      <w:del w:id="723" w:author="User" w:date="2016-11-08T15:55:00Z">
        <w:r w:rsidR="000C6412" w:rsidDel="00844471">
          <w:rPr>
            <w:rFonts w:ascii="Times New Roman" w:hAnsi="Times New Roman" w:cs="Times New Roman" w:hint="eastAsia"/>
          </w:rPr>
          <w:delText>NNSP</w:delText>
        </w:r>
      </w:del>
      <w:ins w:id="724" w:author="User" w:date="2016-11-08T15:55:00Z">
        <w:r w:rsidR="00844471">
          <w:rPr>
            <w:rFonts w:ascii="Times New Roman" w:hAnsi="Times New Roman" w:cs="Times New Roman" w:hint="eastAsia"/>
          </w:rPr>
          <w:t>DNNSP</w:t>
        </w:r>
      </w:ins>
      <w:r w:rsidR="00FF7AFE">
        <w:rPr>
          <w:rFonts w:ascii="Times New Roman" w:hAnsi="Times New Roman" w:cs="Times New Roman" w:hint="eastAsia"/>
        </w:rPr>
        <w:t xml:space="preserve"> considers the s</w:t>
      </w:r>
      <w:r w:rsidR="00D37A71">
        <w:rPr>
          <w:rFonts w:ascii="Times New Roman" w:hAnsi="Times New Roman" w:cs="Times New Roman"/>
        </w:rPr>
        <w:t xml:space="preserve">oft spatial structure information </w:t>
      </w:r>
      <w:r w:rsidR="00FF7AFE">
        <w:rPr>
          <w:rFonts w:ascii="Times New Roman" w:hAnsi="Times New Roman" w:cs="Times New Roman" w:hint="eastAsia"/>
        </w:rPr>
        <w:t>among points.</w:t>
      </w:r>
      <w:r w:rsidR="00D37A71">
        <w:rPr>
          <w:rFonts w:ascii="Times New Roman" w:hAnsi="Times New Roman" w:cs="Times New Roman"/>
        </w:rPr>
        <w:t xml:space="preserve"> </w:t>
      </w:r>
      <w:r w:rsidR="00EC1471">
        <w:rPr>
          <w:rFonts w:ascii="Times New Roman" w:hAnsi="Times New Roman" w:cs="Times New Roman" w:hint="eastAsia"/>
        </w:rPr>
        <w:t xml:space="preserve"> </w:t>
      </w:r>
    </w:p>
    <w:p w:rsidR="004E350A" w:rsidRDefault="00D37A71">
      <w:pPr>
        <w:spacing w:line="300" w:lineRule="auto"/>
        <w:rPr>
          <w:rFonts w:ascii="Times New Roman" w:hAnsi="Times New Roman" w:cs="Times New Roman"/>
          <w:sz w:val="24"/>
          <w:szCs w:val="24"/>
        </w:rPr>
      </w:pPr>
      <w:r>
        <w:rPr>
          <w:rFonts w:ascii="Times New Roman" w:hAnsi="Times New Roman" w:cs="Times New Roman"/>
          <w:sz w:val="24"/>
          <w:szCs w:val="24"/>
        </w:rPr>
        <w:t xml:space="preserve">  In </w:t>
      </w:r>
      <w:r w:rsidR="00607AB5">
        <w:rPr>
          <w:rFonts w:ascii="Times New Roman" w:hAnsi="Times New Roman" w:cs="Times New Roman" w:hint="eastAsia"/>
          <w:sz w:val="24"/>
          <w:szCs w:val="24"/>
        </w:rPr>
        <w:t xml:space="preserve">the </w:t>
      </w:r>
      <w:r>
        <w:rPr>
          <w:rFonts w:ascii="Times New Roman" w:hAnsi="Times New Roman" w:cs="Times New Roman"/>
          <w:sz w:val="24"/>
          <w:szCs w:val="24"/>
        </w:rPr>
        <w:t xml:space="preserve">point clouds, the </w:t>
      </w:r>
      <w:del w:id="725" w:author="User" w:date="2016-11-08T13:40:00Z">
        <w:r w:rsidDel="001773D6">
          <w:rPr>
            <w:rFonts w:ascii="Times New Roman" w:hAnsi="Times New Roman" w:cs="Times New Roman"/>
            <w:sz w:val="24"/>
            <w:szCs w:val="24"/>
          </w:rPr>
          <w:delText xml:space="preserve">noise and </w:delText>
        </w:r>
      </w:del>
      <w:r w:rsidR="004763EB">
        <w:rPr>
          <w:rFonts w:ascii="Times New Roman" w:hAnsi="Times New Roman" w:cs="Times New Roman"/>
          <w:sz w:val="24"/>
          <w:szCs w:val="24"/>
        </w:rPr>
        <w:t>marginal points</w:t>
      </w:r>
      <w:ins w:id="726" w:author="User" w:date="2016-11-08T13:40:00Z">
        <w:r w:rsidR="001773D6">
          <w:rPr>
            <w:rFonts w:ascii="Times New Roman" w:hAnsi="Times New Roman" w:cs="Times New Roman" w:hint="eastAsia"/>
            <w:sz w:val="24"/>
            <w:szCs w:val="24"/>
          </w:rPr>
          <w:t xml:space="preserve"> which </w:t>
        </w:r>
      </w:ins>
      <w:ins w:id="727" w:author="User" w:date="2016-11-08T13:42:00Z">
        <w:r w:rsidR="001773D6">
          <w:rPr>
            <w:rFonts w:ascii="Times New Roman" w:hAnsi="Times New Roman" w:cs="Times New Roman" w:hint="eastAsia"/>
            <w:sz w:val="24"/>
            <w:szCs w:val="24"/>
          </w:rPr>
          <w:t>suffer from the</w:t>
        </w:r>
      </w:ins>
      <w:ins w:id="728" w:author="User" w:date="2016-11-08T13:43:00Z">
        <w:r w:rsidR="001773D6">
          <w:rPr>
            <w:rFonts w:ascii="Times New Roman" w:hAnsi="Times New Roman" w:cs="Times New Roman" w:hint="eastAsia"/>
            <w:sz w:val="24"/>
            <w:szCs w:val="24"/>
          </w:rPr>
          <w:t xml:space="preserve"> </w:t>
        </w:r>
      </w:ins>
      <w:ins w:id="729" w:author="User" w:date="2016-11-08T13:44:00Z">
        <w:r w:rsidR="001773D6" w:rsidRPr="001773D6">
          <w:rPr>
            <w:rFonts w:ascii="Times New Roman" w:hAnsi="Times New Roman" w:cs="Times New Roman"/>
            <w:sz w:val="24"/>
            <w:szCs w:val="24"/>
          </w:rPr>
          <w:t>scattering</w:t>
        </w:r>
      </w:ins>
      <w:ins w:id="730" w:author="User" w:date="2016-11-08T13:42:00Z">
        <w:r w:rsidR="001773D6">
          <w:rPr>
            <w:rFonts w:ascii="Times New Roman" w:hAnsi="Times New Roman" w:cs="Times New Roman" w:hint="eastAsia"/>
            <w:sz w:val="24"/>
            <w:szCs w:val="24"/>
          </w:rPr>
          <w:t xml:space="preserve"> of the laser and sometimes are isolate</w:t>
        </w:r>
      </w:ins>
      <w:del w:id="731" w:author="User" w:date="2016-11-08T13:41:00Z">
        <w:r w:rsidDel="001773D6">
          <w:rPr>
            <w:rFonts w:ascii="Times New Roman" w:hAnsi="Times New Roman" w:cs="Times New Roman"/>
            <w:sz w:val="24"/>
            <w:szCs w:val="24"/>
          </w:rPr>
          <w:delText xml:space="preserve"> </w:delText>
        </w:r>
      </w:del>
      <w:ins w:id="732" w:author="User" w:date="2016-11-08T13:40:00Z">
        <w:r w:rsidR="001773D6">
          <w:rPr>
            <w:rFonts w:ascii="Times New Roman" w:hAnsi="Times New Roman" w:cs="Times New Roman" w:hint="eastAsia"/>
            <w:sz w:val="24"/>
            <w:szCs w:val="24"/>
          </w:rPr>
          <w:t xml:space="preserve"> </w:t>
        </w:r>
      </w:ins>
      <w:r>
        <w:rPr>
          <w:rFonts w:ascii="Times New Roman" w:hAnsi="Times New Roman" w:cs="Times New Roman"/>
          <w:sz w:val="24"/>
          <w:szCs w:val="24"/>
        </w:rPr>
        <w:t>are diffused</w:t>
      </w:r>
      <w:r w:rsidR="00607AB5">
        <w:rPr>
          <w:rFonts w:ascii="Times New Roman" w:hAnsi="Times New Roman" w:cs="Times New Roman" w:hint="eastAsia"/>
          <w:sz w:val="24"/>
          <w:szCs w:val="24"/>
        </w:rPr>
        <w:t>, which make</w:t>
      </w:r>
      <w:r>
        <w:rPr>
          <w:rFonts w:ascii="Times New Roman" w:hAnsi="Times New Roman" w:cs="Times New Roman"/>
          <w:sz w:val="24"/>
          <w:szCs w:val="24"/>
        </w:rPr>
        <w:t xml:space="preserve"> the</w:t>
      </w:r>
      <w:r w:rsidR="00607AB5">
        <w:rPr>
          <w:rFonts w:ascii="Times New Roman" w:hAnsi="Times New Roman" w:cs="Times New Roman" w:hint="eastAsia"/>
          <w:sz w:val="24"/>
          <w:szCs w:val="24"/>
        </w:rPr>
        <w:t>ir</w:t>
      </w:r>
      <w:r>
        <w:rPr>
          <w:rFonts w:ascii="Times New Roman" w:hAnsi="Times New Roman" w:cs="Times New Roman"/>
          <w:sz w:val="24"/>
          <w:szCs w:val="24"/>
        </w:rPr>
        <w:t xml:space="preserve"> features </w:t>
      </w:r>
      <w:r w:rsidR="00607AB5">
        <w:rPr>
          <w:rFonts w:ascii="Times New Roman" w:hAnsi="Times New Roman" w:cs="Times New Roman" w:hint="eastAsia"/>
          <w:sz w:val="24"/>
          <w:szCs w:val="24"/>
        </w:rPr>
        <w:t>unstable</w:t>
      </w:r>
      <w:r>
        <w:rPr>
          <w:rFonts w:ascii="Times New Roman" w:hAnsi="Times New Roman" w:cs="Times New Roman"/>
          <w:sz w:val="24"/>
          <w:szCs w:val="24"/>
        </w:rPr>
        <w:t xml:space="preserve">. </w:t>
      </w:r>
      <w:r w:rsidR="00607AB5">
        <w:rPr>
          <w:rFonts w:ascii="Times New Roman" w:hAnsi="Times New Roman" w:cs="Times New Roman" w:hint="eastAsia"/>
          <w:sz w:val="24"/>
          <w:szCs w:val="24"/>
        </w:rPr>
        <w:t>However,</w:t>
      </w:r>
      <w:r>
        <w:rPr>
          <w:rFonts w:ascii="Times New Roman" w:hAnsi="Times New Roman" w:cs="Times New Roman"/>
          <w:sz w:val="24"/>
          <w:szCs w:val="24"/>
        </w:rPr>
        <w:t xml:space="preserve"> the points</w:t>
      </w:r>
      <w:r w:rsidR="004763EB">
        <w:rPr>
          <w:rFonts w:ascii="Times New Roman" w:hAnsi="Times New Roman" w:cs="Times New Roman" w:hint="eastAsia"/>
          <w:sz w:val="24"/>
          <w:szCs w:val="24"/>
        </w:rPr>
        <w:t xml:space="preserve"> except</w:t>
      </w:r>
      <w:r w:rsidR="004763EB">
        <w:rPr>
          <w:rFonts w:ascii="Times New Roman" w:hAnsi="Times New Roman" w:cs="Times New Roman"/>
          <w:sz w:val="24"/>
          <w:szCs w:val="24"/>
        </w:rPr>
        <w:t xml:space="preserve"> the</w:t>
      </w:r>
      <w:r w:rsidR="004763EB">
        <w:rPr>
          <w:rFonts w:ascii="Times New Roman" w:hAnsi="Times New Roman" w:cs="Times New Roman" w:hint="eastAsia"/>
          <w:sz w:val="24"/>
          <w:szCs w:val="24"/>
        </w:rPr>
        <w:t xml:space="preserve"> </w:t>
      </w:r>
      <w:r w:rsidR="004763EB">
        <w:rPr>
          <w:rFonts w:ascii="Times New Roman" w:hAnsi="Times New Roman" w:cs="Times New Roman"/>
          <w:sz w:val="24"/>
          <w:szCs w:val="24"/>
        </w:rPr>
        <w:t>margin</w:t>
      </w:r>
      <w:r w:rsidR="004763EB">
        <w:rPr>
          <w:rFonts w:ascii="Times New Roman" w:hAnsi="Times New Roman" w:cs="Times New Roman" w:hint="eastAsia"/>
          <w:sz w:val="24"/>
          <w:szCs w:val="24"/>
        </w:rPr>
        <w:t>al points</w:t>
      </w:r>
      <w:r>
        <w:rPr>
          <w:rFonts w:ascii="Times New Roman" w:hAnsi="Times New Roman" w:cs="Times New Roman"/>
          <w:sz w:val="24"/>
          <w:szCs w:val="24"/>
        </w:rPr>
        <w:t xml:space="preserve"> </w:t>
      </w:r>
      <w:r w:rsidR="004763EB">
        <w:rPr>
          <w:rFonts w:ascii="Times New Roman" w:hAnsi="Times New Roman" w:cs="Times New Roman" w:hint="eastAsia"/>
          <w:sz w:val="24"/>
          <w:szCs w:val="24"/>
        </w:rPr>
        <w:t>on an object, termed as</w:t>
      </w:r>
      <w:r w:rsidR="008E1753">
        <w:rPr>
          <w:rFonts w:ascii="Times New Roman" w:hAnsi="Times New Roman" w:cs="Times New Roman" w:hint="eastAsia"/>
          <w:sz w:val="24"/>
          <w:szCs w:val="24"/>
        </w:rPr>
        <w:t xml:space="preserve"> </w:t>
      </w:r>
      <w:r w:rsidR="00EA3772">
        <w:rPr>
          <w:rFonts w:ascii="Times New Roman" w:hAnsi="Times New Roman" w:cs="Times New Roman" w:hint="eastAsia"/>
          <w:sz w:val="24"/>
          <w:szCs w:val="24"/>
        </w:rPr>
        <w:t>body</w:t>
      </w:r>
      <w:r w:rsidR="00020714">
        <w:rPr>
          <w:rFonts w:ascii="Times New Roman" w:hAnsi="Times New Roman" w:cs="Times New Roman" w:hint="eastAsia"/>
          <w:sz w:val="24"/>
          <w:szCs w:val="24"/>
        </w:rPr>
        <w:t xml:space="preserve"> </w:t>
      </w:r>
      <w:r w:rsidR="00020714">
        <w:rPr>
          <w:rFonts w:ascii="Times New Roman" w:hAnsi="Times New Roman" w:cs="Times New Roman"/>
          <w:sz w:val="24"/>
          <w:szCs w:val="24"/>
        </w:rPr>
        <w:t>points</w:t>
      </w:r>
      <w:r w:rsidR="004763EB">
        <w:rPr>
          <w:rFonts w:ascii="Times New Roman" w:hAnsi="Times New Roman" w:cs="Times New Roman" w:hint="eastAsia"/>
          <w:sz w:val="24"/>
          <w:szCs w:val="24"/>
        </w:rPr>
        <w:t>,</w:t>
      </w:r>
      <w:r w:rsidR="008E1753">
        <w:rPr>
          <w:rFonts w:ascii="Times New Roman" w:hAnsi="Times New Roman" w:cs="Times New Roman" w:hint="eastAsia"/>
          <w:sz w:val="24"/>
          <w:szCs w:val="24"/>
        </w:rPr>
        <w:t xml:space="preserve"> </w:t>
      </w:r>
      <w:r>
        <w:rPr>
          <w:rFonts w:ascii="Times New Roman" w:hAnsi="Times New Roman" w:cs="Times New Roman"/>
          <w:sz w:val="24"/>
          <w:szCs w:val="24"/>
        </w:rPr>
        <w:t>are even and dense</w:t>
      </w:r>
      <w:r w:rsidR="00607AB5">
        <w:rPr>
          <w:rFonts w:ascii="Times New Roman" w:hAnsi="Times New Roman" w:cs="Times New Roman" w:hint="eastAsia"/>
          <w:sz w:val="24"/>
          <w:szCs w:val="24"/>
        </w:rPr>
        <w:t>,</w:t>
      </w:r>
      <w:r>
        <w:rPr>
          <w:rFonts w:ascii="Times New Roman" w:hAnsi="Times New Roman" w:cs="Times New Roman"/>
          <w:sz w:val="24"/>
          <w:szCs w:val="24"/>
        </w:rPr>
        <w:t xml:space="preserve"> </w:t>
      </w:r>
      <w:r w:rsidR="008E1753">
        <w:rPr>
          <w:rFonts w:ascii="Times New Roman" w:hAnsi="Times New Roman" w:cs="Times New Roman" w:hint="eastAsia"/>
          <w:sz w:val="24"/>
          <w:szCs w:val="24"/>
        </w:rPr>
        <w:t xml:space="preserve">and they </w:t>
      </w:r>
      <w:r w:rsidR="008E1753">
        <w:rPr>
          <w:rFonts w:ascii="Times New Roman" w:hAnsi="Times New Roman" w:cs="Times New Roman"/>
          <w:sz w:val="24"/>
          <w:szCs w:val="24"/>
        </w:rPr>
        <w:t>generally</w:t>
      </w:r>
      <w:r w:rsidR="008E1753">
        <w:rPr>
          <w:rFonts w:ascii="Times New Roman" w:hAnsi="Times New Roman" w:cs="Times New Roman" w:hint="eastAsia"/>
          <w:sz w:val="24"/>
          <w:szCs w:val="24"/>
        </w:rPr>
        <w:t xml:space="preserve"> represent the main structure of the object,</w:t>
      </w:r>
      <w:r>
        <w:rPr>
          <w:rFonts w:ascii="Times New Roman" w:hAnsi="Times New Roman" w:cs="Times New Roman"/>
          <w:sz w:val="24"/>
          <w:szCs w:val="24"/>
        </w:rPr>
        <w:t xml:space="preserve"> Th</w:t>
      </w:r>
      <w:r w:rsidR="004763EB">
        <w:rPr>
          <w:rFonts w:ascii="Times New Roman" w:hAnsi="Times New Roman" w:cs="Times New Roman" w:hint="eastAsia"/>
          <w:sz w:val="24"/>
          <w:szCs w:val="24"/>
        </w:rPr>
        <w:t>us</w:t>
      </w:r>
      <w:r>
        <w:rPr>
          <w:rFonts w:ascii="Times New Roman" w:hAnsi="Times New Roman" w:cs="Times New Roman"/>
          <w:sz w:val="24"/>
          <w:szCs w:val="24"/>
        </w:rPr>
        <w:t xml:space="preserve">, the features </w:t>
      </w:r>
      <w:r w:rsidR="004763EB">
        <w:rPr>
          <w:rFonts w:ascii="Times New Roman" w:hAnsi="Times New Roman" w:cs="Times New Roman"/>
          <w:sz w:val="24"/>
          <w:szCs w:val="24"/>
        </w:rPr>
        <w:t>extracted</w:t>
      </w:r>
      <w:r w:rsidR="004763EB">
        <w:rPr>
          <w:rFonts w:ascii="Times New Roman" w:hAnsi="Times New Roman" w:cs="Times New Roman" w:hint="eastAsia"/>
          <w:sz w:val="24"/>
          <w:szCs w:val="24"/>
        </w:rPr>
        <w:t xml:space="preserve"> from</w:t>
      </w:r>
      <w:r w:rsidR="004763EB">
        <w:rPr>
          <w:rFonts w:ascii="Times New Roman" w:hAnsi="Times New Roman" w:cs="Times New Roman"/>
          <w:sz w:val="24"/>
          <w:szCs w:val="24"/>
        </w:rPr>
        <w:t xml:space="preserve"> </w:t>
      </w:r>
      <w:r w:rsidR="00607AB5">
        <w:rPr>
          <w:rFonts w:ascii="Times New Roman" w:hAnsi="Times New Roman" w:cs="Times New Roman" w:hint="eastAsia"/>
          <w:sz w:val="24"/>
          <w:szCs w:val="24"/>
        </w:rPr>
        <w:t xml:space="preserve">the </w:t>
      </w:r>
      <w:r>
        <w:rPr>
          <w:rFonts w:ascii="Times New Roman" w:hAnsi="Times New Roman" w:cs="Times New Roman"/>
          <w:sz w:val="24"/>
          <w:szCs w:val="24"/>
        </w:rPr>
        <w:t>bod</w:t>
      </w:r>
      <w:r w:rsidR="004763EB">
        <w:rPr>
          <w:rFonts w:ascii="Times New Roman" w:hAnsi="Times New Roman" w:cs="Times New Roman" w:hint="eastAsia"/>
          <w:sz w:val="24"/>
          <w:szCs w:val="24"/>
        </w:rPr>
        <w:t>y points</w:t>
      </w:r>
      <w:r>
        <w:rPr>
          <w:rFonts w:ascii="Times New Roman" w:hAnsi="Times New Roman" w:cs="Times New Roman"/>
          <w:sz w:val="24"/>
          <w:szCs w:val="24"/>
        </w:rPr>
        <w:t xml:space="preserve"> should be highlight. </w:t>
      </w:r>
      <w:r w:rsidR="004763EB">
        <w:rPr>
          <w:rFonts w:ascii="Times New Roman" w:hAnsi="Times New Roman" w:cs="Times New Roman" w:hint="eastAsia"/>
          <w:sz w:val="24"/>
          <w:szCs w:val="24"/>
        </w:rPr>
        <w:t>However,</w:t>
      </w:r>
      <w:r w:rsidR="004763EB">
        <w:rPr>
          <w:rFonts w:ascii="Times New Roman" w:hAnsi="Times New Roman" w:cs="Times New Roman"/>
          <w:sz w:val="24"/>
          <w:szCs w:val="24"/>
        </w:rPr>
        <w:t xml:space="preserve"> </w:t>
      </w:r>
      <w:ins w:id="733" w:author="User" w:date="2016-11-08T13:39:00Z">
        <w:r w:rsidR="001773D6">
          <w:rPr>
            <w:rFonts w:ascii="Times New Roman" w:hAnsi="Times New Roman" w:cs="Times New Roman" w:hint="eastAsia"/>
            <w:sz w:val="24"/>
            <w:szCs w:val="24"/>
          </w:rPr>
          <w:t xml:space="preserve">if </w:t>
        </w:r>
      </w:ins>
      <w:r>
        <w:rPr>
          <w:rFonts w:ascii="Times New Roman" w:hAnsi="Times New Roman" w:cs="Times New Roman"/>
          <w:sz w:val="24"/>
          <w:szCs w:val="24"/>
        </w:rPr>
        <w:t xml:space="preserve">two </w:t>
      </w:r>
      <w:r w:rsidR="004763EB">
        <w:rPr>
          <w:rFonts w:ascii="Times New Roman" w:hAnsi="Times New Roman" w:cs="Times New Roman"/>
          <w:sz w:val="24"/>
          <w:szCs w:val="24"/>
        </w:rPr>
        <w:t>different</w:t>
      </w:r>
      <w:r w:rsidR="004763EB">
        <w:rPr>
          <w:rFonts w:ascii="Times New Roman" w:hAnsi="Times New Roman" w:cs="Times New Roman" w:hint="eastAsia"/>
          <w:sz w:val="24"/>
          <w:szCs w:val="24"/>
        </w:rPr>
        <w:t xml:space="preserve"> </w:t>
      </w:r>
      <w:r>
        <w:rPr>
          <w:rFonts w:ascii="Times New Roman" w:hAnsi="Times New Roman" w:cs="Times New Roman"/>
          <w:sz w:val="24"/>
          <w:szCs w:val="24"/>
        </w:rPr>
        <w:t>object</w:t>
      </w:r>
      <w:r w:rsidR="00EA3772">
        <w:rPr>
          <w:rFonts w:ascii="Times New Roman" w:hAnsi="Times New Roman" w:cs="Times New Roman" w:hint="eastAsia"/>
          <w:sz w:val="24"/>
          <w:szCs w:val="24"/>
        </w:rPr>
        <w:t xml:space="preserve"> classe</w:t>
      </w:r>
      <w:r>
        <w:rPr>
          <w:rFonts w:ascii="Times New Roman" w:hAnsi="Times New Roman" w:cs="Times New Roman"/>
          <w:sz w:val="24"/>
          <w:szCs w:val="24"/>
        </w:rPr>
        <w:t xml:space="preserve">s are </w:t>
      </w:r>
      <w:r w:rsidR="00EA3772">
        <w:rPr>
          <w:rFonts w:ascii="Times New Roman" w:hAnsi="Times New Roman" w:cs="Times New Roman" w:hint="eastAsia"/>
          <w:sz w:val="24"/>
          <w:szCs w:val="24"/>
        </w:rPr>
        <w:t>very</w:t>
      </w:r>
      <w:r w:rsidR="00EA3772">
        <w:rPr>
          <w:rFonts w:ascii="Times New Roman" w:hAnsi="Times New Roman" w:cs="Times New Roman"/>
          <w:sz w:val="24"/>
          <w:szCs w:val="24"/>
        </w:rPr>
        <w:t xml:space="preserve"> </w:t>
      </w:r>
      <w:r>
        <w:rPr>
          <w:rFonts w:ascii="Times New Roman" w:hAnsi="Times New Roman" w:cs="Times New Roman"/>
          <w:sz w:val="24"/>
          <w:szCs w:val="24"/>
        </w:rPr>
        <w:t xml:space="preserve">similar, </w:t>
      </w:r>
      <w:r w:rsidR="00EA3772">
        <w:rPr>
          <w:rFonts w:ascii="Times New Roman" w:hAnsi="Times New Roman" w:cs="Times New Roman"/>
          <w:sz w:val="24"/>
          <w:szCs w:val="24"/>
        </w:rPr>
        <w:t>the</w:t>
      </w:r>
      <w:r w:rsidR="004763EB">
        <w:rPr>
          <w:rFonts w:ascii="Times New Roman" w:hAnsi="Times New Roman" w:cs="Times New Roman" w:hint="eastAsia"/>
          <w:sz w:val="24"/>
          <w:szCs w:val="24"/>
        </w:rPr>
        <w:t>se</w:t>
      </w:r>
      <w:r w:rsidR="00EA3772">
        <w:rPr>
          <w:rFonts w:ascii="Times New Roman" w:hAnsi="Times New Roman" w:cs="Times New Roman"/>
          <w:sz w:val="24"/>
          <w:szCs w:val="24"/>
        </w:rPr>
        <w:t xml:space="preserve"> features </w:t>
      </w:r>
      <w:r w:rsidR="00EA3772">
        <w:rPr>
          <w:rFonts w:ascii="Times New Roman" w:hAnsi="Times New Roman" w:cs="Times New Roman" w:hint="eastAsia"/>
          <w:sz w:val="24"/>
          <w:szCs w:val="24"/>
        </w:rPr>
        <w:t xml:space="preserve">can hardly </w:t>
      </w:r>
      <w:r w:rsidR="00EA3772">
        <w:rPr>
          <w:rFonts w:ascii="Times New Roman" w:hAnsi="Times New Roman" w:cs="Times New Roman"/>
          <w:sz w:val="24"/>
          <w:szCs w:val="24"/>
        </w:rPr>
        <w:t>separate</w:t>
      </w:r>
      <w:r w:rsidR="00EA3772">
        <w:rPr>
          <w:rFonts w:ascii="Times New Roman" w:hAnsi="Times New Roman" w:cs="Times New Roman" w:hint="eastAsia"/>
          <w:sz w:val="24"/>
          <w:szCs w:val="24"/>
        </w:rPr>
        <w:t xml:space="preserve"> them. We need </w:t>
      </w:r>
      <w:r>
        <w:rPr>
          <w:rFonts w:ascii="Times New Roman" w:hAnsi="Times New Roman" w:cs="Times New Roman"/>
          <w:sz w:val="24"/>
          <w:szCs w:val="24"/>
        </w:rPr>
        <w:t xml:space="preserve">more key </w:t>
      </w:r>
      <w:r w:rsidR="00020714">
        <w:rPr>
          <w:rFonts w:ascii="Times New Roman" w:hAnsi="Times New Roman" w:cs="Times New Roman"/>
          <w:sz w:val="24"/>
          <w:szCs w:val="24"/>
        </w:rPr>
        <w:t>points</w:t>
      </w:r>
      <w:r w:rsidR="004763EB">
        <w:rPr>
          <w:rFonts w:ascii="Times New Roman" w:hAnsi="Times New Roman" w:cs="Times New Roman" w:hint="eastAsia"/>
          <w:sz w:val="24"/>
          <w:szCs w:val="24"/>
        </w:rPr>
        <w:t>, which are usually</w:t>
      </w:r>
      <w:r w:rsidR="004763EB">
        <w:rPr>
          <w:rFonts w:ascii="Times New Roman" w:hAnsi="Times New Roman" w:cs="Times New Roman"/>
          <w:sz w:val="24"/>
          <w:szCs w:val="24"/>
        </w:rPr>
        <w:t xml:space="preserve"> on </w:t>
      </w:r>
      <w:r w:rsidR="004763EB">
        <w:rPr>
          <w:rFonts w:ascii="Times New Roman" w:hAnsi="Times New Roman" w:cs="Times New Roman" w:hint="eastAsia"/>
          <w:sz w:val="24"/>
          <w:szCs w:val="24"/>
        </w:rPr>
        <w:t xml:space="preserve">the </w:t>
      </w:r>
      <w:r w:rsidR="004763EB">
        <w:rPr>
          <w:rFonts w:ascii="Times New Roman" w:hAnsi="Times New Roman" w:cs="Times New Roman"/>
          <w:sz w:val="24"/>
          <w:szCs w:val="24"/>
        </w:rPr>
        <w:t>margin</w:t>
      </w:r>
      <w:r w:rsidR="004763EB">
        <w:rPr>
          <w:rFonts w:ascii="Times New Roman" w:hAnsi="Times New Roman" w:cs="Times New Roman" w:hint="eastAsia"/>
          <w:sz w:val="24"/>
          <w:szCs w:val="24"/>
        </w:rPr>
        <w:t>s of the objects,</w:t>
      </w:r>
      <w:r w:rsidR="00020714">
        <w:rPr>
          <w:rFonts w:ascii="Times New Roman" w:hAnsi="Times New Roman" w:cs="Times New Roman"/>
          <w:sz w:val="24"/>
          <w:szCs w:val="24"/>
        </w:rPr>
        <w:t xml:space="preserve"> to</w:t>
      </w:r>
      <w:r w:rsidR="00EA3772">
        <w:rPr>
          <w:rFonts w:ascii="Times New Roman" w:hAnsi="Times New Roman" w:cs="Times New Roman" w:hint="eastAsia"/>
          <w:sz w:val="24"/>
          <w:szCs w:val="24"/>
        </w:rPr>
        <w:t xml:space="preserve"> recognize them. </w:t>
      </w:r>
    </w:p>
    <w:p w:rsidR="00A3160B" w:rsidRDefault="004E350A" w:rsidP="00020714">
      <w:pPr>
        <w:spacing w:line="300" w:lineRule="auto"/>
        <w:ind w:firstLineChars="50" w:firstLine="120"/>
      </w:pPr>
      <w:r>
        <w:rPr>
          <w:rFonts w:ascii="Times New Roman" w:hAnsi="Times New Roman" w:cs="Times New Roman" w:hint="eastAsia"/>
          <w:sz w:val="24"/>
          <w:szCs w:val="24"/>
        </w:rPr>
        <w:t xml:space="preserve">From the above analysis, we should </w:t>
      </w:r>
      <w:r w:rsidR="00D37A71">
        <w:rPr>
          <w:rFonts w:ascii="Times New Roman" w:hAnsi="Times New Roman" w:cs="Times New Roman"/>
          <w:sz w:val="24"/>
          <w:szCs w:val="24"/>
        </w:rPr>
        <w:t xml:space="preserve">fully consider the contributions of body points and the </w:t>
      </w:r>
      <w:r w:rsidR="004763EB">
        <w:rPr>
          <w:rFonts w:ascii="Times New Roman" w:hAnsi="Times New Roman" w:cs="Times New Roman"/>
          <w:sz w:val="24"/>
          <w:szCs w:val="24"/>
        </w:rPr>
        <w:t>marginal points</w:t>
      </w:r>
      <w:r w:rsidR="007333C6">
        <w:rPr>
          <w:rFonts w:ascii="Times New Roman" w:hAnsi="Times New Roman" w:cs="Times New Roman" w:hint="eastAsia"/>
          <w:sz w:val="24"/>
          <w:szCs w:val="24"/>
        </w:rPr>
        <w:t xml:space="preserve"> </w:t>
      </w:r>
      <w:r w:rsidR="00EC1471">
        <w:rPr>
          <w:rFonts w:ascii="Times New Roman" w:hAnsi="Times New Roman" w:cs="Times New Roman" w:hint="eastAsia"/>
          <w:sz w:val="24"/>
          <w:szCs w:val="24"/>
        </w:rPr>
        <w:t>for the classification</w:t>
      </w:r>
      <w:r w:rsidR="007333C6">
        <w:rPr>
          <w:rFonts w:ascii="Times New Roman" w:hAnsi="Times New Roman" w:cs="Times New Roman" w:hint="eastAsia"/>
          <w:sz w:val="24"/>
          <w:szCs w:val="24"/>
        </w:rPr>
        <w:t xml:space="preserve">. In the </w:t>
      </w:r>
      <w:del w:id="734" w:author="User" w:date="2016-11-08T15:55:00Z">
        <w:r w:rsidR="000C6412" w:rsidDel="00844471">
          <w:rPr>
            <w:rFonts w:ascii="Times New Roman" w:hAnsi="Times New Roman" w:cs="Times New Roman" w:hint="eastAsia"/>
            <w:sz w:val="24"/>
            <w:szCs w:val="24"/>
          </w:rPr>
          <w:delText>NNSP</w:delText>
        </w:r>
      </w:del>
      <w:ins w:id="735" w:author="User" w:date="2016-11-08T15:55:00Z">
        <w:r w:rsidR="00844471">
          <w:rPr>
            <w:rFonts w:ascii="Times New Roman" w:hAnsi="Times New Roman" w:cs="Times New Roman" w:hint="eastAsia"/>
            <w:sz w:val="24"/>
            <w:szCs w:val="24"/>
          </w:rPr>
          <w:t>DNNSP</w:t>
        </w:r>
      </w:ins>
      <w:r w:rsidR="007333C6">
        <w:rPr>
          <w:rFonts w:ascii="Times New Roman" w:hAnsi="Times New Roman" w:cs="Times New Roman" w:hint="eastAsia"/>
          <w:sz w:val="24"/>
          <w:szCs w:val="24"/>
        </w:rPr>
        <w:t>,</w:t>
      </w:r>
      <w:r w:rsidR="00D37A71">
        <w:rPr>
          <w:rFonts w:ascii="Times New Roman" w:hAnsi="Times New Roman" w:cs="Times New Roman"/>
          <w:sz w:val="24"/>
          <w:szCs w:val="24"/>
        </w:rPr>
        <w:t xml:space="preserve"> </w:t>
      </w:r>
      <w:r w:rsidR="007333C6">
        <w:rPr>
          <w:rFonts w:ascii="Times New Roman" w:hAnsi="Times New Roman" w:cs="Times New Roman" w:hint="eastAsia"/>
          <w:sz w:val="24"/>
          <w:szCs w:val="24"/>
        </w:rPr>
        <w:t xml:space="preserve">we first </w:t>
      </w:r>
      <w:r w:rsidR="007333C6">
        <w:rPr>
          <w:rFonts w:ascii="Times New Roman" w:hAnsi="Times New Roman" w:cs="Times New Roman"/>
          <w:sz w:val="24"/>
          <w:szCs w:val="24"/>
        </w:rPr>
        <w:t>separate</w:t>
      </w:r>
      <w:r w:rsidR="007333C6">
        <w:rPr>
          <w:rFonts w:ascii="Times New Roman" w:hAnsi="Times New Roman" w:cs="Times New Roman" w:hint="eastAsia"/>
          <w:sz w:val="24"/>
          <w:szCs w:val="24"/>
        </w:rPr>
        <w:t xml:space="preserve"> the body points</w:t>
      </w:r>
      <w:r w:rsidR="007333C6">
        <w:rPr>
          <w:rFonts w:ascii="Times New Roman" w:hAnsi="Times New Roman" w:cs="Times New Roman"/>
          <w:sz w:val="24"/>
          <w:szCs w:val="24"/>
        </w:rPr>
        <w:t xml:space="preserve"> </w:t>
      </w:r>
      <w:r w:rsidR="007333C6">
        <w:rPr>
          <w:rFonts w:ascii="Times New Roman" w:hAnsi="Times New Roman" w:cs="Times New Roman" w:hint="eastAsia"/>
          <w:sz w:val="24"/>
          <w:szCs w:val="24"/>
        </w:rPr>
        <w:t xml:space="preserve">and </w:t>
      </w:r>
      <w:r w:rsidR="004763EB">
        <w:rPr>
          <w:rFonts w:ascii="Times New Roman" w:hAnsi="Times New Roman" w:cs="Times New Roman" w:hint="eastAsia"/>
          <w:sz w:val="24"/>
          <w:szCs w:val="24"/>
        </w:rPr>
        <w:t>marginal points</w:t>
      </w:r>
      <w:r w:rsidR="007333C6">
        <w:rPr>
          <w:rFonts w:ascii="Times New Roman" w:hAnsi="Times New Roman" w:cs="Times New Roman" w:hint="eastAsia"/>
          <w:sz w:val="24"/>
          <w:szCs w:val="24"/>
        </w:rPr>
        <w:t>.</w:t>
      </w:r>
      <w:r w:rsidR="00BC48DD">
        <w:rPr>
          <w:rFonts w:ascii="Times New Roman" w:hAnsi="Times New Roman" w:cs="Times New Roman"/>
          <w:sz w:val="24"/>
          <w:szCs w:val="24"/>
        </w:rPr>
        <w:t xml:space="preserve"> </w:t>
      </w:r>
      <w:r w:rsidR="007333C6">
        <w:rPr>
          <w:rFonts w:ascii="Times New Roman" w:hAnsi="Times New Roman" w:cs="Times New Roman" w:hint="eastAsia"/>
          <w:sz w:val="24"/>
          <w:szCs w:val="24"/>
        </w:rPr>
        <w:t>T</w:t>
      </w:r>
      <w:r w:rsidR="00BC48DD">
        <w:rPr>
          <w:rFonts w:ascii="Times New Roman" w:hAnsi="Times New Roman" w:cs="Times New Roman"/>
          <w:sz w:val="24"/>
          <w:szCs w:val="24"/>
        </w:rPr>
        <w:t>hen</w:t>
      </w:r>
      <w:r w:rsidR="007333C6">
        <w:rPr>
          <w:rFonts w:ascii="Times New Roman" w:hAnsi="Times New Roman" w:cs="Times New Roman" w:hint="eastAsia"/>
          <w:sz w:val="24"/>
          <w:szCs w:val="24"/>
        </w:rPr>
        <w:t>,</w:t>
      </w:r>
      <w:r w:rsidR="00D37A71">
        <w:rPr>
          <w:rFonts w:ascii="Times New Roman" w:hAnsi="Times New Roman" w:cs="Times New Roman"/>
          <w:sz w:val="24"/>
          <w:szCs w:val="24"/>
        </w:rPr>
        <w:t xml:space="preserve"> </w:t>
      </w:r>
      <w:r w:rsidR="007333C6">
        <w:rPr>
          <w:rFonts w:ascii="Times New Roman" w:hAnsi="Times New Roman" w:cs="Times New Roman" w:hint="eastAsia"/>
          <w:sz w:val="24"/>
          <w:szCs w:val="24"/>
        </w:rPr>
        <w:t xml:space="preserve">we </w:t>
      </w:r>
      <w:r w:rsidR="00D37A71">
        <w:rPr>
          <w:rFonts w:ascii="Times New Roman" w:hAnsi="Times New Roman" w:cs="Times New Roman"/>
          <w:sz w:val="24"/>
          <w:szCs w:val="24"/>
        </w:rPr>
        <w:t>configur</w:t>
      </w:r>
      <w:r w:rsidR="007333C6">
        <w:rPr>
          <w:rFonts w:ascii="Times New Roman" w:hAnsi="Times New Roman" w:cs="Times New Roman" w:hint="eastAsia"/>
          <w:sz w:val="24"/>
          <w:szCs w:val="24"/>
        </w:rPr>
        <w:t>e</w:t>
      </w:r>
      <w:r w:rsidR="00D37A71">
        <w:rPr>
          <w:rFonts w:ascii="Times New Roman" w:hAnsi="Times New Roman" w:cs="Times New Roman"/>
          <w:sz w:val="24"/>
          <w:szCs w:val="24"/>
        </w:rPr>
        <w:t xml:space="preserve"> different weights for them</w:t>
      </w:r>
      <w:r w:rsidR="007333C6">
        <w:rPr>
          <w:rFonts w:ascii="Times New Roman" w:hAnsi="Times New Roman" w:cs="Times New Roman" w:hint="eastAsia"/>
          <w:sz w:val="24"/>
          <w:szCs w:val="24"/>
        </w:rPr>
        <w:t>. F</w:t>
      </w:r>
      <w:r w:rsidR="00D37A71">
        <w:rPr>
          <w:rFonts w:ascii="Times New Roman" w:hAnsi="Times New Roman" w:cs="Times New Roman"/>
          <w:sz w:val="24"/>
          <w:szCs w:val="24"/>
        </w:rPr>
        <w:t>inally</w:t>
      </w:r>
      <w:r w:rsidR="007333C6">
        <w:rPr>
          <w:rFonts w:ascii="Times New Roman" w:hAnsi="Times New Roman" w:cs="Times New Roman" w:hint="eastAsia"/>
          <w:sz w:val="24"/>
          <w:szCs w:val="24"/>
        </w:rPr>
        <w:t>,</w:t>
      </w:r>
      <w:r w:rsidR="00BC48DD">
        <w:rPr>
          <w:rFonts w:ascii="Times New Roman" w:hAnsi="Times New Roman" w:cs="Times New Roman"/>
          <w:sz w:val="24"/>
          <w:szCs w:val="24"/>
        </w:rPr>
        <w:t xml:space="preserve"> </w:t>
      </w:r>
      <w:r w:rsidR="00C61A86">
        <w:rPr>
          <w:rFonts w:ascii="Times New Roman" w:hAnsi="Times New Roman" w:cs="Times New Roman" w:hint="eastAsia"/>
          <w:sz w:val="24"/>
          <w:szCs w:val="24"/>
        </w:rPr>
        <w:t xml:space="preserve">to </w:t>
      </w:r>
      <w:r w:rsidR="00C61A86">
        <w:rPr>
          <w:rFonts w:ascii="Times New Roman" w:hAnsi="Times New Roman" w:cs="Times New Roman"/>
          <w:sz w:val="24"/>
          <w:szCs w:val="24"/>
        </w:rPr>
        <w:t xml:space="preserve">make sure the </w:t>
      </w:r>
      <w:del w:id="736" w:author="User" w:date="2016-11-08T15:55:00Z">
        <w:r w:rsidR="00C61A86" w:rsidDel="00844471">
          <w:rPr>
            <w:rFonts w:ascii="Times New Roman" w:hAnsi="Times New Roman" w:cs="Times New Roman"/>
            <w:sz w:val="24"/>
            <w:szCs w:val="24"/>
          </w:rPr>
          <w:delText>NNSP</w:delText>
        </w:r>
      </w:del>
      <w:ins w:id="737" w:author="User" w:date="2016-11-08T15:55:00Z">
        <w:r w:rsidR="00844471">
          <w:rPr>
            <w:rFonts w:ascii="Times New Roman" w:hAnsi="Times New Roman" w:cs="Times New Roman"/>
            <w:sz w:val="24"/>
            <w:szCs w:val="24"/>
          </w:rPr>
          <w:t>DNNSP</w:t>
        </w:r>
      </w:ins>
      <w:r w:rsidR="00C61A86">
        <w:rPr>
          <w:rFonts w:ascii="Times New Roman" w:hAnsi="Times New Roman" w:cs="Times New Roman"/>
          <w:sz w:val="24"/>
          <w:szCs w:val="24"/>
        </w:rPr>
        <w:t xml:space="preserve"> can decide the</w:t>
      </w:r>
      <w:r w:rsidR="00C61A86">
        <w:rPr>
          <w:rFonts w:ascii="Times New Roman" w:hAnsi="Times New Roman" w:cs="Times New Roman" w:hint="eastAsia"/>
          <w:sz w:val="24"/>
          <w:szCs w:val="24"/>
        </w:rPr>
        <w:t>ir</w:t>
      </w:r>
      <w:r w:rsidR="00C61A86">
        <w:rPr>
          <w:rFonts w:ascii="Times New Roman" w:hAnsi="Times New Roman" w:cs="Times New Roman"/>
          <w:sz w:val="24"/>
          <w:szCs w:val="24"/>
        </w:rPr>
        <w:t xml:space="preserve"> contributions automatically</w:t>
      </w:r>
      <w:r w:rsidR="00C61A86">
        <w:rPr>
          <w:rFonts w:ascii="Times New Roman" w:hAnsi="Times New Roman" w:cs="Times New Roman" w:hint="eastAsia"/>
          <w:sz w:val="24"/>
          <w:szCs w:val="24"/>
        </w:rPr>
        <w:t>,</w:t>
      </w:r>
      <w:r w:rsidR="00C61A86">
        <w:rPr>
          <w:rFonts w:ascii="Times New Roman" w:hAnsi="Times New Roman" w:cs="Times New Roman"/>
          <w:sz w:val="24"/>
          <w:szCs w:val="24"/>
        </w:rPr>
        <w:t xml:space="preserve"> </w:t>
      </w:r>
      <w:r w:rsidR="00D37A71">
        <w:rPr>
          <w:rFonts w:ascii="Times New Roman" w:hAnsi="Times New Roman" w:cs="Times New Roman"/>
          <w:sz w:val="24"/>
          <w:szCs w:val="24"/>
        </w:rPr>
        <w:t xml:space="preserve">the </w:t>
      </w:r>
      <w:r w:rsidR="00EC1471">
        <w:rPr>
          <w:rFonts w:ascii="Times New Roman" w:hAnsi="Times New Roman" w:cs="Times New Roman" w:hint="eastAsia"/>
          <w:sz w:val="24"/>
          <w:szCs w:val="24"/>
        </w:rPr>
        <w:t>weight</w:t>
      </w:r>
      <w:r w:rsidR="00C61A86">
        <w:rPr>
          <w:rFonts w:ascii="Times New Roman" w:hAnsi="Times New Roman" w:cs="Times New Roman" w:hint="eastAsia"/>
          <w:sz w:val="24"/>
          <w:szCs w:val="24"/>
        </w:rPr>
        <w:t>s</w:t>
      </w:r>
      <w:r w:rsidR="00EC1471">
        <w:rPr>
          <w:rFonts w:ascii="Times New Roman" w:hAnsi="Times New Roman" w:cs="Times New Roman" w:hint="eastAsia"/>
          <w:sz w:val="24"/>
          <w:szCs w:val="24"/>
        </w:rPr>
        <w:t xml:space="preserve"> </w:t>
      </w:r>
      <w:r w:rsidR="00C61A86">
        <w:rPr>
          <w:rFonts w:ascii="Times New Roman" w:hAnsi="Times New Roman" w:cs="Times New Roman" w:hint="eastAsia"/>
          <w:sz w:val="24"/>
          <w:szCs w:val="24"/>
        </w:rPr>
        <w:t>of</w:t>
      </w:r>
      <w:r w:rsidR="00EC1471">
        <w:rPr>
          <w:rFonts w:ascii="Times New Roman" w:hAnsi="Times New Roman" w:cs="Times New Roman" w:hint="eastAsia"/>
          <w:sz w:val="24"/>
          <w:szCs w:val="24"/>
        </w:rPr>
        <w:t xml:space="preserve"> </w:t>
      </w:r>
      <w:r w:rsidR="007333C6">
        <w:rPr>
          <w:rFonts w:ascii="Times New Roman" w:hAnsi="Times New Roman" w:cs="Times New Roman" w:hint="eastAsia"/>
          <w:sz w:val="24"/>
          <w:szCs w:val="24"/>
        </w:rPr>
        <w:t xml:space="preserve">the two </w:t>
      </w:r>
      <w:r w:rsidR="00C61A86">
        <w:rPr>
          <w:rFonts w:ascii="Times New Roman" w:hAnsi="Times New Roman" w:cs="Times New Roman" w:hint="eastAsia"/>
          <w:sz w:val="24"/>
          <w:szCs w:val="24"/>
        </w:rPr>
        <w:t>types</w:t>
      </w:r>
      <w:r w:rsidR="00CA399D">
        <w:rPr>
          <w:rFonts w:ascii="Times New Roman" w:hAnsi="Times New Roman" w:cs="Times New Roman" w:hint="eastAsia"/>
          <w:sz w:val="24"/>
          <w:szCs w:val="24"/>
        </w:rPr>
        <w:t xml:space="preserve"> </w:t>
      </w:r>
      <w:r w:rsidR="007333C6">
        <w:rPr>
          <w:rFonts w:ascii="Times New Roman" w:hAnsi="Times New Roman" w:cs="Times New Roman" w:hint="eastAsia"/>
          <w:sz w:val="24"/>
          <w:szCs w:val="24"/>
        </w:rPr>
        <w:t xml:space="preserve">of points </w:t>
      </w:r>
      <w:del w:id="738" w:author="User" w:date="2016-11-08T13:45:00Z">
        <w:r w:rsidR="00C61A86" w:rsidDel="00A53886">
          <w:rPr>
            <w:rFonts w:ascii="Times New Roman" w:hAnsi="Times New Roman" w:cs="Times New Roman" w:hint="eastAsia"/>
            <w:sz w:val="24"/>
            <w:szCs w:val="24"/>
          </w:rPr>
          <w:delText>are</w:delText>
        </w:r>
        <w:r w:rsidR="00C61A86" w:rsidDel="00A53886">
          <w:rPr>
            <w:rFonts w:ascii="Times New Roman" w:hAnsi="Times New Roman" w:cs="Times New Roman"/>
            <w:sz w:val="24"/>
            <w:szCs w:val="24"/>
          </w:rPr>
          <w:delText xml:space="preserve"> </w:delText>
        </w:r>
      </w:del>
      <w:ins w:id="739" w:author="User" w:date="2016-11-08T13:45:00Z">
        <w:r w:rsidR="00A53886">
          <w:rPr>
            <w:rFonts w:ascii="Times New Roman" w:hAnsi="Times New Roman" w:cs="Times New Roman" w:hint="eastAsia"/>
            <w:sz w:val="24"/>
            <w:szCs w:val="24"/>
          </w:rPr>
          <w:t>can</w:t>
        </w:r>
        <w:r w:rsidR="00A53886">
          <w:rPr>
            <w:rFonts w:ascii="Times New Roman" w:hAnsi="Times New Roman" w:cs="Times New Roman"/>
            <w:sz w:val="24"/>
            <w:szCs w:val="24"/>
          </w:rPr>
          <w:t xml:space="preserve"> </w:t>
        </w:r>
      </w:ins>
      <w:r w:rsidR="007333C6">
        <w:rPr>
          <w:rFonts w:ascii="Times New Roman" w:hAnsi="Times New Roman" w:cs="Times New Roman"/>
          <w:sz w:val="24"/>
          <w:szCs w:val="24"/>
        </w:rPr>
        <w:t>propagat</w:t>
      </w:r>
      <w:r w:rsidR="007333C6">
        <w:rPr>
          <w:rFonts w:ascii="Times New Roman" w:hAnsi="Times New Roman" w:cs="Times New Roman" w:hint="eastAsia"/>
          <w:sz w:val="24"/>
          <w:szCs w:val="24"/>
        </w:rPr>
        <w:t>e</w:t>
      </w:r>
      <w:del w:id="740" w:author="User" w:date="2016-11-08T13:45:00Z">
        <w:r w:rsidR="007333C6" w:rsidDel="00A53886">
          <w:rPr>
            <w:rFonts w:ascii="Times New Roman" w:hAnsi="Times New Roman" w:cs="Times New Roman" w:hint="eastAsia"/>
            <w:sz w:val="24"/>
            <w:szCs w:val="24"/>
          </w:rPr>
          <w:delText>d</w:delText>
        </w:r>
      </w:del>
      <w:r w:rsidR="007333C6">
        <w:rPr>
          <w:rFonts w:ascii="Times New Roman" w:hAnsi="Times New Roman" w:cs="Times New Roman"/>
          <w:sz w:val="24"/>
          <w:szCs w:val="24"/>
        </w:rPr>
        <w:t xml:space="preserve"> </w:t>
      </w:r>
      <w:r w:rsidR="00D37A71">
        <w:rPr>
          <w:rFonts w:ascii="Times New Roman" w:hAnsi="Times New Roman" w:cs="Times New Roman"/>
          <w:sz w:val="24"/>
          <w:szCs w:val="24"/>
        </w:rPr>
        <w:t xml:space="preserve">to </w:t>
      </w:r>
      <w:r w:rsidR="00EC1471">
        <w:rPr>
          <w:rFonts w:ascii="Times New Roman" w:hAnsi="Times New Roman" w:cs="Times New Roman" w:hint="eastAsia"/>
          <w:sz w:val="24"/>
          <w:szCs w:val="24"/>
        </w:rPr>
        <w:t>each other</w:t>
      </w:r>
      <w:r w:rsidR="00D37A71">
        <w:rPr>
          <w:rFonts w:ascii="Times New Roman" w:hAnsi="Times New Roman" w:cs="Times New Roman"/>
          <w:sz w:val="24"/>
          <w:szCs w:val="24"/>
        </w:rPr>
        <w:t xml:space="preserve">.  </w:t>
      </w:r>
    </w:p>
    <w:p w:rsidR="00A3160B" w:rsidRDefault="00D37A71">
      <w:pPr>
        <w:spacing w:line="300" w:lineRule="auto"/>
      </w:pPr>
      <w:r>
        <w:rPr>
          <w:rFonts w:ascii="Times New Roman" w:hAnsi="Times New Roman" w:cs="Times New Roman"/>
          <w:sz w:val="24"/>
          <w:szCs w:val="24"/>
        </w:rPr>
        <w:t xml:space="preserve">  </w:t>
      </w:r>
      <w:r w:rsidR="00307638">
        <w:rPr>
          <w:rFonts w:ascii="Times New Roman" w:hAnsi="Times New Roman" w:cs="Times New Roman" w:hint="eastAsia"/>
          <w:sz w:val="24"/>
          <w:szCs w:val="24"/>
        </w:rPr>
        <w:t>To</w:t>
      </w:r>
      <w:r w:rsidR="00307638">
        <w:rPr>
          <w:rFonts w:ascii="Times New Roman" w:hAnsi="Times New Roman" w:cs="Times New Roman"/>
          <w:sz w:val="24"/>
          <w:szCs w:val="24"/>
        </w:rPr>
        <w:t xml:space="preserve"> separate the body and </w:t>
      </w:r>
      <w:r w:rsidR="004763EB">
        <w:rPr>
          <w:rFonts w:ascii="Times New Roman" w:hAnsi="Times New Roman" w:cs="Times New Roman"/>
          <w:sz w:val="24"/>
          <w:szCs w:val="24"/>
        </w:rPr>
        <w:t>marginal points</w:t>
      </w:r>
      <w:r w:rsidR="00307638">
        <w:rPr>
          <w:rFonts w:ascii="Times New Roman" w:hAnsi="Times New Roman" w:cs="Times New Roman"/>
          <w:sz w:val="24"/>
          <w:szCs w:val="24"/>
        </w:rPr>
        <w:t xml:space="preserve"> effectively</w:t>
      </w:r>
      <w:r w:rsidR="00307638">
        <w:rPr>
          <w:rFonts w:ascii="Times New Roman" w:hAnsi="Times New Roman" w:cs="Times New Roman" w:hint="eastAsia"/>
          <w:sz w:val="24"/>
          <w:szCs w:val="24"/>
        </w:rPr>
        <w:t>, t</w:t>
      </w:r>
      <w:r>
        <w:rPr>
          <w:rFonts w:ascii="Times New Roman" w:hAnsi="Times New Roman" w:cs="Times New Roman"/>
          <w:sz w:val="24"/>
          <w:szCs w:val="24"/>
        </w:rPr>
        <w:t xml:space="preserve">he </w:t>
      </w:r>
      <w:proofErr w:type="spellStart"/>
      <w:r>
        <w:rPr>
          <w:rFonts w:ascii="Times New Roman" w:hAnsi="Times New Roman" w:cs="Times New Roman"/>
          <w:sz w:val="24"/>
          <w:szCs w:val="24"/>
        </w:rPr>
        <w:t>DMst</w:t>
      </w:r>
      <w:proofErr w:type="spellEnd"/>
      <w:r>
        <w:rPr>
          <w:rFonts w:ascii="Times New Roman" w:hAnsi="Times New Roman" w:cs="Times New Roman"/>
          <w:sz w:val="24"/>
          <w:szCs w:val="24"/>
        </w:rPr>
        <w:t xml:space="preserve"> </w:t>
      </w:r>
      <w:r w:rsidR="007333C6">
        <w:rPr>
          <w:rFonts w:ascii="Times New Roman" w:hAnsi="Times New Roman" w:cs="Times New Roman" w:hint="eastAsia"/>
          <w:sz w:val="24"/>
          <w:szCs w:val="24"/>
        </w:rPr>
        <w:t xml:space="preserve">[] </w:t>
      </w:r>
      <w:r>
        <w:rPr>
          <w:rFonts w:ascii="Times New Roman" w:hAnsi="Times New Roman" w:cs="Times New Roman"/>
          <w:sz w:val="24"/>
          <w:szCs w:val="24"/>
        </w:rPr>
        <w:t xml:space="preserve">is </w:t>
      </w:r>
      <w:r w:rsidR="00307638">
        <w:rPr>
          <w:rFonts w:ascii="Times New Roman" w:hAnsi="Times New Roman" w:cs="Times New Roman" w:hint="eastAsia"/>
          <w:sz w:val="24"/>
          <w:szCs w:val="24"/>
        </w:rPr>
        <w:t>utilized</w:t>
      </w:r>
      <w:r w:rsidR="00307638">
        <w:rPr>
          <w:rFonts w:ascii="Times New Roman" w:hAnsi="Times New Roman" w:cs="Times New Roman"/>
          <w:sz w:val="24"/>
          <w:szCs w:val="24"/>
        </w:rPr>
        <w:t xml:space="preserve"> </w:t>
      </w:r>
      <w:r>
        <w:rPr>
          <w:rFonts w:ascii="Times New Roman" w:hAnsi="Times New Roman" w:cs="Times New Roman"/>
          <w:sz w:val="24"/>
          <w:szCs w:val="24"/>
        </w:rPr>
        <w:t>to organize the points</w:t>
      </w:r>
      <w:r w:rsidR="00BF18F5">
        <w:rPr>
          <w:rFonts w:ascii="Times New Roman" w:hAnsi="Times New Roman" w:cs="Times New Roman" w:hint="eastAsia"/>
          <w:sz w:val="24"/>
          <w:szCs w:val="24"/>
        </w:rPr>
        <w:t xml:space="preserve"> in the non-ground point cloud</w:t>
      </w:r>
      <w:r>
        <w:rPr>
          <w:rFonts w:ascii="Times New Roman" w:hAnsi="Times New Roman" w:cs="Times New Roman"/>
          <w:sz w:val="24"/>
          <w:szCs w:val="24"/>
        </w:rPr>
        <w:t xml:space="preserve">. </w:t>
      </w:r>
      <w:r w:rsidR="00307638">
        <w:rPr>
          <w:rFonts w:ascii="Times New Roman" w:hAnsi="Times New Roman" w:cs="Times New Roman" w:hint="eastAsia"/>
          <w:sz w:val="24"/>
          <w:szCs w:val="24"/>
        </w:rPr>
        <w:t xml:space="preserve">Since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DMst</w:t>
      </w:r>
      <w:proofErr w:type="spellEnd"/>
      <w:r>
        <w:rPr>
          <w:rFonts w:ascii="Times New Roman" w:hAnsi="Times New Roman" w:cs="Times New Roman"/>
          <w:sz w:val="24"/>
          <w:szCs w:val="24"/>
        </w:rPr>
        <w:t xml:space="preserve"> </w:t>
      </w:r>
      <w:r w:rsidR="00307638">
        <w:rPr>
          <w:rFonts w:ascii="Times New Roman" w:hAnsi="Times New Roman" w:cs="Times New Roman" w:hint="eastAsia"/>
          <w:sz w:val="24"/>
          <w:szCs w:val="24"/>
        </w:rPr>
        <w:t>has the advantages of the</w:t>
      </w:r>
      <w:r w:rsidR="00307638">
        <w:rPr>
          <w:rFonts w:ascii="Times New Roman" w:hAnsi="Times New Roman" w:cs="Times New Roman"/>
          <w:sz w:val="24"/>
          <w:szCs w:val="24"/>
        </w:rPr>
        <w:t xml:space="preserv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MST and Dijkstra algorithm, most </w:t>
      </w:r>
      <w:bookmarkStart w:id="741" w:name="__DdeLink__3870_1730399420"/>
      <w:r w:rsidR="00307638">
        <w:rPr>
          <w:rFonts w:ascii="Times New Roman" w:hAnsi="Times New Roman" w:cs="Times New Roman" w:hint="eastAsia"/>
          <w:sz w:val="24"/>
          <w:szCs w:val="24"/>
        </w:rPr>
        <w:t xml:space="preserve">of the </w:t>
      </w:r>
      <w:r>
        <w:rPr>
          <w:rFonts w:ascii="Times New Roman" w:hAnsi="Times New Roman" w:cs="Times New Roman"/>
          <w:sz w:val="24"/>
          <w:szCs w:val="24"/>
        </w:rPr>
        <w:t>body</w:t>
      </w:r>
      <w:bookmarkEnd w:id="741"/>
      <w:r>
        <w:rPr>
          <w:rFonts w:ascii="Times New Roman" w:hAnsi="Times New Roman" w:cs="Times New Roman"/>
          <w:sz w:val="24"/>
          <w:szCs w:val="24"/>
        </w:rPr>
        <w:t xml:space="preserve"> points are on the trucks and </w:t>
      </w:r>
      <w:r w:rsidR="00307638">
        <w:rPr>
          <w:rFonts w:ascii="Times New Roman" w:hAnsi="Times New Roman" w:cs="Times New Roman" w:hint="eastAsia"/>
          <w:sz w:val="24"/>
          <w:szCs w:val="24"/>
        </w:rPr>
        <w:t xml:space="preserve">the </w:t>
      </w:r>
      <w:r w:rsidR="004763EB">
        <w:rPr>
          <w:rFonts w:ascii="Times New Roman" w:hAnsi="Times New Roman" w:cs="Times New Roman"/>
          <w:sz w:val="24"/>
          <w:szCs w:val="24"/>
        </w:rPr>
        <w:t>marginal points</w:t>
      </w:r>
      <w:r>
        <w:rPr>
          <w:rFonts w:ascii="Times New Roman" w:hAnsi="Times New Roman" w:cs="Times New Roman"/>
          <w:sz w:val="24"/>
          <w:szCs w:val="24"/>
        </w:rPr>
        <w:t xml:space="preserve"> are on leaves</w:t>
      </w:r>
      <w:r w:rsidR="00307638" w:rsidRPr="00307638">
        <w:rPr>
          <w:rFonts w:ascii="Times New Roman" w:hAnsi="Times New Roman" w:cs="Times New Roman"/>
          <w:sz w:val="24"/>
          <w:szCs w:val="24"/>
        </w:rPr>
        <w:t xml:space="preserve"> </w:t>
      </w:r>
      <w:r w:rsidR="00307638">
        <w:rPr>
          <w:rFonts w:ascii="Times New Roman" w:hAnsi="Times New Roman" w:cs="Times New Roman"/>
          <w:sz w:val="24"/>
          <w:szCs w:val="24"/>
        </w:rPr>
        <w:t xml:space="preserve">after the center of a </w:t>
      </w:r>
      <w:r w:rsidR="00307638">
        <w:rPr>
          <w:rFonts w:ascii="Times New Roman" w:hAnsi="Times New Roman" w:cs="Times New Roman" w:hint="eastAsia"/>
          <w:sz w:val="24"/>
          <w:szCs w:val="24"/>
        </w:rPr>
        <w:t xml:space="preserve">point </w:t>
      </w:r>
      <w:r w:rsidR="00307638">
        <w:rPr>
          <w:rFonts w:ascii="Times New Roman" w:hAnsi="Times New Roman" w:cs="Times New Roman"/>
          <w:sz w:val="24"/>
          <w:szCs w:val="24"/>
        </w:rPr>
        <w:t xml:space="preserve">cluster </w:t>
      </w:r>
      <w:r w:rsidR="00307638">
        <w:rPr>
          <w:rFonts w:ascii="Times New Roman" w:hAnsi="Times New Roman" w:cs="Times New Roman" w:hint="eastAsia"/>
          <w:sz w:val="24"/>
          <w:szCs w:val="24"/>
        </w:rPr>
        <w:t xml:space="preserve">is taken </w:t>
      </w:r>
      <w:r w:rsidR="00307638">
        <w:rPr>
          <w:rFonts w:ascii="Times New Roman" w:hAnsi="Times New Roman" w:cs="Times New Roman"/>
          <w:sz w:val="24"/>
          <w:szCs w:val="24"/>
        </w:rPr>
        <w:t xml:space="preserve">as the root </w:t>
      </w:r>
      <w:r w:rsidR="00307638">
        <w:rPr>
          <w:rFonts w:ascii="Times New Roman" w:hAnsi="Times New Roman" w:cs="Times New Roman"/>
          <w:sz w:val="24"/>
          <w:szCs w:val="24"/>
        </w:rPr>
        <w:lastRenderedPageBreak/>
        <w:t>node</w:t>
      </w:r>
      <w:r>
        <w:rPr>
          <w:rFonts w:ascii="Times New Roman" w:hAnsi="Times New Roman" w:cs="Times New Roman"/>
          <w:sz w:val="24"/>
          <w:szCs w:val="24"/>
        </w:rPr>
        <w:t xml:space="preserve">. </w:t>
      </w:r>
    </w:p>
    <w:p w:rsidR="00DC6000" w:rsidRDefault="00D37A71" w:rsidP="00DC0931">
      <w:pPr>
        <w:spacing w:line="300" w:lineRule="auto"/>
        <w:rPr>
          <w:rFonts w:ascii="Times New Roman" w:hAnsi="Times New Roman" w:cs="Times New Roman"/>
          <w:b/>
          <w:sz w:val="24"/>
          <w:szCs w:val="24"/>
        </w:rPr>
      </w:pPr>
      <w:r>
        <w:rPr>
          <w:rFonts w:ascii="Times New Roman" w:hAnsi="Times New Roman" w:cs="Times New Roman"/>
          <w:sz w:val="24"/>
          <w:szCs w:val="24"/>
        </w:rPr>
        <w:t xml:space="preserve">   After the body and </w:t>
      </w:r>
      <w:r w:rsidR="004763EB">
        <w:rPr>
          <w:rFonts w:ascii="Times New Roman" w:hAnsi="Times New Roman" w:cs="Times New Roman"/>
          <w:sz w:val="24"/>
          <w:szCs w:val="24"/>
        </w:rPr>
        <w:t>marginal points</w:t>
      </w:r>
      <w:r>
        <w:rPr>
          <w:rFonts w:ascii="Times New Roman" w:hAnsi="Times New Roman" w:cs="Times New Roman"/>
          <w:sz w:val="24"/>
          <w:szCs w:val="24"/>
        </w:rPr>
        <w:t xml:space="preserve"> </w:t>
      </w:r>
      <w:r w:rsidR="00BC48DD">
        <w:rPr>
          <w:rFonts w:ascii="Times New Roman" w:hAnsi="Times New Roman" w:cs="Times New Roman"/>
          <w:sz w:val="24"/>
          <w:szCs w:val="24"/>
        </w:rPr>
        <w:t>are separated</w:t>
      </w:r>
      <w:r>
        <w:rPr>
          <w:rFonts w:ascii="Times New Roman" w:hAnsi="Times New Roman" w:cs="Times New Roman"/>
          <w:sz w:val="24"/>
          <w:szCs w:val="24"/>
        </w:rPr>
        <w:t>, Net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 xml:space="preserve">3 </w:t>
      </w:r>
      <w:r w:rsidR="00020714">
        <w:rPr>
          <w:rFonts w:ascii="Times New Roman" w:hAnsi="Times New Roman" w:cs="Times New Roman"/>
          <w:sz w:val="24"/>
          <w:szCs w:val="24"/>
        </w:rPr>
        <w:t>does</w:t>
      </w:r>
      <w:r>
        <w:rPr>
          <w:rFonts w:ascii="Times New Roman" w:hAnsi="Times New Roman" w:cs="Times New Roman"/>
          <w:sz w:val="24"/>
          <w:szCs w:val="24"/>
        </w:rPr>
        <w:t xml:space="preserve"> the </w:t>
      </w:r>
      <w:proofErr w:type="spellStart"/>
      <w:r w:rsidR="00B2655B">
        <w:rPr>
          <w:rFonts w:ascii="Times New Roman" w:hAnsi="Times New Roman" w:cs="Times New Roman"/>
          <w:sz w:val="24"/>
          <w:szCs w:val="24"/>
        </w:rPr>
        <w:t>DMst</w:t>
      </w:r>
      <w:proofErr w:type="spellEnd"/>
      <w:r w:rsidR="00B2655B">
        <w:rPr>
          <w:rFonts w:ascii="Times New Roman" w:hAnsi="Times New Roman" w:cs="Times New Roman" w:hint="eastAsia"/>
          <w:sz w:val="24"/>
          <w:szCs w:val="24"/>
        </w:rPr>
        <w:t>-based</w:t>
      </w:r>
      <w:r w:rsidR="00B2655B">
        <w:rPr>
          <w:rFonts w:ascii="Times New Roman" w:hAnsi="Times New Roman" w:cs="Times New Roman"/>
          <w:sz w:val="24"/>
          <w:szCs w:val="24"/>
        </w:rPr>
        <w:t xml:space="preserve"> </w:t>
      </w:r>
      <w:r>
        <w:rPr>
          <w:rFonts w:ascii="Times New Roman" w:hAnsi="Times New Roman" w:cs="Times New Roman"/>
          <w:sz w:val="24"/>
          <w:szCs w:val="24"/>
        </w:rPr>
        <w:t xml:space="preserve">pooling </w:t>
      </w:r>
      <w:r w:rsidR="00B2655B">
        <w:rPr>
          <w:rFonts w:ascii="Times New Roman" w:hAnsi="Times New Roman" w:cs="Times New Roman" w:hint="eastAsia"/>
          <w:sz w:val="24"/>
          <w:szCs w:val="24"/>
        </w:rPr>
        <w:t>operation</w:t>
      </w:r>
      <w:r>
        <w:rPr>
          <w:rFonts w:ascii="Times New Roman" w:hAnsi="Times New Roman" w:cs="Times New Roman"/>
          <w:sz w:val="24"/>
          <w:szCs w:val="24"/>
        </w:rPr>
        <w:t xml:space="preserve">. Specifically, the max pooling is </w:t>
      </w:r>
      <w:r w:rsidR="00B2655B">
        <w:rPr>
          <w:rFonts w:ascii="Times New Roman" w:hAnsi="Times New Roman" w:cs="Times New Roman" w:hint="eastAsia"/>
          <w:sz w:val="24"/>
          <w:szCs w:val="24"/>
        </w:rPr>
        <w:t>operated</w:t>
      </w:r>
      <w:r w:rsidR="00B2655B">
        <w:rPr>
          <w:rFonts w:ascii="Times New Roman" w:hAnsi="Times New Roman" w:cs="Times New Roman"/>
          <w:sz w:val="24"/>
          <w:szCs w:val="24"/>
        </w:rPr>
        <w:t xml:space="preserve"> </w:t>
      </w:r>
      <w:r>
        <w:rPr>
          <w:rFonts w:ascii="Times New Roman" w:hAnsi="Times New Roman" w:cs="Times New Roman"/>
          <w:sz w:val="24"/>
          <w:szCs w:val="24"/>
        </w:rPr>
        <w:t xml:space="preserve">to the </w:t>
      </w:r>
      <w:del w:id="742" w:author="User" w:date="2016-11-08T15:51:00Z">
        <w:r w:rsidDel="00844471">
          <w:rPr>
            <w:rFonts w:ascii="Times New Roman" w:hAnsi="Times New Roman" w:cs="Times New Roman"/>
            <w:sz w:val="24"/>
            <w:szCs w:val="24"/>
          </w:rPr>
          <w:delText xml:space="preserve">features </w:delText>
        </w:r>
      </w:del>
      <w:ins w:id="743" w:author="User" w:date="2016-11-08T15:51:00Z">
        <w:r w:rsidR="00844471">
          <w:rPr>
            <w:rFonts w:ascii="Times New Roman" w:hAnsi="Times New Roman" w:cs="Times New Roman" w:hint="eastAsia"/>
            <w:sz w:val="24"/>
            <w:szCs w:val="24"/>
          </w:rPr>
          <w:t>representation</w:t>
        </w:r>
        <w:r w:rsidR="00844471">
          <w:rPr>
            <w:rFonts w:ascii="Times New Roman" w:hAnsi="Times New Roman" w:cs="Times New Roman"/>
            <w:sz w:val="24"/>
            <w:szCs w:val="24"/>
          </w:rPr>
          <w:t xml:space="preserve"> </w:t>
        </w:r>
      </w:ins>
      <w:r>
        <w:rPr>
          <w:rFonts w:ascii="Times New Roman" w:hAnsi="Times New Roman" w:cs="Times New Roman"/>
          <w:sz w:val="24"/>
          <w:szCs w:val="24"/>
        </w:rPr>
        <w:t xml:space="preserve">of a </w:t>
      </w:r>
      <w:r w:rsidR="00C61A86">
        <w:rPr>
          <w:rFonts w:ascii="Times New Roman" w:hAnsi="Times New Roman" w:cs="Times New Roman" w:hint="eastAsia"/>
          <w:sz w:val="24"/>
          <w:szCs w:val="24"/>
        </w:rPr>
        <w:t xml:space="preserve">point (i.e. a </w:t>
      </w:r>
      <w:r>
        <w:rPr>
          <w:rFonts w:ascii="Times New Roman" w:hAnsi="Times New Roman" w:cs="Times New Roman"/>
          <w:sz w:val="24"/>
          <w:szCs w:val="24"/>
        </w:rPr>
        <w:t>node</w:t>
      </w:r>
      <w:r w:rsidR="00C61A86">
        <w:rPr>
          <w:rFonts w:ascii="Times New Roman" w:hAnsi="Times New Roman" w:cs="Times New Roman" w:hint="eastAsia"/>
          <w:sz w:val="24"/>
          <w:szCs w:val="24"/>
        </w:rPr>
        <w:t xml:space="preserve"> in the </w:t>
      </w:r>
      <w:proofErr w:type="spellStart"/>
      <w:r w:rsidR="00C61A86">
        <w:rPr>
          <w:rFonts w:ascii="Times New Roman" w:hAnsi="Times New Roman" w:cs="Times New Roman" w:hint="eastAsia"/>
          <w:sz w:val="24"/>
          <w:szCs w:val="24"/>
        </w:rPr>
        <w:t>DMst</w:t>
      </w:r>
      <w:proofErr w:type="spellEnd"/>
      <w:r w:rsidR="00C61A86">
        <w:rPr>
          <w:rFonts w:ascii="Times New Roman" w:hAnsi="Times New Roman" w:cs="Times New Roman" w:hint="eastAsia"/>
          <w:sz w:val="24"/>
          <w:szCs w:val="24"/>
        </w:rPr>
        <w:t>)</w:t>
      </w:r>
      <w:r>
        <w:rPr>
          <w:rFonts w:ascii="Times New Roman" w:hAnsi="Times New Roman" w:cs="Times New Roman"/>
          <w:sz w:val="24"/>
          <w:szCs w:val="24"/>
        </w:rPr>
        <w:t xml:space="preserve"> and </w:t>
      </w:r>
      <w:r w:rsidR="00C61A86">
        <w:rPr>
          <w:rFonts w:ascii="Times New Roman" w:hAnsi="Times New Roman" w:cs="Times New Roman" w:hint="eastAsia"/>
          <w:sz w:val="24"/>
          <w:szCs w:val="24"/>
        </w:rPr>
        <w:t>its connected</w:t>
      </w:r>
      <w:r w:rsidR="00C61A86">
        <w:rPr>
          <w:rFonts w:ascii="Times New Roman" w:hAnsi="Times New Roman" w:cs="Times New Roman"/>
          <w:sz w:val="24"/>
          <w:szCs w:val="24"/>
        </w:rPr>
        <w:t xml:space="preserve"> </w:t>
      </w:r>
      <w:r w:rsidR="00C61A86">
        <w:rPr>
          <w:rFonts w:ascii="Times New Roman" w:hAnsi="Times New Roman" w:cs="Times New Roman" w:hint="eastAsia"/>
          <w:sz w:val="24"/>
          <w:szCs w:val="24"/>
        </w:rPr>
        <w:t>points</w:t>
      </w:r>
      <w:r>
        <w:rPr>
          <w:rFonts w:ascii="Times New Roman" w:hAnsi="Times New Roman" w:cs="Times New Roman"/>
          <w:sz w:val="24"/>
          <w:szCs w:val="24"/>
        </w:rPr>
        <w:t xml:space="preserve">, and the result of the max pooling </w:t>
      </w:r>
      <w:r w:rsidR="00433446">
        <w:rPr>
          <w:rFonts w:ascii="Times New Roman" w:hAnsi="Times New Roman" w:cs="Times New Roman" w:hint="eastAsia"/>
          <w:sz w:val="24"/>
          <w:szCs w:val="24"/>
        </w:rPr>
        <w:t>is</w:t>
      </w:r>
      <w:r>
        <w:rPr>
          <w:rFonts w:ascii="Times New Roman" w:hAnsi="Times New Roman" w:cs="Times New Roman"/>
          <w:sz w:val="24"/>
          <w:szCs w:val="24"/>
        </w:rPr>
        <w:t xml:space="preserve"> </w:t>
      </w:r>
      <w:r w:rsidR="00B2655B">
        <w:rPr>
          <w:rFonts w:ascii="Times New Roman" w:hAnsi="Times New Roman" w:cs="Times New Roman" w:hint="eastAsia"/>
          <w:sz w:val="24"/>
          <w:szCs w:val="24"/>
        </w:rPr>
        <w:t xml:space="preserve">taken as </w:t>
      </w:r>
      <w:r>
        <w:rPr>
          <w:rFonts w:ascii="Times New Roman" w:hAnsi="Times New Roman" w:cs="Times New Roman"/>
          <w:sz w:val="24"/>
          <w:szCs w:val="24"/>
        </w:rPr>
        <w:t>the output of Net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3</w:t>
      </w:r>
      <w:r w:rsidR="00433446">
        <w:rPr>
          <w:rFonts w:ascii="Times New Roman" w:hAnsi="Times New Roman" w:cs="Times New Roman" w:hint="eastAsia"/>
          <w:sz w:val="24"/>
          <w:szCs w:val="24"/>
        </w:rPr>
        <w:t xml:space="preserve"> of the </w:t>
      </w:r>
      <w:ins w:id="744" w:author="User" w:date="2016-11-08T13:47:00Z">
        <w:r w:rsidR="00A53886">
          <w:rPr>
            <w:rFonts w:ascii="Times New Roman" w:hAnsi="Times New Roman" w:cs="Times New Roman" w:hint="eastAsia"/>
            <w:sz w:val="24"/>
            <w:szCs w:val="24"/>
          </w:rPr>
          <w:t>point</w:t>
        </w:r>
      </w:ins>
      <w:del w:id="745" w:author="User" w:date="2016-11-08T13:47:00Z">
        <w:r w:rsidR="00433446" w:rsidDel="00A53886">
          <w:rPr>
            <w:rFonts w:ascii="Times New Roman" w:hAnsi="Times New Roman" w:cs="Times New Roman" w:hint="eastAsia"/>
            <w:sz w:val="24"/>
            <w:szCs w:val="24"/>
          </w:rPr>
          <w:delText>node</w:delText>
        </w:r>
      </w:del>
      <w:r>
        <w:rPr>
          <w:rFonts w:ascii="Times New Roman" w:hAnsi="Times New Roman" w:cs="Times New Roman"/>
          <w:sz w:val="24"/>
          <w:szCs w:val="24"/>
        </w:rPr>
        <w:t xml:space="preserve">. In </w:t>
      </w:r>
      <w:r w:rsidR="00B2655B">
        <w:rPr>
          <w:rFonts w:ascii="Times New Roman" w:hAnsi="Times New Roman" w:cs="Times New Roman" w:hint="eastAsia"/>
          <w:sz w:val="24"/>
          <w:szCs w:val="24"/>
        </w:rPr>
        <w:t xml:space="preserve">the </w:t>
      </w:r>
      <w:del w:id="746" w:author="User" w:date="2016-11-08T15:55:00Z">
        <w:r w:rsidR="000C6412" w:rsidDel="00844471">
          <w:rPr>
            <w:rFonts w:ascii="Times New Roman" w:hAnsi="Times New Roman" w:cs="Times New Roman"/>
            <w:sz w:val="24"/>
            <w:szCs w:val="24"/>
          </w:rPr>
          <w:delText>NNSP</w:delText>
        </w:r>
      </w:del>
      <w:ins w:id="747"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Net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3 is following with Net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1 or Net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 xml:space="preserve">2. </w:t>
      </w:r>
      <w:proofErr w:type="gramStart"/>
      <w:r>
        <w:rPr>
          <w:rFonts w:ascii="Times New Roman" w:hAnsi="Times New Roman" w:cs="Times New Roman"/>
          <w:sz w:val="24"/>
          <w:szCs w:val="24"/>
        </w:rPr>
        <w:t>Step</w:t>
      </w:r>
      <w:r w:rsidR="00B2655B">
        <w:rPr>
          <w:rFonts w:ascii="Times New Roman" w:hAnsi="Times New Roman" w:cs="Times New Roman" w:hint="eastAsia"/>
          <w:sz w:val="24"/>
          <w:szCs w:val="24"/>
        </w:rPr>
        <w:t xml:space="preserve">s </w:t>
      </w:r>
      <w:r>
        <w:rPr>
          <w:rFonts w:ascii="Times New Roman" w:hAnsi="Times New Roman" w:cs="Times New Roman"/>
          <w:sz w:val="24"/>
          <w:szCs w:val="24"/>
        </w:rPr>
        <w:t xml:space="preserve">1, 4, 7 and </w:t>
      </w:r>
      <w:proofErr w:type="spellStart"/>
      <w:r>
        <w:rPr>
          <w:rFonts w:ascii="Times New Roman" w:hAnsi="Times New Roman" w:cs="Times New Roman"/>
          <w:sz w:val="24"/>
          <w:szCs w:val="24"/>
        </w:rPr>
        <w:t>Eq</w:t>
      </w:r>
      <w:r w:rsidR="00B2655B">
        <w:rPr>
          <w:rFonts w:ascii="Times New Roman" w:hAnsi="Times New Roman" w:cs="Times New Roman" w:hint="eastAsia"/>
          <w:sz w:val="24"/>
          <w:szCs w:val="24"/>
        </w:rPr>
        <w: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B2655B">
        <w:rPr>
          <w:rFonts w:ascii="Times New Roman" w:hAnsi="Times New Roman" w:cs="Times New Roman" w:hint="eastAsia"/>
          <w:sz w:val="24"/>
          <w:szCs w:val="24"/>
        </w:rPr>
        <w:t>(</w:t>
      </w:r>
      <w:r>
        <w:rPr>
          <w:rFonts w:ascii="Times New Roman" w:hAnsi="Times New Roman" w:cs="Times New Roman"/>
          <w:sz w:val="24"/>
          <w:szCs w:val="24"/>
        </w:rPr>
        <w:t>2</w:t>
      </w:r>
      <w:r w:rsidR="00B2655B">
        <w:rPr>
          <w:rFonts w:ascii="Times New Roman" w:hAnsi="Times New Roman" w:cs="Times New Roman" w:hint="eastAsia"/>
          <w:sz w:val="24"/>
          <w:szCs w:val="24"/>
        </w:rPr>
        <w:t>)</w:t>
      </w:r>
      <w:r w:rsidR="00433446">
        <w:rPr>
          <w:rFonts w:ascii="Times New Roman" w:hAnsi="Times New Roman" w:cs="Times New Roman"/>
          <w:sz w:val="24"/>
          <w:szCs w:val="24"/>
        </w:rPr>
        <w:t xml:space="preserve">, </w:t>
      </w:r>
      <w:r w:rsidR="00B2655B">
        <w:rPr>
          <w:rFonts w:ascii="Times New Roman" w:hAnsi="Times New Roman" w:cs="Times New Roman" w:hint="eastAsia"/>
          <w:sz w:val="24"/>
          <w:szCs w:val="24"/>
        </w:rPr>
        <w:t>(</w:t>
      </w:r>
      <w:r w:rsidR="00433446">
        <w:rPr>
          <w:rFonts w:ascii="Times New Roman" w:hAnsi="Times New Roman" w:cs="Times New Roman"/>
          <w:sz w:val="24"/>
          <w:szCs w:val="24"/>
        </w:rPr>
        <w:t>4</w:t>
      </w:r>
      <w:r w:rsidR="00B2655B">
        <w:rPr>
          <w:rFonts w:ascii="Times New Roman" w:hAnsi="Times New Roman" w:cs="Times New Roman" w:hint="eastAsia"/>
          <w:sz w:val="24"/>
          <w:szCs w:val="24"/>
        </w:rPr>
        <w:t>)</w:t>
      </w:r>
      <w:r>
        <w:rPr>
          <w:rFonts w:ascii="Times New Roman" w:hAnsi="Times New Roman" w:cs="Times New Roman"/>
          <w:sz w:val="24"/>
          <w:szCs w:val="24"/>
        </w:rPr>
        <w:t xml:space="preserve"> in Table 1 show the process. The different weights keep the features of </w:t>
      </w:r>
      <w:r w:rsidR="00B2655B">
        <w:rPr>
          <w:rFonts w:ascii="Times New Roman" w:hAnsi="Times New Roman" w:cs="Times New Roman" w:hint="eastAsia"/>
          <w:sz w:val="24"/>
          <w:szCs w:val="24"/>
        </w:rPr>
        <w:t xml:space="preserve">the </w:t>
      </w:r>
      <w:r>
        <w:rPr>
          <w:rFonts w:ascii="Times New Roman" w:hAnsi="Times New Roman" w:cs="Times New Roman"/>
          <w:sz w:val="24"/>
          <w:szCs w:val="24"/>
        </w:rPr>
        <w:t xml:space="preserve">body and </w:t>
      </w:r>
      <w:r w:rsidR="004763EB">
        <w:rPr>
          <w:rFonts w:ascii="Times New Roman" w:hAnsi="Times New Roman" w:cs="Times New Roman"/>
          <w:sz w:val="24"/>
          <w:szCs w:val="24"/>
        </w:rPr>
        <w:t>marginal points</w:t>
      </w:r>
      <w:r>
        <w:rPr>
          <w:rFonts w:ascii="Times New Roman" w:hAnsi="Times New Roman" w:cs="Times New Roman"/>
          <w:sz w:val="24"/>
          <w:szCs w:val="24"/>
        </w:rPr>
        <w:t xml:space="preserve"> </w:t>
      </w:r>
      <w:r w:rsidR="00433446">
        <w:rPr>
          <w:rFonts w:ascii="Times New Roman" w:hAnsi="Times New Roman" w:cs="Times New Roman" w:hint="eastAsia"/>
          <w:sz w:val="24"/>
          <w:szCs w:val="24"/>
        </w:rPr>
        <w:t>from</w:t>
      </w:r>
      <w:r>
        <w:rPr>
          <w:rFonts w:ascii="Times New Roman" w:hAnsi="Times New Roman" w:cs="Times New Roman"/>
          <w:sz w:val="24"/>
          <w:szCs w:val="24"/>
        </w:rPr>
        <w:t xml:space="preserve"> suppress</w:t>
      </w:r>
      <w:r w:rsidR="00433446">
        <w:rPr>
          <w:rFonts w:ascii="Times New Roman" w:hAnsi="Times New Roman" w:cs="Times New Roman" w:hint="eastAsia"/>
          <w:sz w:val="24"/>
          <w:szCs w:val="24"/>
        </w:rPr>
        <w:t>ing</w:t>
      </w:r>
      <w:r>
        <w:rPr>
          <w:rFonts w:ascii="Times New Roman" w:hAnsi="Times New Roman" w:cs="Times New Roman"/>
          <w:sz w:val="24"/>
          <w:szCs w:val="24"/>
        </w:rPr>
        <w:t xml:space="preserve"> each other</w:t>
      </w:r>
      <w:r w:rsidR="00B2655B">
        <w:rPr>
          <w:rFonts w:ascii="Times New Roman" w:hAnsi="Times New Roman" w:cs="Times New Roman" w:hint="eastAsia"/>
          <w:sz w:val="24"/>
          <w:szCs w:val="24"/>
        </w:rPr>
        <w:t>. At the same time,</w:t>
      </w:r>
      <w:r>
        <w:rPr>
          <w:rFonts w:ascii="Times New Roman" w:hAnsi="Times New Roman" w:cs="Times New Roman"/>
          <w:sz w:val="24"/>
          <w:szCs w:val="24"/>
        </w:rPr>
        <w:t xml:space="preserve"> the connection of the leaves and the trucks keeps the information of the two </w:t>
      </w:r>
      <w:r w:rsidR="00C61A86">
        <w:rPr>
          <w:rFonts w:ascii="Times New Roman" w:hAnsi="Times New Roman" w:cs="Times New Roman" w:hint="eastAsia"/>
          <w:sz w:val="24"/>
          <w:szCs w:val="24"/>
        </w:rPr>
        <w:t>types</w:t>
      </w:r>
      <w:r w:rsidR="007D0596">
        <w:rPr>
          <w:rFonts w:ascii="Times New Roman" w:hAnsi="Times New Roman" w:cs="Times New Roman" w:hint="eastAsia"/>
          <w:sz w:val="24"/>
          <w:szCs w:val="24"/>
        </w:rPr>
        <w:t xml:space="preserve"> </w:t>
      </w:r>
      <w:r w:rsidR="007D0596">
        <w:rPr>
          <w:rFonts w:ascii="Times New Roman" w:hAnsi="Times New Roman" w:cs="Times New Roman"/>
          <w:sz w:val="24"/>
          <w:szCs w:val="24"/>
        </w:rPr>
        <w:t>of points</w:t>
      </w:r>
      <w:r>
        <w:rPr>
          <w:rFonts w:ascii="Times New Roman" w:hAnsi="Times New Roman" w:cs="Times New Roman"/>
          <w:sz w:val="24"/>
          <w:szCs w:val="24"/>
        </w:rPr>
        <w:t xml:space="preserve"> </w:t>
      </w:r>
      <w:r w:rsidR="00CA399D" w:rsidRPr="00CA399D">
        <w:rPr>
          <w:rFonts w:ascii="Times New Roman" w:hAnsi="Times New Roman" w:cs="Times New Roman"/>
          <w:sz w:val="24"/>
          <w:szCs w:val="24"/>
        </w:rPr>
        <w:t>propagat</w:t>
      </w:r>
      <w:r w:rsidR="00CA399D">
        <w:rPr>
          <w:rFonts w:ascii="Times New Roman" w:hAnsi="Times New Roman" w:cs="Times New Roman" w:hint="eastAsia"/>
          <w:sz w:val="24"/>
          <w:szCs w:val="24"/>
        </w:rPr>
        <w:t>ing</w:t>
      </w:r>
      <w:r w:rsidR="00CA399D" w:rsidRPr="00CA399D">
        <w:rPr>
          <w:rFonts w:ascii="Times New Roman" w:hAnsi="Times New Roman" w:cs="Times New Roman"/>
          <w:sz w:val="24"/>
          <w:szCs w:val="24"/>
        </w:rPr>
        <w:t xml:space="preserve"> </w:t>
      </w:r>
      <w:commentRangeStart w:id="748"/>
      <w:r>
        <w:rPr>
          <w:rFonts w:ascii="Times New Roman" w:hAnsi="Times New Roman" w:cs="Times New Roman"/>
          <w:sz w:val="24"/>
          <w:szCs w:val="24"/>
        </w:rPr>
        <w:t xml:space="preserve">in the </w:t>
      </w:r>
      <w:commentRangeEnd w:id="748"/>
      <w:del w:id="749" w:author="User" w:date="2016-11-08T15:55:00Z">
        <w:r w:rsidR="000C6412" w:rsidDel="00844471">
          <w:rPr>
            <w:rFonts w:ascii="Times New Roman" w:hAnsi="Times New Roman" w:cs="Times New Roman"/>
            <w:sz w:val="24"/>
            <w:szCs w:val="24"/>
          </w:rPr>
          <w:delText>NNSP</w:delText>
        </w:r>
      </w:del>
      <w:ins w:id="750" w:author="User" w:date="2016-11-08T15:55:00Z">
        <w:r w:rsidR="00844471">
          <w:rPr>
            <w:rFonts w:ascii="Times New Roman" w:hAnsi="Times New Roman" w:cs="Times New Roman"/>
            <w:sz w:val="24"/>
            <w:szCs w:val="24"/>
          </w:rPr>
          <w:t>DNNSP</w:t>
        </w:r>
      </w:ins>
      <w:r w:rsidR="00B2655B">
        <w:rPr>
          <w:rStyle w:val="a6"/>
        </w:rPr>
        <w:commentReference w:id="748"/>
      </w:r>
      <w:r>
        <w:rPr>
          <w:rFonts w:ascii="Times New Roman" w:hAnsi="Times New Roman" w:cs="Times New Roman"/>
          <w:sz w:val="24"/>
          <w:szCs w:val="24"/>
        </w:rPr>
        <w:t xml:space="preserve"> by Net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 xml:space="preserve">3. </w:t>
      </w:r>
      <w:r w:rsidR="00B2655B">
        <w:rPr>
          <w:rFonts w:ascii="Times New Roman" w:hAnsi="Times New Roman" w:cs="Times New Roman" w:hint="eastAsia"/>
          <w:sz w:val="24"/>
          <w:szCs w:val="24"/>
        </w:rPr>
        <w:t>It</w:t>
      </w:r>
      <w:r w:rsidR="00B2655B">
        <w:rPr>
          <w:rFonts w:ascii="Times New Roman" w:hAnsi="Times New Roman" w:cs="Times New Roman"/>
          <w:sz w:val="24"/>
          <w:szCs w:val="24"/>
        </w:rPr>
        <w:t xml:space="preserve"> </w:t>
      </w:r>
      <w:r>
        <w:rPr>
          <w:rFonts w:ascii="Times New Roman" w:hAnsi="Times New Roman" w:cs="Times New Roman"/>
          <w:sz w:val="24"/>
          <w:szCs w:val="24"/>
        </w:rPr>
        <w:t xml:space="preserve">can also </w:t>
      </w:r>
      <w:r w:rsidR="00433446">
        <w:rPr>
          <w:rFonts w:ascii="Times New Roman" w:hAnsi="Times New Roman" w:cs="Times New Roman"/>
          <w:sz w:val="24"/>
          <w:szCs w:val="24"/>
        </w:rPr>
        <w:t xml:space="preserve">be </w:t>
      </w:r>
      <w:r w:rsidR="00DC0931">
        <w:rPr>
          <w:rFonts w:ascii="Times New Roman" w:hAnsi="Times New Roman" w:cs="Times New Roman" w:hint="eastAsia"/>
          <w:sz w:val="24"/>
          <w:szCs w:val="24"/>
        </w:rPr>
        <w:t>found</w:t>
      </w:r>
      <w:r>
        <w:rPr>
          <w:rFonts w:ascii="Times New Roman" w:hAnsi="Times New Roman" w:cs="Times New Roman"/>
          <w:sz w:val="24"/>
          <w:szCs w:val="24"/>
        </w:rPr>
        <w:t xml:space="preserve"> in the forward propagation</w:t>
      </w:r>
      <w:r w:rsidR="00BB3E96">
        <w:rPr>
          <w:rFonts w:ascii="Times New Roman" w:hAnsi="Times New Roman" w:cs="Times New Roman" w:hint="eastAsia"/>
          <w:sz w:val="24"/>
          <w:szCs w:val="24"/>
        </w:rPr>
        <w:t xml:space="preserve"> equations</w:t>
      </w:r>
      <w:r w:rsidR="00B2655B">
        <w:rPr>
          <w:rFonts w:ascii="Times New Roman" w:hAnsi="Times New Roman" w:cs="Times New Roman" w:hint="eastAsia"/>
          <w:sz w:val="24"/>
          <w:szCs w:val="24"/>
        </w:rPr>
        <w:t>, i.e.</w:t>
      </w:r>
      <w:r>
        <w:rPr>
          <w:rFonts w:ascii="Times New Roman" w:hAnsi="Times New Roman" w:cs="Times New Roman"/>
          <w:sz w:val="24"/>
          <w:szCs w:val="24"/>
        </w:rPr>
        <w:t xml:space="preserve"> </w:t>
      </w:r>
      <w:proofErr w:type="spellStart"/>
      <w:r>
        <w:rPr>
          <w:rFonts w:ascii="Times New Roman" w:hAnsi="Times New Roman" w:cs="Times New Roman"/>
          <w:sz w:val="24"/>
          <w:szCs w:val="24"/>
        </w:rPr>
        <w:t>Eq</w:t>
      </w:r>
      <w:r w:rsidR="00B2655B">
        <w:rPr>
          <w:rFonts w:ascii="Times New Roman" w:hAnsi="Times New Roman" w:cs="Times New Roman" w:hint="eastAsia"/>
          <w:sz w:val="24"/>
          <w:szCs w:val="24"/>
        </w:rPr>
        <w:t>s</w:t>
      </w:r>
      <w:proofErr w:type="spellEnd"/>
      <w:r>
        <w:rPr>
          <w:rFonts w:ascii="Times New Roman" w:hAnsi="Times New Roman" w:cs="Times New Roman"/>
          <w:sz w:val="24"/>
          <w:szCs w:val="24"/>
        </w:rPr>
        <w: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2</w:t>
      </w:r>
      <w:r w:rsidR="00B2655B">
        <w:rPr>
          <w:rFonts w:ascii="Times New Roman" w:hAnsi="Times New Roman" w:cs="Times New Roman" w:hint="eastAsia"/>
          <w:sz w:val="24"/>
          <w:szCs w:val="24"/>
        </w:rPr>
        <w:t>), (</w:t>
      </w:r>
      <w:r w:rsidR="00433446">
        <w:rPr>
          <w:rFonts w:ascii="Times New Roman" w:hAnsi="Times New Roman" w:cs="Times New Roman"/>
          <w:sz w:val="24"/>
          <w:szCs w:val="24"/>
        </w:rPr>
        <w:t>4</w:t>
      </w:r>
      <w:r w:rsidR="00B2655B">
        <w:rPr>
          <w:rFonts w:ascii="Times New Roman" w:hAnsi="Times New Roman" w:cs="Times New Roman" w:hint="eastAsia"/>
          <w:sz w:val="24"/>
          <w:szCs w:val="24"/>
        </w:rPr>
        <w:t>),</w:t>
      </w:r>
      <w:r>
        <w:rPr>
          <w:rFonts w:ascii="Times New Roman" w:hAnsi="Times New Roman" w:cs="Times New Roman"/>
          <w:sz w:val="24"/>
          <w:szCs w:val="24"/>
        </w:rPr>
        <w:t xml:space="preserve"> and the back propagation</w:t>
      </w:r>
      <w:r w:rsidR="00BB3E96">
        <w:rPr>
          <w:rFonts w:ascii="Times New Roman" w:hAnsi="Times New Roman" w:cs="Times New Roman" w:hint="eastAsia"/>
          <w:sz w:val="24"/>
          <w:szCs w:val="24"/>
        </w:rPr>
        <w:t xml:space="preserve"> equation</w:t>
      </w:r>
      <w:r w:rsidR="00B2655B">
        <w:rPr>
          <w:rFonts w:ascii="Times New Roman" w:hAnsi="Times New Roman" w:cs="Times New Roman" w:hint="eastAsia"/>
          <w:sz w:val="24"/>
          <w:szCs w:val="24"/>
        </w:rPr>
        <w:t>, i.e.</w:t>
      </w:r>
      <w:r>
        <w:rPr>
          <w:rFonts w:ascii="Times New Roman" w:hAnsi="Times New Roman" w:cs="Times New Roman"/>
          <w:sz w:val="24"/>
          <w:szCs w:val="24"/>
        </w:rPr>
        <w:t xml:space="preserve"> </w:t>
      </w:r>
      <w:proofErr w:type="spellStart"/>
      <w:r>
        <w:rPr>
          <w:rFonts w:ascii="Times New Roman" w:hAnsi="Times New Roman" w:cs="Times New Roman"/>
          <w:sz w:val="24"/>
          <w:szCs w:val="24"/>
        </w:rPr>
        <w:t>Eq</w:t>
      </w:r>
      <w:r w:rsidR="004A606C">
        <w:rPr>
          <w:rFonts w:ascii="Times New Roman" w:hAnsi="Times New Roman" w:cs="Times New Roman" w:hint="eastAsia"/>
          <w:sz w:val="24"/>
          <w:szCs w:val="24"/>
        </w:rPr>
        <w:t>s</w:t>
      </w:r>
      <w:proofErr w:type="spellEnd"/>
      <w:r>
        <w:rPr>
          <w:rFonts w:ascii="Times New Roman" w:hAnsi="Times New Roman" w:cs="Times New Roman"/>
          <w:sz w:val="24"/>
          <w:szCs w:val="24"/>
        </w:rPr>
        <w:t>.</w:t>
      </w:r>
      <w:r w:rsidR="00B2655B">
        <w:rPr>
          <w:rFonts w:ascii="Times New Roman" w:hAnsi="Times New Roman" w:cs="Times New Roman" w:hint="eastAsia"/>
          <w:sz w:val="24"/>
          <w:szCs w:val="24"/>
        </w:rPr>
        <w:t xml:space="preserve"> (</w:t>
      </w:r>
      <w:r>
        <w:rPr>
          <w:rFonts w:ascii="Times New Roman" w:hAnsi="Times New Roman" w:cs="Times New Roman"/>
          <w:sz w:val="24"/>
          <w:szCs w:val="24"/>
        </w:rPr>
        <w:t>9</w:t>
      </w:r>
      <w:r w:rsidR="00B2655B">
        <w:rPr>
          <w:rFonts w:ascii="Times New Roman" w:hAnsi="Times New Roman" w:cs="Times New Roman" w:hint="eastAsia"/>
          <w:sz w:val="24"/>
          <w:szCs w:val="24"/>
        </w:rPr>
        <w:t>)</w:t>
      </w:r>
      <w:proofErr w:type="gramStart"/>
      <w:r w:rsidR="004A606C">
        <w:rPr>
          <w:rFonts w:ascii="Times New Roman" w:hAnsi="Times New Roman" w:cs="Times New Roman" w:hint="eastAsia"/>
          <w:sz w:val="24"/>
          <w:szCs w:val="24"/>
        </w:rPr>
        <w:t>-</w:t>
      </w:r>
      <w:r w:rsidR="005041C4">
        <w:rPr>
          <w:rFonts w:ascii="Times New Roman" w:hAnsi="Times New Roman" w:cs="Times New Roman" w:hint="eastAsia"/>
          <w:sz w:val="24"/>
          <w:szCs w:val="24"/>
        </w:rPr>
        <w:t>(</w:t>
      </w:r>
      <w:proofErr w:type="gramEnd"/>
      <w:r w:rsidR="005041C4">
        <w:rPr>
          <w:rFonts w:ascii="Times New Roman" w:hAnsi="Times New Roman" w:cs="Times New Roman" w:hint="eastAsia"/>
          <w:sz w:val="24"/>
          <w:szCs w:val="24"/>
        </w:rPr>
        <w:t>10)</w:t>
      </w:r>
      <w:r w:rsidR="00B2655B">
        <w:rPr>
          <w:rFonts w:ascii="Times New Roman" w:hAnsi="Times New Roman" w:cs="Times New Roman" w:hint="eastAsia"/>
          <w:sz w:val="24"/>
          <w:szCs w:val="24"/>
        </w:rPr>
        <w:t>.</w:t>
      </w:r>
      <w:r>
        <w:rPr>
          <w:rFonts w:ascii="Times New Roman" w:hAnsi="Times New Roman" w:cs="Times New Roman"/>
          <w:sz w:val="24"/>
          <w:szCs w:val="24"/>
        </w:rPr>
        <w:t xml:space="preserve"> </w:t>
      </w:r>
      <w:r w:rsidR="00B2655B">
        <w:rPr>
          <w:rFonts w:ascii="Times New Roman" w:hAnsi="Times New Roman" w:cs="Times New Roman" w:hint="eastAsia"/>
          <w:sz w:val="24"/>
          <w:szCs w:val="24"/>
        </w:rPr>
        <w:t>T</w:t>
      </w:r>
      <w:r>
        <w:rPr>
          <w:rFonts w:ascii="Times New Roman" w:hAnsi="Times New Roman" w:cs="Times New Roman"/>
          <w:sz w:val="24"/>
          <w:szCs w:val="24"/>
        </w:rPr>
        <w:t>he weight</w:t>
      </w:r>
      <w:r w:rsidR="00B2655B">
        <w:rPr>
          <w:rFonts w:ascii="Times New Roman" w:hAnsi="Times New Roman" w:cs="Times New Roman" w:hint="eastAsia"/>
          <w:sz w:val="24"/>
          <w:szCs w:val="24"/>
        </w:rPr>
        <w:t>s</w:t>
      </w:r>
      <w:r>
        <w:rPr>
          <w:rFonts w:ascii="Times New Roman" w:hAnsi="Times New Roman" w:cs="Times New Roman"/>
          <w:sz w:val="24"/>
          <w:szCs w:val="24"/>
        </w:rPr>
        <w:t xml:space="preserve"> of </w:t>
      </w:r>
      <w:bookmarkStart w:id="751" w:name="__DdeLink__3879_1730399420"/>
      <w:r w:rsidR="00433446">
        <w:rPr>
          <w:rFonts w:ascii="Times New Roman" w:hAnsi="Times New Roman" w:cs="Times New Roman"/>
          <w:sz w:val="24"/>
          <w:szCs w:val="24"/>
        </w:rPr>
        <w:t>the two</w:t>
      </w:r>
      <w:r>
        <w:rPr>
          <w:rFonts w:ascii="Times New Roman" w:hAnsi="Times New Roman" w:cs="Times New Roman"/>
          <w:sz w:val="24"/>
          <w:szCs w:val="24"/>
        </w:rPr>
        <w:t xml:space="preserve"> </w:t>
      </w:r>
      <w:r w:rsidR="00C61A86">
        <w:rPr>
          <w:rFonts w:ascii="Times New Roman" w:hAnsi="Times New Roman" w:cs="Times New Roman" w:hint="eastAsia"/>
          <w:sz w:val="24"/>
          <w:szCs w:val="24"/>
        </w:rPr>
        <w:t>types</w:t>
      </w:r>
      <w:r w:rsidR="00CA399D" w:rsidRPr="00CA399D">
        <w:rPr>
          <w:rFonts w:ascii="Times New Roman" w:hAnsi="Times New Roman" w:cs="Times New Roman"/>
          <w:sz w:val="24"/>
          <w:szCs w:val="24"/>
        </w:rPr>
        <w:t xml:space="preserve"> </w:t>
      </w:r>
      <w:r w:rsidR="00B2655B">
        <w:rPr>
          <w:rFonts w:ascii="Times New Roman" w:hAnsi="Times New Roman" w:cs="Times New Roman" w:hint="eastAsia"/>
          <w:sz w:val="24"/>
          <w:szCs w:val="24"/>
        </w:rPr>
        <w:t>of</w:t>
      </w:r>
      <w:r w:rsidR="00B2655B">
        <w:rPr>
          <w:rFonts w:ascii="Times New Roman" w:hAnsi="Times New Roman" w:cs="Times New Roman"/>
          <w:sz w:val="24"/>
          <w:szCs w:val="24"/>
        </w:rPr>
        <w:t xml:space="preserve"> </w:t>
      </w:r>
      <w:r>
        <w:rPr>
          <w:rFonts w:ascii="Times New Roman" w:hAnsi="Times New Roman" w:cs="Times New Roman"/>
          <w:sz w:val="24"/>
          <w:szCs w:val="24"/>
        </w:rPr>
        <w:t>points</w:t>
      </w:r>
      <w:bookmarkEnd w:id="751"/>
      <w:r>
        <w:rPr>
          <w:rFonts w:ascii="Times New Roman" w:hAnsi="Times New Roman" w:cs="Times New Roman"/>
          <w:sz w:val="24"/>
          <w:szCs w:val="24"/>
        </w:rPr>
        <w:t xml:space="preserve"> </w:t>
      </w:r>
      <w:r w:rsidR="00B2655B">
        <w:rPr>
          <w:rFonts w:ascii="Times New Roman" w:hAnsi="Times New Roman" w:cs="Times New Roman" w:hint="eastAsia"/>
          <w:sz w:val="24"/>
          <w:szCs w:val="24"/>
        </w:rPr>
        <w:t>are fused</w:t>
      </w:r>
      <w:r>
        <w:rPr>
          <w:rFonts w:ascii="Times New Roman" w:hAnsi="Times New Roman" w:cs="Times New Roman"/>
          <w:sz w:val="24"/>
          <w:szCs w:val="24"/>
        </w:rPr>
        <w:t xml:space="preserve">, so the </w:t>
      </w:r>
      <w:del w:id="752" w:author="User" w:date="2016-11-08T15:55:00Z">
        <w:r w:rsidR="000C6412" w:rsidDel="00844471">
          <w:rPr>
            <w:rFonts w:ascii="Times New Roman" w:hAnsi="Times New Roman" w:cs="Times New Roman"/>
            <w:sz w:val="24"/>
            <w:szCs w:val="24"/>
          </w:rPr>
          <w:delText>NNSP</w:delText>
        </w:r>
      </w:del>
      <w:ins w:id="753"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can </w:t>
      </w:r>
      <w:r w:rsidR="00433446">
        <w:rPr>
          <w:rFonts w:ascii="Times New Roman" w:hAnsi="Times New Roman" w:cs="Times New Roman"/>
          <w:sz w:val="24"/>
          <w:szCs w:val="24"/>
        </w:rPr>
        <w:t>automatically</w:t>
      </w:r>
      <w:r>
        <w:rPr>
          <w:rFonts w:ascii="Times New Roman" w:hAnsi="Times New Roman" w:cs="Times New Roman"/>
          <w:sz w:val="24"/>
          <w:szCs w:val="24"/>
        </w:rPr>
        <w:t xml:space="preserve"> decide the contribution</w:t>
      </w:r>
      <w:r w:rsidR="00C61A86">
        <w:rPr>
          <w:rFonts w:ascii="Times New Roman" w:hAnsi="Times New Roman" w:cs="Times New Roman" w:hint="eastAsia"/>
          <w:sz w:val="24"/>
          <w:szCs w:val="24"/>
        </w:rPr>
        <w:t>s</w:t>
      </w:r>
      <w:r>
        <w:rPr>
          <w:rFonts w:ascii="Times New Roman" w:hAnsi="Times New Roman" w:cs="Times New Roman"/>
          <w:sz w:val="24"/>
          <w:szCs w:val="24"/>
        </w:rPr>
        <w:t xml:space="preserve"> of </w:t>
      </w:r>
      <w:r w:rsidR="0052434C">
        <w:rPr>
          <w:rFonts w:ascii="Times New Roman" w:hAnsi="Times New Roman" w:cs="Times New Roman"/>
          <w:sz w:val="24"/>
          <w:szCs w:val="24"/>
        </w:rPr>
        <w:t xml:space="preserve">the </w:t>
      </w:r>
      <w:r>
        <w:rPr>
          <w:rFonts w:ascii="Times New Roman" w:hAnsi="Times New Roman" w:cs="Times New Roman"/>
          <w:sz w:val="24"/>
          <w:szCs w:val="24"/>
        </w:rPr>
        <w:t>points</w:t>
      </w:r>
      <w:r w:rsidR="00C61A86">
        <w:rPr>
          <w:rFonts w:ascii="Times New Roman" w:hAnsi="Times New Roman" w:cs="Times New Roman" w:hint="eastAsia"/>
          <w:sz w:val="24"/>
          <w:szCs w:val="24"/>
        </w:rPr>
        <w:t xml:space="preserve"> to the classification</w:t>
      </w:r>
      <w:r>
        <w:rPr>
          <w:rFonts w:ascii="Times New Roman" w:hAnsi="Times New Roman" w:cs="Times New Roman"/>
          <w:sz w:val="24"/>
          <w:szCs w:val="24"/>
        </w:rPr>
        <w:t>.</w:t>
      </w:r>
      <w:r w:rsidR="00DC0931">
        <w:rPr>
          <w:rFonts w:ascii="Times New Roman" w:hAnsi="Times New Roman" w:cs="Times New Roman" w:hint="eastAsia"/>
          <w:sz w:val="24"/>
          <w:szCs w:val="24"/>
        </w:rPr>
        <w:t xml:space="preserve"> </w:t>
      </w:r>
      <w:r w:rsidR="00BB3E96">
        <w:rPr>
          <w:rFonts w:ascii="Times New Roman" w:hAnsi="Times New Roman" w:cs="Times New Roman" w:hint="eastAsia"/>
          <w:sz w:val="24"/>
          <w:szCs w:val="24"/>
        </w:rPr>
        <w:t>W</w:t>
      </w:r>
      <w:r w:rsidR="00DC0931">
        <w:rPr>
          <w:rFonts w:ascii="Times New Roman" w:hAnsi="Times New Roman" w:cs="Times New Roman"/>
          <w:sz w:val="24"/>
          <w:szCs w:val="24"/>
        </w:rPr>
        <w:t xml:space="preserve">hen </w:t>
      </w:r>
      <w:proofErr w:type="gramStart"/>
      <w:r w:rsidR="00DC0931">
        <w:rPr>
          <w:rFonts w:ascii="Times New Roman" w:hAnsi="Times New Roman" w:cs="Times New Roman"/>
          <w:sz w:val="24"/>
          <w:szCs w:val="24"/>
        </w:rPr>
        <w:t>many</w:t>
      </w:r>
      <w:r w:rsidR="00DC0931">
        <w:rPr>
          <w:rFonts w:ascii="Times New Roman" w:hAnsi="Times New Roman" w:cs="Times New Roman" w:hint="eastAsia"/>
          <w:sz w:val="24"/>
          <w:szCs w:val="24"/>
        </w:rPr>
        <w:t xml:space="preserve"> Net</w:t>
      </w:r>
      <w:r w:rsidR="00B2655B">
        <w:rPr>
          <w:rFonts w:ascii="Times New Roman" w:hAnsi="Times New Roman" w:cs="Times New Roman" w:hint="eastAsia"/>
          <w:sz w:val="24"/>
          <w:szCs w:val="24"/>
        </w:rPr>
        <w:t xml:space="preserve"> </w:t>
      </w:r>
      <w:r w:rsidR="00DC0931">
        <w:rPr>
          <w:rFonts w:ascii="Times New Roman" w:hAnsi="Times New Roman" w:cs="Times New Roman" w:hint="eastAsia"/>
          <w:sz w:val="24"/>
          <w:szCs w:val="24"/>
        </w:rPr>
        <w:t>3</w:t>
      </w:r>
      <w:proofErr w:type="gramEnd"/>
      <w:r w:rsidR="00DC0931">
        <w:rPr>
          <w:rFonts w:ascii="Times New Roman" w:hAnsi="Times New Roman" w:cs="Times New Roman" w:hint="eastAsia"/>
          <w:sz w:val="24"/>
          <w:szCs w:val="24"/>
        </w:rPr>
        <w:t xml:space="preserve"> are used in </w:t>
      </w:r>
      <w:r w:rsidR="00B2655B">
        <w:rPr>
          <w:rFonts w:ascii="Times New Roman" w:hAnsi="Times New Roman" w:cs="Times New Roman" w:hint="eastAsia"/>
          <w:sz w:val="24"/>
          <w:szCs w:val="24"/>
        </w:rPr>
        <w:t xml:space="preserve">the </w:t>
      </w:r>
      <w:del w:id="754" w:author="User" w:date="2016-11-08T15:55:00Z">
        <w:r w:rsidR="000C6412" w:rsidDel="00844471">
          <w:rPr>
            <w:rFonts w:ascii="Times New Roman" w:hAnsi="Times New Roman" w:cs="Times New Roman" w:hint="eastAsia"/>
            <w:sz w:val="24"/>
            <w:szCs w:val="24"/>
          </w:rPr>
          <w:delText>NNSP</w:delText>
        </w:r>
      </w:del>
      <w:ins w:id="755" w:author="User" w:date="2016-11-08T15:55:00Z">
        <w:r w:rsidR="00844471">
          <w:rPr>
            <w:rFonts w:ascii="Times New Roman" w:hAnsi="Times New Roman" w:cs="Times New Roman" w:hint="eastAsia"/>
            <w:sz w:val="24"/>
            <w:szCs w:val="24"/>
          </w:rPr>
          <w:t>DNNSP</w:t>
        </w:r>
      </w:ins>
      <w:r w:rsidR="00DC0931">
        <w:rPr>
          <w:rFonts w:ascii="Times New Roman" w:hAnsi="Times New Roman" w:cs="Times New Roman" w:hint="eastAsia"/>
          <w:sz w:val="24"/>
          <w:szCs w:val="24"/>
        </w:rPr>
        <w:t xml:space="preserve">, the </w:t>
      </w:r>
      <w:del w:id="756" w:author="User" w:date="2016-11-08T13:46:00Z">
        <w:r w:rsidR="00DC0931" w:rsidDel="00A53886">
          <w:rPr>
            <w:rFonts w:ascii="Times New Roman" w:hAnsi="Times New Roman" w:cs="Times New Roman" w:hint="eastAsia"/>
            <w:sz w:val="24"/>
            <w:szCs w:val="24"/>
          </w:rPr>
          <w:delText xml:space="preserve">nodes </w:delText>
        </w:r>
      </w:del>
      <w:ins w:id="757" w:author="User" w:date="2016-11-08T13:46:00Z">
        <w:r w:rsidR="00A53886">
          <w:rPr>
            <w:rFonts w:ascii="Times New Roman" w:hAnsi="Times New Roman" w:cs="Times New Roman" w:hint="eastAsia"/>
            <w:sz w:val="24"/>
            <w:szCs w:val="24"/>
          </w:rPr>
          <w:t xml:space="preserve">points </w:t>
        </w:r>
      </w:ins>
      <w:r w:rsidR="00DC0931">
        <w:rPr>
          <w:rFonts w:ascii="Times New Roman" w:hAnsi="Times New Roman" w:cs="Times New Roman" w:hint="eastAsia"/>
          <w:sz w:val="24"/>
          <w:szCs w:val="24"/>
        </w:rPr>
        <w:t xml:space="preserve">with different </w:t>
      </w:r>
      <w:r w:rsidR="00DC0931">
        <w:rPr>
          <w:rFonts w:ascii="Times New Roman" w:hAnsi="Times New Roman" w:cs="Times New Roman"/>
          <w:sz w:val="24"/>
          <w:szCs w:val="24"/>
        </w:rPr>
        <w:t>depths</w:t>
      </w:r>
      <w:r w:rsidR="00DC0931">
        <w:rPr>
          <w:rFonts w:ascii="Times New Roman" w:hAnsi="Times New Roman" w:cs="Times New Roman" w:hint="eastAsia"/>
          <w:sz w:val="24"/>
          <w:szCs w:val="24"/>
        </w:rPr>
        <w:t xml:space="preserve"> in the </w:t>
      </w:r>
      <w:proofErr w:type="spellStart"/>
      <w:r w:rsidR="00DC0931">
        <w:rPr>
          <w:rFonts w:ascii="Times New Roman" w:hAnsi="Times New Roman" w:cs="Times New Roman" w:hint="eastAsia"/>
          <w:sz w:val="24"/>
          <w:szCs w:val="24"/>
        </w:rPr>
        <w:t>DMst</w:t>
      </w:r>
      <w:proofErr w:type="spellEnd"/>
      <w:r w:rsidR="00DC0931">
        <w:rPr>
          <w:rFonts w:ascii="Times New Roman" w:hAnsi="Times New Roman" w:cs="Times New Roman" w:hint="eastAsia"/>
          <w:sz w:val="24"/>
          <w:szCs w:val="24"/>
        </w:rPr>
        <w:t xml:space="preserve"> are mixed with </w:t>
      </w:r>
      <w:r w:rsidR="00DC0931">
        <w:rPr>
          <w:rFonts w:ascii="Times New Roman" w:hAnsi="Times New Roman" w:cs="Times New Roman"/>
          <w:sz w:val="24"/>
          <w:szCs w:val="24"/>
        </w:rPr>
        <w:t xml:space="preserve">different </w:t>
      </w:r>
      <w:r w:rsidR="00573E55">
        <w:rPr>
          <w:rFonts w:ascii="Times New Roman" w:hAnsi="Times New Roman" w:cs="Times New Roman" w:hint="eastAsia"/>
          <w:sz w:val="24"/>
          <w:szCs w:val="24"/>
        </w:rPr>
        <w:t>weights</w:t>
      </w:r>
      <w:r w:rsidR="00DC0931">
        <w:rPr>
          <w:rFonts w:ascii="Times New Roman" w:hAnsi="Times New Roman" w:cs="Times New Roman" w:hint="eastAsia"/>
          <w:sz w:val="24"/>
          <w:szCs w:val="24"/>
        </w:rPr>
        <w:t>. Therefore, t</w:t>
      </w:r>
      <w:r w:rsidR="0052434C">
        <w:rPr>
          <w:rFonts w:ascii="Times New Roman" w:hAnsi="Times New Roman" w:cs="Times New Roman" w:hint="eastAsia"/>
          <w:sz w:val="24"/>
          <w:szCs w:val="24"/>
        </w:rPr>
        <w:t xml:space="preserve">he </w:t>
      </w:r>
      <w:del w:id="758" w:author="User" w:date="2016-11-08T15:55:00Z">
        <w:r w:rsidR="000C6412" w:rsidDel="00844471">
          <w:rPr>
            <w:rFonts w:ascii="Times New Roman" w:hAnsi="Times New Roman" w:cs="Times New Roman" w:hint="eastAsia"/>
            <w:sz w:val="24"/>
            <w:szCs w:val="24"/>
          </w:rPr>
          <w:delText>NNSP</w:delText>
        </w:r>
      </w:del>
      <w:ins w:id="759" w:author="User" w:date="2016-11-08T15:55:00Z">
        <w:r w:rsidR="00844471">
          <w:rPr>
            <w:rFonts w:ascii="Times New Roman" w:hAnsi="Times New Roman" w:cs="Times New Roman" w:hint="eastAsia"/>
            <w:sz w:val="24"/>
            <w:szCs w:val="24"/>
          </w:rPr>
          <w:t>DNNSP</w:t>
        </w:r>
      </w:ins>
      <w:r w:rsidR="0052434C">
        <w:rPr>
          <w:rFonts w:ascii="Times New Roman" w:hAnsi="Times New Roman" w:cs="Times New Roman" w:hint="eastAsia"/>
          <w:sz w:val="24"/>
          <w:szCs w:val="24"/>
        </w:rPr>
        <w:t xml:space="preserve"> can </w:t>
      </w:r>
      <w:ins w:id="760" w:author="User" w:date="2016-11-08T15:52:00Z">
        <w:r w:rsidR="00844471">
          <w:rPr>
            <w:rFonts w:ascii="Times New Roman" w:hAnsi="Times New Roman" w:cs="Times New Roman" w:hint="eastAsia"/>
            <w:sz w:val="24"/>
            <w:szCs w:val="24"/>
          </w:rPr>
          <w:t xml:space="preserve">learn </w:t>
        </w:r>
      </w:ins>
      <w:del w:id="761" w:author="User" w:date="2016-11-08T15:52:00Z">
        <w:r w:rsidR="0052434C" w:rsidDel="00844471">
          <w:rPr>
            <w:rFonts w:ascii="Times New Roman" w:hAnsi="Times New Roman" w:cs="Times New Roman" w:hint="eastAsia"/>
            <w:sz w:val="24"/>
            <w:szCs w:val="24"/>
          </w:rPr>
          <w:delText xml:space="preserve">extract </w:delText>
        </w:r>
      </w:del>
      <w:ins w:id="762" w:author="User" w:date="2016-11-08T15:52:00Z">
        <w:r w:rsidR="00844471" w:rsidRPr="00844471">
          <w:rPr>
            <w:rFonts w:ascii="Times New Roman" w:hAnsi="Times New Roman" w:cs="Times New Roman"/>
            <w:sz w:val="24"/>
            <w:szCs w:val="24"/>
          </w:rPr>
          <w:t>representation</w:t>
        </w:r>
        <w:r w:rsidR="00844471">
          <w:rPr>
            <w:rFonts w:ascii="Times New Roman" w:hAnsi="Times New Roman" w:cs="Times New Roman" w:hint="eastAsia"/>
            <w:sz w:val="24"/>
            <w:szCs w:val="24"/>
          </w:rPr>
          <w:t>s</w:t>
        </w:r>
        <w:r w:rsidR="00844471" w:rsidRPr="00844471">
          <w:rPr>
            <w:rFonts w:ascii="Times New Roman" w:hAnsi="Times New Roman" w:cs="Times New Roman"/>
            <w:sz w:val="24"/>
            <w:szCs w:val="24"/>
          </w:rPr>
          <w:t xml:space="preserve"> </w:t>
        </w:r>
      </w:ins>
      <w:del w:id="763" w:author="User" w:date="2016-11-08T15:52:00Z">
        <w:r w:rsidR="0052434C" w:rsidDel="00844471">
          <w:rPr>
            <w:rFonts w:ascii="Times New Roman" w:hAnsi="Times New Roman" w:cs="Times New Roman" w:hint="eastAsia"/>
            <w:sz w:val="24"/>
            <w:szCs w:val="24"/>
          </w:rPr>
          <w:delText>feature</w:delText>
        </w:r>
        <w:r w:rsidR="00BB3E96" w:rsidDel="00844471">
          <w:rPr>
            <w:rFonts w:ascii="Times New Roman" w:hAnsi="Times New Roman" w:cs="Times New Roman" w:hint="eastAsia"/>
            <w:sz w:val="24"/>
            <w:szCs w:val="24"/>
          </w:rPr>
          <w:delText>s</w:delText>
        </w:r>
        <w:r w:rsidR="0052434C" w:rsidDel="00844471">
          <w:rPr>
            <w:rFonts w:ascii="Times New Roman" w:hAnsi="Times New Roman" w:cs="Times New Roman" w:hint="eastAsia"/>
            <w:sz w:val="24"/>
            <w:szCs w:val="24"/>
          </w:rPr>
          <w:delText xml:space="preserve"> </w:delText>
        </w:r>
      </w:del>
      <w:r w:rsidR="0052434C">
        <w:rPr>
          <w:rFonts w:ascii="Times New Roman" w:hAnsi="Times New Roman" w:cs="Times New Roman" w:hint="eastAsia"/>
          <w:sz w:val="24"/>
          <w:szCs w:val="24"/>
        </w:rPr>
        <w:t>scaled</w:t>
      </w:r>
      <w:r w:rsidR="00DC0931">
        <w:rPr>
          <w:rFonts w:ascii="Times New Roman" w:hAnsi="Times New Roman" w:cs="Times New Roman" w:hint="eastAsia"/>
          <w:sz w:val="24"/>
          <w:szCs w:val="24"/>
        </w:rPr>
        <w:t xml:space="preserve"> f</w:t>
      </w:r>
      <w:r w:rsidR="00BB3E96">
        <w:rPr>
          <w:rFonts w:ascii="Times New Roman" w:hAnsi="Times New Roman" w:cs="Times New Roman" w:hint="eastAsia"/>
          <w:sz w:val="24"/>
          <w:szCs w:val="24"/>
        </w:rPr>
        <w:t>r</w:t>
      </w:r>
      <w:r w:rsidR="00DC0931">
        <w:rPr>
          <w:rFonts w:ascii="Times New Roman" w:hAnsi="Times New Roman" w:cs="Times New Roman" w:hint="eastAsia"/>
          <w:sz w:val="24"/>
          <w:szCs w:val="24"/>
        </w:rPr>
        <w:t xml:space="preserve">om </w:t>
      </w:r>
      <w:r w:rsidR="00BB3E96">
        <w:rPr>
          <w:rFonts w:ascii="Times New Roman" w:hAnsi="Times New Roman" w:cs="Times New Roman" w:hint="eastAsia"/>
          <w:sz w:val="24"/>
          <w:szCs w:val="24"/>
        </w:rPr>
        <w:t>the</w:t>
      </w:r>
      <w:r w:rsidR="00BB3E96" w:rsidRPr="00825D1E">
        <w:rPr>
          <w:rFonts w:ascii="Times New Roman" w:hAnsi="Times New Roman" w:cs="Times New Roman"/>
          <w:sz w:val="24"/>
          <w:szCs w:val="24"/>
        </w:rPr>
        <w:t xml:space="preserve"> </w:t>
      </w:r>
      <w:r w:rsidR="00825D1E" w:rsidRPr="00825D1E">
        <w:rPr>
          <w:rFonts w:ascii="Times New Roman" w:hAnsi="Times New Roman" w:cs="Times New Roman"/>
          <w:sz w:val="24"/>
          <w:szCs w:val="24"/>
        </w:rPr>
        <w:t>whole</w:t>
      </w:r>
      <w:r w:rsidR="00BB3E96">
        <w:rPr>
          <w:rFonts w:ascii="Times New Roman" w:hAnsi="Times New Roman" w:cs="Times New Roman" w:hint="eastAsia"/>
          <w:sz w:val="24"/>
          <w:szCs w:val="24"/>
        </w:rPr>
        <w:t xml:space="preserve"> region of the</w:t>
      </w:r>
      <w:r w:rsidR="00825D1E" w:rsidRPr="00825D1E">
        <w:rPr>
          <w:rFonts w:ascii="Times New Roman" w:hAnsi="Times New Roman" w:cs="Times New Roman"/>
          <w:sz w:val="24"/>
          <w:szCs w:val="24"/>
        </w:rPr>
        <w:t xml:space="preserve"> cluster to the center </w:t>
      </w:r>
      <w:r w:rsidR="00BB3E96">
        <w:rPr>
          <w:rFonts w:ascii="Times New Roman" w:hAnsi="Times New Roman" w:cs="Times New Roman" w:hint="eastAsia"/>
          <w:sz w:val="24"/>
          <w:szCs w:val="24"/>
        </w:rPr>
        <w:t xml:space="preserve">of the cluster </w:t>
      </w:r>
      <w:r w:rsidR="0052434C">
        <w:rPr>
          <w:rFonts w:ascii="Times New Roman" w:hAnsi="Times New Roman" w:cs="Times New Roman" w:hint="eastAsia"/>
          <w:sz w:val="24"/>
          <w:szCs w:val="24"/>
        </w:rPr>
        <w:t>with the help of Net</w:t>
      </w:r>
      <w:r w:rsidR="00BB3E96">
        <w:rPr>
          <w:rFonts w:ascii="Times New Roman" w:hAnsi="Times New Roman" w:cs="Times New Roman" w:hint="eastAsia"/>
          <w:sz w:val="24"/>
          <w:szCs w:val="24"/>
        </w:rPr>
        <w:t xml:space="preserve"> </w:t>
      </w:r>
      <w:r w:rsidR="0052434C">
        <w:rPr>
          <w:rFonts w:ascii="Times New Roman" w:hAnsi="Times New Roman" w:cs="Times New Roman" w:hint="eastAsia"/>
          <w:sz w:val="24"/>
          <w:szCs w:val="24"/>
        </w:rPr>
        <w:t>3.</w:t>
      </w:r>
      <w:r w:rsidR="00DC0931">
        <w:rPr>
          <w:rFonts w:ascii="Times New Roman" w:hAnsi="Times New Roman" w:cs="Times New Roman" w:hint="eastAsia"/>
          <w:b/>
          <w:sz w:val="24"/>
          <w:szCs w:val="24"/>
        </w:rPr>
        <w:t xml:space="preserve"> </w:t>
      </w:r>
    </w:p>
    <w:p w:rsidR="0052434C" w:rsidRDefault="0052434C" w:rsidP="0052434C">
      <w:pPr>
        <w:spacing w:before="156" w:after="156" w:line="300" w:lineRule="auto"/>
        <w:rPr>
          <w:rFonts w:ascii="Times New Roman" w:hAnsi="Times New Roman" w:cs="Times New Roman"/>
          <w:b/>
          <w:sz w:val="24"/>
          <w:szCs w:val="24"/>
        </w:rPr>
      </w:pPr>
      <w:r w:rsidRPr="00C54053">
        <w:rPr>
          <w:rFonts w:ascii="Times New Roman" w:hAnsi="Times New Roman" w:cs="Times New Roman"/>
          <w:b/>
          <w:sz w:val="24"/>
          <w:szCs w:val="24"/>
        </w:rPr>
        <w:t xml:space="preserve">D. </w:t>
      </w:r>
      <w:r w:rsidR="00F7476A">
        <w:rPr>
          <w:rFonts w:ascii="Times New Roman" w:hAnsi="Times New Roman" w:cs="Times New Roman" w:hint="eastAsia"/>
          <w:b/>
          <w:sz w:val="24"/>
          <w:szCs w:val="24"/>
        </w:rPr>
        <w:t xml:space="preserve">Point clouds </w:t>
      </w:r>
      <w:r>
        <w:rPr>
          <w:rFonts w:ascii="Times New Roman" w:hAnsi="Times New Roman" w:cs="Times New Roman" w:hint="eastAsia"/>
          <w:b/>
          <w:sz w:val="24"/>
          <w:szCs w:val="24"/>
        </w:rPr>
        <w:t xml:space="preserve">Classification </w:t>
      </w:r>
    </w:p>
    <w:p w:rsidR="003E5586" w:rsidRDefault="005569DA" w:rsidP="003E5586">
      <w:pPr>
        <w:spacing w:line="300" w:lineRule="auto"/>
        <w:rPr>
          <w:rFonts w:ascii="Times New Roman" w:hAnsi="Times New Roman" w:cs="Times New Roman"/>
          <w:sz w:val="24"/>
          <w:szCs w:val="24"/>
        </w:rPr>
      </w:pPr>
      <w:r w:rsidRPr="005569DA">
        <w:rPr>
          <w:rFonts w:ascii="Times New Roman" w:hAnsi="Times New Roman" w:cs="Times New Roman" w:hint="eastAsia"/>
          <w:sz w:val="24"/>
          <w:szCs w:val="24"/>
        </w:rPr>
        <w:t xml:space="preserve">  </w:t>
      </w:r>
      <w:r w:rsidRPr="005569DA">
        <w:rPr>
          <w:rFonts w:ascii="Times New Roman" w:hAnsi="Times New Roman" w:cs="Times New Roman"/>
          <w:sz w:val="24"/>
          <w:szCs w:val="24"/>
        </w:rPr>
        <w:t xml:space="preserve">As </w:t>
      </w:r>
      <w:r w:rsidR="00BB3E96">
        <w:rPr>
          <w:rFonts w:ascii="Times New Roman" w:hAnsi="Times New Roman" w:cs="Times New Roman" w:hint="eastAsia"/>
          <w:sz w:val="24"/>
          <w:szCs w:val="24"/>
        </w:rPr>
        <w:t xml:space="preserve">the </w:t>
      </w:r>
      <w:r w:rsidRPr="005569DA">
        <w:rPr>
          <w:rFonts w:ascii="Times New Roman" w:hAnsi="Times New Roman" w:cs="Times New Roman"/>
          <w:sz w:val="24"/>
          <w:szCs w:val="24"/>
        </w:rPr>
        <w:t xml:space="preserve">point density </w:t>
      </w:r>
      <w:r w:rsidR="00C61A86">
        <w:rPr>
          <w:rFonts w:ascii="Times New Roman" w:hAnsi="Times New Roman" w:cs="Times New Roman" w:hint="eastAsia"/>
          <w:sz w:val="24"/>
          <w:szCs w:val="24"/>
        </w:rPr>
        <w:t xml:space="preserve">of </w:t>
      </w:r>
      <w:r w:rsidR="00BB3E96">
        <w:rPr>
          <w:rFonts w:ascii="Times New Roman" w:hAnsi="Times New Roman" w:cs="Times New Roman" w:hint="eastAsia"/>
          <w:sz w:val="24"/>
          <w:szCs w:val="24"/>
        </w:rPr>
        <w:t xml:space="preserve">the point cloud </w:t>
      </w:r>
      <w:r w:rsidRPr="005569DA">
        <w:rPr>
          <w:rFonts w:ascii="Times New Roman" w:hAnsi="Times New Roman" w:cs="Times New Roman"/>
          <w:sz w:val="24"/>
          <w:szCs w:val="24"/>
        </w:rPr>
        <w:t>is uneven, the feature</w:t>
      </w:r>
      <w:r w:rsidR="00CA399D">
        <w:rPr>
          <w:rFonts w:ascii="Times New Roman" w:hAnsi="Times New Roman" w:cs="Times New Roman" w:hint="eastAsia"/>
          <w:sz w:val="24"/>
          <w:szCs w:val="24"/>
        </w:rPr>
        <w:t>s</w:t>
      </w:r>
      <w:r w:rsidRPr="005569DA">
        <w:rPr>
          <w:rFonts w:ascii="Times New Roman" w:hAnsi="Times New Roman" w:cs="Times New Roman"/>
          <w:sz w:val="24"/>
          <w:szCs w:val="24"/>
        </w:rPr>
        <w:t xml:space="preserve"> of</w:t>
      </w:r>
      <w:r w:rsidR="00BB3E96">
        <w:rPr>
          <w:rFonts w:ascii="Times New Roman" w:hAnsi="Times New Roman" w:cs="Times New Roman" w:hint="eastAsia"/>
          <w:sz w:val="24"/>
          <w:szCs w:val="24"/>
        </w:rPr>
        <w:t xml:space="preserve"> </w:t>
      </w:r>
      <w:r w:rsidR="00BB3E96">
        <w:rPr>
          <w:rFonts w:ascii="Times New Roman" w:hAnsi="Times New Roman" w:cs="Times New Roman"/>
          <w:sz w:val="24"/>
          <w:szCs w:val="24"/>
        </w:rPr>
        <w:t>point</w:t>
      </w:r>
      <w:r w:rsidR="00BB3E96">
        <w:rPr>
          <w:rFonts w:ascii="Times New Roman" w:hAnsi="Times New Roman" w:cs="Times New Roman" w:hint="eastAsia"/>
          <w:sz w:val="24"/>
          <w:szCs w:val="24"/>
        </w:rPr>
        <w:t xml:space="preserve"> </w:t>
      </w:r>
      <w:r w:rsidRPr="005569DA">
        <w:rPr>
          <w:rFonts w:ascii="Times New Roman" w:hAnsi="Times New Roman" w:cs="Times New Roman"/>
          <w:sz w:val="24"/>
          <w:szCs w:val="24"/>
        </w:rPr>
        <w:t>cluster</w:t>
      </w:r>
      <w:r w:rsidR="00CA399D">
        <w:rPr>
          <w:rFonts w:ascii="Times New Roman" w:hAnsi="Times New Roman" w:cs="Times New Roman" w:hint="eastAsia"/>
          <w:sz w:val="24"/>
          <w:szCs w:val="24"/>
        </w:rPr>
        <w:t>s</w:t>
      </w:r>
      <w:r w:rsidRPr="005569DA">
        <w:rPr>
          <w:rFonts w:ascii="Times New Roman" w:hAnsi="Times New Roman" w:cs="Times New Roman"/>
          <w:sz w:val="24"/>
          <w:szCs w:val="24"/>
        </w:rPr>
        <w:t xml:space="preserve"> would be greatly different</w:t>
      </w:r>
      <w:r w:rsidR="00C61A86">
        <w:rPr>
          <w:rFonts w:ascii="Times New Roman" w:hAnsi="Times New Roman" w:cs="Times New Roman" w:hint="eastAsia"/>
          <w:sz w:val="24"/>
          <w:szCs w:val="24"/>
        </w:rPr>
        <w:t>,</w:t>
      </w:r>
      <w:r w:rsidR="00CA399D">
        <w:rPr>
          <w:rFonts w:ascii="Times New Roman" w:hAnsi="Times New Roman" w:cs="Times New Roman" w:hint="eastAsia"/>
          <w:sz w:val="24"/>
          <w:szCs w:val="24"/>
        </w:rPr>
        <w:t xml:space="preserve"> even belonging to the same class</w:t>
      </w:r>
      <w:r w:rsidRPr="005569DA">
        <w:rPr>
          <w:rFonts w:ascii="Times New Roman" w:hAnsi="Times New Roman" w:cs="Times New Roman"/>
          <w:sz w:val="24"/>
          <w:szCs w:val="24"/>
        </w:rPr>
        <w:t xml:space="preserve">. </w:t>
      </w:r>
      <w:r w:rsidR="00545CA6">
        <w:rPr>
          <w:rFonts w:ascii="Times New Roman" w:hAnsi="Times New Roman" w:cs="Times New Roman" w:hint="eastAsia"/>
          <w:sz w:val="24"/>
          <w:szCs w:val="24"/>
        </w:rPr>
        <w:t xml:space="preserve">To learn </w:t>
      </w:r>
      <w:r>
        <w:rPr>
          <w:rFonts w:ascii="Times New Roman" w:hAnsi="Times New Roman" w:cs="Times New Roman" w:hint="eastAsia"/>
          <w:sz w:val="24"/>
          <w:szCs w:val="24"/>
        </w:rPr>
        <w:t xml:space="preserve">robust </w:t>
      </w:r>
      <w:r w:rsidR="00545CA6">
        <w:rPr>
          <w:rFonts w:ascii="Times New Roman" w:hAnsi="Times New Roman" w:cs="Times New Roman" w:hint="eastAsia"/>
          <w:sz w:val="24"/>
          <w:szCs w:val="24"/>
        </w:rPr>
        <w:t xml:space="preserve">and discriminative </w:t>
      </w:r>
      <w:r>
        <w:rPr>
          <w:rFonts w:ascii="Times New Roman" w:hAnsi="Times New Roman" w:cs="Times New Roman" w:hint="eastAsia"/>
          <w:sz w:val="24"/>
          <w:szCs w:val="24"/>
        </w:rPr>
        <w:t>feature</w:t>
      </w:r>
      <w:r w:rsidR="00545CA6">
        <w:rPr>
          <w:rFonts w:ascii="Times New Roman" w:hAnsi="Times New Roman" w:cs="Times New Roman" w:hint="eastAsia"/>
          <w:sz w:val="24"/>
          <w:szCs w:val="24"/>
        </w:rPr>
        <w:t>s</w:t>
      </w:r>
      <w:r>
        <w:rPr>
          <w:rFonts w:ascii="Times New Roman" w:hAnsi="Times New Roman" w:cs="Times New Roman" w:hint="eastAsia"/>
          <w:sz w:val="24"/>
          <w:szCs w:val="24"/>
        </w:rPr>
        <w:t xml:space="preserve"> by</w:t>
      </w:r>
      <w:r w:rsidR="00BB3E96">
        <w:rPr>
          <w:rFonts w:ascii="Times New Roman" w:hAnsi="Times New Roman" w:cs="Times New Roman" w:hint="eastAsia"/>
          <w:sz w:val="24"/>
          <w:szCs w:val="24"/>
        </w:rPr>
        <w:t xml:space="preserve"> the</w:t>
      </w:r>
      <w:r>
        <w:rPr>
          <w:rFonts w:ascii="Times New Roman" w:hAnsi="Times New Roman" w:cs="Times New Roman" w:hint="eastAsia"/>
          <w:sz w:val="24"/>
          <w:szCs w:val="24"/>
        </w:rPr>
        <w:t xml:space="preserve"> </w:t>
      </w:r>
      <w:del w:id="764" w:author="User" w:date="2016-11-08T15:55:00Z">
        <w:r w:rsidR="000C6412" w:rsidDel="00844471">
          <w:rPr>
            <w:rFonts w:ascii="Times New Roman" w:hAnsi="Times New Roman" w:cs="Times New Roman" w:hint="eastAsia"/>
            <w:sz w:val="24"/>
            <w:szCs w:val="24"/>
          </w:rPr>
          <w:delText>NNSP</w:delText>
        </w:r>
      </w:del>
      <w:ins w:id="765" w:author="User" w:date="2016-11-08T15:55:00Z">
        <w:r w:rsidR="00844471">
          <w:rPr>
            <w:rFonts w:ascii="Times New Roman" w:hAnsi="Times New Roman" w:cs="Times New Roman" w:hint="eastAsia"/>
            <w:sz w:val="24"/>
            <w:szCs w:val="24"/>
          </w:rPr>
          <w:t>DNNSP</w:t>
        </w:r>
      </w:ins>
      <w:r w:rsidRPr="005569DA">
        <w:rPr>
          <w:rFonts w:ascii="Times New Roman" w:hAnsi="Times New Roman" w:cs="Times New Roman"/>
          <w:sz w:val="24"/>
          <w:szCs w:val="24"/>
        </w:rPr>
        <w:t xml:space="preserve">, similar </w:t>
      </w:r>
      <w:r w:rsidR="00545CA6">
        <w:rPr>
          <w:rFonts w:ascii="Times New Roman" w:hAnsi="Times New Roman" w:cs="Times New Roman" w:hint="eastAsia"/>
          <w:sz w:val="24"/>
          <w:szCs w:val="24"/>
        </w:rPr>
        <w:t>to</w:t>
      </w:r>
      <w:r w:rsidR="00545CA6" w:rsidRPr="005569DA">
        <w:rPr>
          <w:rFonts w:ascii="Times New Roman" w:hAnsi="Times New Roman" w:cs="Times New Roman"/>
          <w:sz w:val="24"/>
          <w:szCs w:val="24"/>
        </w:rPr>
        <w:t xml:space="preserve"> </w:t>
      </w:r>
      <w:r w:rsidRPr="005569DA">
        <w:rPr>
          <w:rFonts w:ascii="Times New Roman" w:hAnsi="Times New Roman" w:cs="Times New Roman"/>
          <w:sz w:val="24"/>
          <w:szCs w:val="24"/>
        </w:rPr>
        <w:t xml:space="preserve">the transfer learning, the common features of </w:t>
      </w:r>
      <w:r w:rsidR="009125FB">
        <w:rPr>
          <w:rFonts w:ascii="Times New Roman" w:hAnsi="Times New Roman" w:cs="Times New Roman" w:hint="eastAsia"/>
          <w:sz w:val="24"/>
          <w:szCs w:val="24"/>
        </w:rPr>
        <w:t>all levels of each point cluster</w:t>
      </w:r>
      <w:r w:rsidRPr="005569DA">
        <w:rPr>
          <w:rFonts w:ascii="Times New Roman" w:hAnsi="Times New Roman" w:cs="Times New Roman"/>
          <w:sz w:val="24"/>
          <w:szCs w:val="24"/>
        </w:rPr>
        <w:t xml:space="preserve"> are </w:t>
      </w:r>
      <w:r w:rsidR="00FB62FE">
        <w:rPr>
          <w:rFonts w:ascii="Times New Roman" w:hAnsi="Times New Roman" w:cs="Times New Roman" w:hint="eastAsia"/>
          <w:sz w:val="24"/>
          <w:szCs w:val="24"/>
        </w:rPr>
        <w:t>learned</w:t>
      </w:r>
      <w:r w:rsidRPr="005569DA">
        <w:rPr>
          <w:rFonts w:ascii="Times New Roman" w:hAnsi="Times New Roman" w:cs="Times New Roman"/>
          <w:sz w:val="24"/>
          <w:szCs w:val="24"/>
        </w:rPr>
        <w:t xml:space="preserve">. </w:t>
      </w:r>
      <w:r>
        <w:rPr>
          <w:rFonts w:ascii="Times New Roman" w:hAnsi="Times New Roman" w:cs="Times New Roman" w:hint="eastAsia"/>
          <w:sz w:val="24"/>
          <w:szCs w:val="24"/>
        </w:rPr>
        <w:t xml:space="preserve">Therefore, the </w:t>
      </w:r>
      <w:r>
        <w:rPr>
          <w:rFonts w:ascii="Times New Roman" w:hAnsi="Times New Roman" w:cs="Times New Roman"/>
          <w:sz w:val="24"/>
          <w:szCs w:val="24"/>
        </w:rPr>
        <w:t xml:space="preserve">structure of the </w:t>
      </w:r>
      <w:del w:id="766" w:author="User" w:date="2016-11-08T15:55:00Z">
        <w:r w:rsidR="000C6412" w:rsidDel="00844471">
          <w:rPr>
            <w:rFonts w:ascii="Times New Roman" w:hAnsi="Times New Roman" w:cs="Times New Roman"/>
            <w:sz w:val="24"/>
            <w:szCs w:val="24"/>
          </w:rPr>
          <w:delText>NNSP</w:delText>
        </w:r>
      </w:del>
      <w:ins w:id="767"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before Net</w:t>
      </w:r>
      <w:r w:rsidR="009125FB">
        <w:rPr>
          <w:rFonts w:ascii="Times New Roman" w:hAnsi="Times New Roman" w:cs="Times New Roman" w:hint="eastAsia"/>
          <w:sz w:val="24"/>
          <w:szCs w:val="24"/>
        </w:rPr>
        <w:t xml:space="preserve"> </w:t>
      </w:r>
      <w:r>
        <w:rPr>
          <w:rFonts w:ascii="Times New Roman" w:hAnsi="Times New Roman" w:cs="Times New Roman"/>
          <w:sz w:val="24"/>
          <w:szCs w:val="24"/>
        </w:rPr>
        <w:t>5 is</w:t>
      </w:r>
      <w:r>
        <w:rPr>
          <w:rFonts w:ascii="Times New Roman" w:hAnsi="Times New Roman" w:cs="Times New Roman" w:hint="eastAsia"/>
          <w:sz w:val="24"/>
          <w:szCs w:val="24"/>
        </w:rPr>
        <w:t xml:space="preserve"> the same for </w:t>
      </w:r>
      <w:r w:rsidR="009125FB">
        <w:rPr>
          <w:rFonts w:ascii="Times New Roman" w:hAnsi="Times New Roman" w:cs="Times New Roman" w:hint="eastAsia"/>
          <w:sz w:val="24"/>
          <w:szCs w:val="24"/>
        </w:rPr>
        <w:t>different levels</w:t>
      </w:r>
      <w:r>
        <w:rPr>
          <w:rFonts w:ascii="Times New Roman" w:hAnsi="Times New Roman" w:cs="Times New Roman" w:hint="eastAsia"/>
          <w:sz w:val="24"/>
          <w:szCs w:val="24"/>
        </w:rPr>
        <w:t xml:space="preserve"> of </w:t>
      </w:r>
      <w:r w:rsidR="009125FB">
        <w:rPr>
          <w:rFonts w:ascii="Times New Roman" w:hAnsi="Times New Roman" w:cs="Times New Roman" w:hint="eastAsia"/>
          <w:sz w:val="24"/>
          <w:szCs w:val="24"/>
        </w:rPr>
        <w:t xml:space="preserve">the point </w:t>
      </w:r>
      <w:r>
        <w:rPr>
          <w:rFonts w:ascii="Times New Roman" w:hAnsi="Times New Roman" w:cs="Times New Roman" w:hint="eastAsia"/>
          <w:sz w:val="24"/>
          <w:szCs w:val="24"/>
        </w:rPr>
        <w:t>clusters</w:t>
      </w:r>
      <w:r w:rsidR="009125FB">
        <w:rPr>
          <w:rFonts w:ascii="Times New Roman" w:hAnsi="Times New Roman" w:cs="Times New Roman" w:hint="eastAsia"/>
          <w:sz w:val="24"/>
          <w:szCs w:val="24"/>
        </w:rPr>
        <w:t>,</w:t>
      </w:r>
      <w:r>
        <w:rPr>
          <w:rFonts w:ascii="Times New Roman" w:hAnsi="Times New Roman" w:cs="Times New Roman" w:hint="eastAsia"/>
          <w:sz w:val="24"/>
          <w:szCs w:val="24"/>
        </w:rPr>
        <w:t xml:space="preserve"> and </w:t>
      </w:r>
      <w:r w:rsidR="009125FB">
        <w:rPr>
          <w:rFonts w:ascii="Times New Roman" w:hAnsi="Times New Roman" w:cs="Times New Roman" w:hint="eastAsia"/>
          <w:sz w:val="24"/>
          <w:szCs w:val="24"/>
        </w:rPr>
        <w:t xml:space="preserve">all levels of point </w:t>
      </w:r>
      <w:r>
        <w:rPr>
          <w:rFonts w:ascii="Times New Roman" w:hAnsi="Times New Roman" w:cs="Times New Roman" w:hint="eastAsia"/>
          <w:sz w:val="24"/>
          <w:szCs w:val="24"/>
        </w:rPr>
        <w:t>cluster</w:t>
      </w:r>
      <w:r w:rsidR="002E74CD">
        <w:rPr>
          <w:rFonts w:ascii="Times New Roman" w:hAnsi="Times New Roman" w:cs="Times New Roman" w:hint="eastAsia"/>
          <w:sz w:val="24"/>
          <w:szCs w:val="24"/>
        </w:rPr>
        <w:t>s</w:t>
      </w:r>
      <w:r w:rsidR="009125FB">
        <w:rPr>
          <w:rFonts w:ascii="Times New Roman" w:hAnsi="Times New Roman" w:cs="Times New Roman" w:hint="eastAsia"/>
          <w:sz w:val="24"/>
          <w:szCs w:val="24"/>
        </w:rPr>
        <w:t xml:space="preserve"> only learn</w:t>
      </w:r>
      <w:r>
        <w:rPr>
          <w:rFonts w:ascii="Times New Roman" w:hAnsi="Times New Roman" w:cs="Times New Roman" w:hint="eastAsia"/>
          <w:sz w:val="24"/>
          <w:szCs w:val="24"/>
        </w:rPr>
        <w:t xml:space="preserve"> </w:t>
      </w:r>
      <w:r w:rsidR="009125FB">
        <w:rPr>
          <w:rFonts w:ascii="Times New Roman" w:hAnsi="Times New Roman" w:cs="Times New Roman" w:hint="eastAsia"/>
          <w:sz w:val="24"/>
          <w:szCs w:val="24"/>
        </w:rPr>
        <w:t>common feature</w:t>
      </w:r>
      <w:r w:rsidR="002E74CD">
        <w:rPr>
          <w:rFonts w:ascii="Times New Roman" w:hAnsi="Times New Roman" w:cs="Times New Roman" w:hint="eastAsia"/>
          <w:sz w:val="24"/>
          <w:szCs w:val="24"/>
        </w:rPr>
        <w:t>s</w:t>
      </w:r>
      <w:r w:rsidR="009125FB">
        <w:rPr>
          <w:rFonts w:ascii="Times New Roman" w:hAnsi="Times New Roman" w:cs="Times New Roman" w:hint="eastAsia"/>
          <w:sz w:val="24"/>
          <w:szCs w:val="24"/>
        </w:rPr>
        <w:t xml:space="preserve"> which are </w:t>
      </w:r>
      <w:r>
        <w:rPr>
          <w:rFonts w:ascii="Times New Roman" w:hAnsi="Times New Roman" w:cs="Times New Roman" w:hint="eastAsia"/>
          <w:sz w:val="24"/>
          <w:szCs w:val="24"/>
        </w:rPr>
        <w:t>output by Net</w:t>
      </w:r>
      <w:r w:rsidR="009125FB">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4. </w:t>
      </w:r>
      <w:r w:rsidR="00FB62FE">
        <w:rPr>
          <w:rFonts w:ascii="Times New Roman" w:hAnsi="Times New Roman" w:cs="Times New Roman" w:hint="eastAsia"/>
          <w:sz w:val="24"/>
          <w:szCs w:val="24"/>
        </w:rPr>
        <w:t xml:space="preserve">To </w:t>
      </w:r>
      <w:r w:rsidR="005041C4">
        <w:rPr>
          <w:rFonts w:ascii="Times New Roman" w:hAnsi="Times New Roman" w:cs="Times New Roman" w:hint="eastAsia"/>
          <w:sz w:val="24"/>
          <w:szCs w:val="24"/>
        </w:rPr>
        <w:t>improv</w:t>
      </w:r>
      <w:r w:rsidR="00FB62FE">
        <w:rPr>
          <w:rFonts w:ascii="Times New Roman" w:hAnsi="Times New Roman" w:cs="Times New Roman" w:hint="eastAsia"/>
          <w:sz w:val="24"/>
          <w:szCs w:val="24"/>
        </w:rPr>
        <w:t>e</w:t>
      </w:r>
      <w:r w:rsidR="005041C4">
        <w:rPr>
          <w:rFonts w:ascii="Times New Roman" w:hAnsi="Times New Roman" w:cs="Times New Roman" w:hint="eastAsia"/>
          <w:sz w:val="24"/>
          <w:szCs w:val="24"/>
        </w:rPr>
        <w:t xml:space="preserve"> </w:t>
      </w:r>
      <w:r w:rsidR="00FB62FE">
        <w:rPr>
          <w:rFonts w:ascii="Times New Roman" w:hAnsi="Times New Roman" w:cs="Times New Roman" w:hint="eastAsia"/>
          <w:sz w:val="24"/>
          <w:szCs w:val="24"/>
        </w:rPr>
        <w:t>performance</w:t>
      </w:r>
      <w:r w:rsidR="005041C4">
        <w:rPr>
          <w:rFonts w:ascii="Times New Roman" w:hAnsi="Times New Roman" w:cs="Times New Roman" w:hint="eastAsia"/>
          <w:sz w:val="24"/>
          <w:szCs w:val="24"/>
        </w:rPr>
        <w:t xml:space="preserve"> of the classification for</w:t>
      </w:r>
      <w:r w:rsidR="00F60A8B">
        <w:rPr>
          <w:rFonts w:ascii="Times New Roman" w:hAnsi="Times New Roman" w:cs="Times New Roman" w:hint="eastAsia"/>
          <w:sz w:val="24"/>
          <w:szCs w:val="24"/>
        </w:rPr>
        <w:t xml:space="preserve"> the different </w:t>
      </w:r>
      <w:r w:rsidR="009125FB">
        <w:rPr>
          <w:rFonts w:ascii="Times New Roman" w:hAnsi="Times New Roman" w:cs="Times New Roman" w:hint="eastAsia"/>
          <w:sz w:val="24"/>
          <w:szCs w:val="24"/>
        </w:rPr>
        <w:t xml:space="preserve">levels </w:t>
      </w:r>
      <w:r w:rsidR="00F60A8B">
        <w:rPr>
          <w:rFonts w:ascii="Times New Roman" w:hAnsi="Times New Roman" w:cs="Times New Roman" w:hint="eastAsia"/>
          <w:sz w:val="24"/>
          <w:szCs w:val="24"/>
        </w:rPr>
        <w:t xml:space="preserve">of </w:t>
      </w:r>
      <w:r w:rsidR="009125FB">
        <w:rPr>
          <w:rFonts w:ascii="Times New Roman" w:hAnsi="Times New Roman" w:cs="Times New Roman" w:hint="eastAsia"/>
          <w:sz w:val="24"/>
          <w:szCs w:val="24"/>
        </w:rPr>
        <w:t xml:space="preserve">the point </w:t>
      </w:r>
      <w:proofErr w:type="gramStart"/>
      <w:r w:rsidR="00F60A8B">
        <w:rPr>
          <w:rFonts w:ascii="Times New Roman" w:hAnsi="Times New Roman" w:cs="Times New Roman" w:hint="eastAsia"/>
          <w:sz w:val="24"/>
          <w:szCs w:val="24"/>
        </w:rPr>
        <w:t>clusters,</w:t>
      </w:r>
      <w:proofErr w:type="gramEnd"/>
      <w:r w:rsidR="00F60A8B">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the </w:t>
      </w:r>
      <w:r w:rsidR="00F60A8B">
        <w:rPr>
          <w:rFonts w:ascii="Times New Roman" w:hAnsi="Times New Roman" w:cs="Times New Roman"/>
          <w:sz w:val="24"/>
          <w:szCs w:val="24"/>
        </w:rPr>
        <w:t>fully-connected networks</w:t>
      </w:r>
      <w:r w:rsidR="00F60A8B">
        <w:rPr>
          <w:rFonts w:ascii="Times New Roman" w:hAnsi="Times New Roman" w:cs="Times New Roman" w:hint="eastAsia"/>
          <w:sz w:val="24"/>
          <w:szCs w:val="24"/>
        </w:rPr>
        <w:t xml:space="preserve"> with </w:t>
      </w:r>
      <w:r w:rsidR="009125FB">
        <w:rPr>
          <w:rFonts w:ascii="Times New Roman" w:hAnsi="Times New Roman" w:cs="Times New Roman" w:hint="eastAsia"/>
          <w:sz w:val="24"/>
          <w:szCs w:val="24"/>
        </w:rPr>
        <w:t xml:space="preserve">the </w:t>
      </w:r>
      <w:r w:rsidR="00F60A8B">
        <w:rPr>
          <w:rFonts w:ascii="Times New Roman" w:hAnsi="Times New Roman" w:cs="Times New Roman" w:hint="eastAsia"/>
          <w:sz w:val="24"/>
          <w:szCs w:val="24"/>
        </w:rPr>
        <w:t>same number as</w:t>
      </w:r>
      <w:r>
        <w:rPr>
          <w:rFonts w:ascii="Times New Roman" w:hAnsi="Times New Roman" w:cs="Times New Roman" w:hint="eastAsia"/>
          <w:sz w:val="24"/>
          <w:szCs w:val="24"/>
        </w:rPr>
        <w:t xml:space="preserve"> the </w:t>
      </w:r>
      <w:r w:rsidR="00B81362">
        <w:rPr>
          <w:rFonts w:ascii="Times New Roman" w:hAnsi="Times New Roman" w:cs="Times New Roman" w:hint="eastAsia"/>
          <w:sz w:val="24"/>
          <w:szCs w:val="24"/>
        </w:rPr>
        <w:t>levels of point cluster</w:t>
      </w:r>
      <w:r w:rsidR="002E74CD">
        <w:rPr>
          <w:rFonts w:ascii="Times New Roman" w:hAnsi="Times New Roman" w:cs="Times New Roman" w:hint="eastAsia"/>
          <w:sz w:val="24"/>
          <w:szCs w:val="24"/>
        </w:rPr>
        <w:t xml:space="preserve">s are </w:t>
      </w:r>
      <w:r w:rsidR="00FB62FE">
        <w:rPr>
          <w:rFonts w:ascii="Times New Roman" w:hAnsi="Times New Roman" w:cs="Times New Roman" w:hint="eastAsia"/>
          <w:sz w:val="24"/>
          <w:szCs w:val="24"/>
        </w:rPr>
        <w:t>used</w:t>
      </w:r>
      <w:r w:rsidR="002E74CD">
        <w:rPr>
          <w:rFonts w:ascii="Times New Roman" w:hAnsi="Times New Roman" w:cs="Times New Roman" w:hint="eastAsia"/>
          <w:sz w:val="24"/>
          <w:szCs w:val="24"/>
        </w:rPr>
        <w:t xml:space="preserve"> in Net5</w:t>
      </w:r>
      <w:r w:rsidR="00F60A8B">
        <w:rPr>
          <w:rFonts w:ascii="Times New Roman" w:hAnsi="Times New Roman" w:cs="Times New Roman" w:hint="eastAsia"/>
          <w:sz w:val="24"/>
          <w:szCs w:val="24"/>
        </w:rPr>
        <w:t xml:space="preserve">. </w:t>
      </w:r>
      <w:r w:rsidR="00F60A8B">
        <w:rPr>
          <w:rFonts w:ascii="Times New Roman" w:hAnsi="Times New Roman" w:cs="Times New Roman"/>
          <w:sz w:val="24"/>
          <w:szCs w:val="24"/>
        </w:rPr>
        <w:t>W</w:t>
      </w:r>
      <w:r w:rsidR="00F60A8B">
        <w:rPr>
          <w:rFonts w:ascii="Times New Roman" w:hAnsi="Times New Roman" w:cs="Times New Roman" w:hint="eastAsia"/>
          <w:sz w:val="24"/>
          <w:szCs w:val="24"/>
        </w:rPr>
        <w:t xml:space="preserve">hen </w:t>
      </w:r>
      <w:r w:rsidR="00B81362">
        <w:rPr>
          <w:rFonts w:ascii="Times New Roman" w:hAnsi="Times New Roman" w:cs="Times New Roman" w:hint="eastAsia"/>
          <w:sz w:val="24"/>
          <w:szCs w:val="24"/>
        </w:rPr>
        <w:t xml:space="preserve">the multi-level point clusters are </w:t>
      </w:r>
      <w:r w:rsidR="00DC6000">
        <w:rPr>
          <w:rFonts w:ascii="Times New Roman" w:hAnsi="Times New Roman" w:cs="Times New Roman"/>
          <w:sz w:val="24"/>
          <w:szCs w:val="24"/>
        </w:rPr>
        <w:t>input</w:t>
      </w:r>
      <w:r w:rsidR="00B81362">
        <w:rPr>
          <w:rFonts w:ascii="Times New Roman" w:hAnsi="Times New Roman" w:cs="Times New Roman" w:hint="eastAsia"/>
          <w:sz w:val="24"/>
          <w:szCs w:val="24"/>
        </w:rPr>
        <w:t xml:space="preserve"> to the </w:t>
      </w:r>
      <w:del w:id="768" w:author="User" w:date="2016-11-08T15:55:00Z">
        <w:r w:rsidR="000C6412" w:rsidDel="00844471">
          <w:rPr>
            <w:rFonts w:ascii="Times New Roman" w:hAnsi="Times New Roman" w:cs="Times New Roman" w:hint="eastAsia"/>
            <w:sz w:val="24"/>
            <w:szCs w:val="24"/>
          </w:rPr>
          <w:delText>NNSP</w:delText>
        </w:r>
      </w:del>
      <w:ins w:id="769" w:author="User" w:date="2016-11-08T15:55:00Z">
        <w:r w:rsidR="00844471">
          <w:rPr>
            <w:rFonts w:ascii="Times New Roman" w:hAnsi="Times New Roman" w:cs="Times New Roman" w:hint="eastAsia"/>
            <w:sz w:val="24"/>
            <w:szCs w:val="24"/>
          </w:rPr>
          <w:t>DNNSP</w:t>
        </w:r>
      </w:ins>
      <w:r w:rsidR="00DC6000">
        <w:rPr>
          <w:rFonts w:ascii="Times New Roman" w:hAnsi="Times New Roman" w:cs="Times New Roman"/>
          <w:sz w:val="24"/>
          <w:szCs w:val="24"/>
        </w:rPr>
        <w:t>,</w:t>
      </w:r>
      <w:r w:rsidR="00F60A8B">
        <w:rPr>
          <w:rFonts w:ascii="Times New Roman" w:hAnsi="Times New Roman" w:cs="Times New Roman" w:hint="eastAsia"/>
          <w:sz w:val="24"/>
          <w:szCs w:val="24"/>
        </w:rPr>
        <w:t xml:space="preserve"> the </w:t>
      </w:r>
      <w:r w:rsidR="00B81362">
        <w:rPr>
          <w:rFonts w:ascii="Times New Roman" w:hAnsi="Times New Roman" w:cs="Times New Roman" w:hint="eastAsia"/>
          <w:sz w:val="24"/>
          <w:szCs w:val="24"/>
        </w:rPr>
        <w:t>levels of the</w:t>
      </w:r>
      <w:r w:rsidR="00F60A8B">
        <w:rPr>
          <w:rFonts w:ascii="Times New Roman" w:hAnsi="Times New Roman" w:cs="Times New Roman" w:hint="eastAsia"/>
          <w:sz w:val="24"/>
          <w:szCs w:val="24"/>
        </w:rPr>
        <w:t xml:space="preserve"> cluster is recorded</w:t>
      </w:r>
      <w:r w:rsidR="00B81362">
        <w:rPr>
          <w:rFonts w:ascii="Times New Roman" w:hAnsi="Times New Roman" w:cs="Times New Roman" w:hint="eastAsia"/>
          <w:sz w:val="24"/>
          <w:szCs w:val="24"/>
        </w:rPr>
        <w:t>.</w:t>
      </w:r>
      <w:r w:rsidR="00F60A8B">
        <w:rPr>
          <w:rFonts w:ascii="Times New Roman" w:hAnsi="Times New Roman" w:cs="Times New Roman" w:hint="eastAsia"/>
          <w:sz w:val="24"/>
          <w:szCs w:val="24"/>
        </w:rPr>
        <w:t xml:space="preserve"> </w:t>
      </w:r>
      <w:r w:rsidR="00B81362">
        <w:rPr>
          <w:rFonts w:ascii="Times New Roman" w:hAnsi="Times New Roman" w:cs="Times New Roman" w:hint="eastAsia"/>
          <w:sz w:val="24"/>
          <w:szCs w:val="24"/>
        </w:rPr>
        <w:t>A</w:t>
      </w:r>
      <w:r w:rsidR="00F60A8B">
        <w:rPr>
          <w:rFonts w:ascii="Times New Roman" w:hAnsi="Times New Roman" w:cs="Times New Roman" w:hint="eastAsia"/>
          <w:sz w:val="24"/>
          <w:szCs w:val="24"/>
        </w:rPr>
        <w:t>fter Net</w:t>
      </w:r>
      <w:r w:rsidR="00B81362">
        <w:rPr>
          <w:rFonts w:ascii="Times New Roman" w:hAnsi="Times New Roman" w:cs="Times New Roman" w:hint="eastAsia"/>
          <w:sz w:val="24"/>
          <w:szCs w:val="24"/>
        </w:rPr>
        <w:t xml:space="preserve"> </w:t>
      </w:r>
      <w:r w:rsidR="00F60A8B">
        <w:rPr>
          <w:rFonts w:ascii="Times New Roman" w:hAnsi="Times New Roman" w:cs="Times New Roman" w:hint="eastAsia"/>
          <w:sz w:val="24"/>
          <w:szCs w:val="24"/>
        </w:rPr>
        <w:t>4, the common features of the cluster</w:t>
      </w:r>
      <w:r w:rsidR="005041C4">
        <w:rPr>
          <w:rFonts w:ascii="Times New Roman" w:hAnsi="Times New Roman" w:cs="Times New Roman" w:hint="eastAsia"/>
          <w:sz w:val="24"/>
          <w:szCs w:val="24"/>
        </w:rPr>
        <w:t>s</w:t>
      </w:r>
      <w:r w:rsidR="00F60A8B">
        <w:rPr>
          <w:rFonts w:ascii="Times New Roman" w:hAnsi="Times New Roman" w:cs="Times New Roman" w:hint="eastAsia"/>
          <w:sz w:val="24"/>
          <w:szCs w:val="24"/>
        </w:rPr>
        <w:t xml:space="preserve"> only go </w:t>
      </w:r>
      <w:r w:rsidR="00F60A8B">
        <w:rPr>
          <w:rFonts w:ascii="Times New Roman" w:hAnsi="Times New Roman" w:cs="Times New Roman"/>
          <w:sz w:val="24"/>
          <w:szCs w:val="24"/>
        </w:rPr>
        <w:t>through</w:t>
      </w:r>
      <w:r w:rsidR="00F60A8B">
        <w:rPr>
          <w:rFonts w:ascii="Times New Roman" w:hAnsi="Times New Roman" w:cs="Times New Roman" w:hint="eastAsia"/>
          <w:sz w:val="24"/>
          <w:szCs w:val="24"/>
        </w:rPr>
        <w:t xml:space="preserve"> the corresponding </w:t>
      </w:r>
      <w:r w:rsidR="00F60A8B">
        <w:rPr>
          <w:rFonts w:ascii="Times New Roman" w:hAnsi="Times New Roman" w:cs="Times New Roman"/>
          <w:sz w:val="24"/>
          <w:szCs w:val="24"/>
        </w:rPr>
        <w:t>fully-connected networks</w:t>
      </w:r>
      <w:r w:rsidR="00F60A8B">
        <w:rPr>
          <w:rFonts w:ascii="Times New Roman" w:hAnsi="Times New Roman" w:cs="Times New Roman" w:hint="eastAsia"/>
          <w:sz w:val="24"/>
          <w:szCs w:val="24"/>
        </w:rPr>
        <w:t>. For example</w:t>
      </w:r>
      <w:r w:rsidR="00B81362">
        <w:rPr>
          <w:rFonts w:ascii="Times New Roman" w:hAnsi="Times New Roman" w:cs="Times New Roman" w:hint="eastAsia"/>
          <w:sz w:val="24"/>
          <w:szCs w:val="24"/>
        </w:rPr>
        <w:t>,</w:t>
      </w:r>
      <w:r w:rsidR="00F60A8B">
        <w:rPr>
          <w:rFonts w:ascii="Times New Roman" w:hAnsi="Times New Roman" w:cs="Times New Roman" w:hint="eastAsia"/>
          <w:sz w:val="24"/>
          <w:szCs w:val="24"/>
        </w:rPr>
        <w:t xml:space="preserve"> </w:t>
      </w:r>
      <w:r w:rsidR="00B81362">
        <w:rPr>
          <w:rFonts w:ascii="Times New Roman" w:hAnsi="Times New Roman" w:cs="Times New Roman" w:hint="eastAsia"/>
          <w:sz w:val="24"/>
          <w:szCs w:val="24"/>
        </w:rPr>
        <w:t xml:space="preserve">as shown </w:t>
      </w:r>
      <w:r w:rsidR="00F60A8B">
        <w:rPr>
          <w:rFonts w:ascii="Times New Roman" w:hAnsi="Times New Roman" w:cs="Times New Roman" w:hint="eastAsia"/>
          <w:sz w:val="24"/>
          <w:szCs w:val="24"/>
        </w:rPr>
        <w:t>in Fig.</w:t>
      </w:r>
      <w:r w:rsidR="00B81362">
        <w:rPr>
          <w:rFonts w:ascii="Times New Roman" w:hAnsi="Times New Roman" w:cs="Times New Roman" w:hint="eastAsia"/>
          <w:sz w:val="24"/>
          <w:szCs w:val="24"/>
        </w:rPr>
        <w:t xml:space="preserve"> </w:t>
      </w:r>
      <w:r w:rsidR="00F60A8B">
        <w:rPr>
          <w:rFonts w:ascii="Times New Roman" w:hAnsi="Times New Roman" w:cs="Times New Roman" w:hint="eastAsia"/>
          <w:sz w:val="24"/>
          <w:szCs w:val="24"/>
        </w:rPr>
        <w:t xml:space="preserve">1, </w:t>
      </w:r>
      <w:r w:rsidR="00B81362">
        <w:rPr>
          <w:rFonts w:ascii="Times New Roman" w:hAnsi="Times New Roman" w:cs="Times New Roman" w:hint="eastAsia"/>
          <w:sz w:val="24"/>
          <w:szCs w:val="24"/>
        </w:rPr>
        <w:t>the point cluster in the first level</w:t>
      </w:r>
      <w:r w:rsidR="00F60A8B">
        <w:rPr>
          <w:rFonts w:ascii="Times New Roman" w:hAnsi="Times New Roman" w:cs="Times New Roman" w:hint="eastAsia"/>
          <w:sz w:val="24"/>
          <w:szCs w:val="24"/>
        </w:rPr>
        <w:t xml:space="preserve"> </w:t>
      </w:r>
      <w:r w:rsidR="00B81362">
        <w:rPr>
          <w:rFonts w:ascii="Times New Roman" w:hAnsi="Times New Roman" w:cs="Times New Roman" w:hint="eastAsia"/>
          <w:sz w:val="24"/>
          <w:szCs w:val="24"/>
        </w:rPr>
        <w:t>enters</w:t>
      </w:r>
      <w:r w:rsidR="00F60A8B">
        <w:rPr>
          <w:rFonts w:ascii="Times New Roman" w:hAnsi="Times New Roman" w:cs="Times New Roman" w:hint="eastAsia"/>
          <w:sz w:val="24"/>
          <w:szCs w:val="24"/>
        </w:rPr>
        <w:t xml:space="preserve"> the top </w:t>
      </w:r>
      <w:r w:rsidR="00F60A8B">
        <w:rPr>
          <w:rFonts w:ascii="Times New Roman" w:hAnsi="Times New Roman" w:cs="Times New Roman"/>
          <w:sz w:val="24"/>
          <w:szCs w:val="24"/>
        </w:rPr>
        <w:t>fully-connected networks</w:t>
      </w:r>
      <w:r w:rsidR="00B81362">
        <w:rPr>
          <w:rFonts w:ascii="Times New Roman" w:hAnsi="Times New Roman" w:cs="Times New Roman" w:hint="eastAsia"/>
          <w:sz w:val="24"/>
          <w:szCs w:val="24"/>
        </w:rPr>
        <w:t>,</w:t>
      </w:r>
      <w:r w:rsidR="00F60A8B">
        <w:rPr>
          <w:rFonts w:ascii="Times New Roman" w:hAnsi="Times New Roman" w:cs="Times New Roman" w:hint="eastAsia"/>
          <w:sz w:val="24"/>
          <w:szCs w:val="24"/>
        </w:rPr>
        <w:t xml:space="preserve"> and </w:t>
      </w:r>
      <w:r w:rsidR="00B81362">
        <w:rPr>
          <w:rFonts w:ascii="Times New Roman" w:hAnsi="Times New Roman" w:cs="Times New Roman" w:hint="eastAsia"/>
          <w:sz w:val="24"/>
          <w:szCs w:val="24"/>
        </w:rPr>
        <w:t>the point cluster in the second level enters</w:t>
      </w:r>
      <w:r w:rsidR="00F60A8B">
        <w:rPr>
          <w:rFonts w:ascii="Times New Roman" w:hAnsi="Times New Roman" w:cs="Times New Roman" w:hint="eastAsia"/>
          <w:sz w:val="24"/>
          <w:szCs w:val="24"/>
        </w:rPr>
        <w:t xml:space="preserve"> the middle </w:t>
      </w:r>
      <w:r w:rsidR="00F60A8B">
        <w:rPr>
          <w:rFonts w:ascii="Times New Roman" w:hAnsi="Times New Roman" w:cs="Times New Roman"/>
          <w:sz w:val="24"/>
          <w:szCs w:val="24"/>
        </w:rPr>
        <w:t>fully-connected networks</w:t>
      </w:r>
      <w:r w:rsidR="00B81362">
        <w:rPr>
          <w:rFonts w:ascii="Times New Roman" w:hAnsi="Times New Roman" w:cs="Times New Roman" w:hint="eastAsia"/>
          <w:sz w:val="24"/>
          <w:szCs w:val="24"/>
        </w:rPr>
        <w:t>,</w:t>
      </w:r>
      <w:r w:rsidR="00F60A8B">
        <w:rPr>
          <w:rFonts w:ascii="Times New Roman" w:hAnsi="Times New Roman" w:cs="Times New Roman" w:hint="eastAsia"/>
          <w:sz w:val="24"/>
          <w:szCs w:val="24"/>
        </w:rPr>
        <w:t xml:space="preserve"> and so on. The </w:t>
      </w:r>
      <w:proofErr w:type="spellStart"/>
      <w:r w:rsidR="003E5586">
        <w:rPr>
          <w:rFonts w:ascii="Times New Roman" w:hAnsi="Times New Roman" w:cs="Times New Roman" w:hint="eastAsia"/>
          <w:sz w:val="24"/>
          <w:szCs w:val="24"/>
        </w:rPr>
        <w:t>softmax</w:t>
      </w:r>
      <w:proofErr w:type="spellEnd"/>
      <w:r w:rsidR="003E5586">
        <w:rPr>
          <w:rFonts w:ascii="Times New Roman" w:hAnsi="Times New Roman" w:cs="Times New Roman" w:hint="eastAsia"/>
          <w:sz w:val="24"/>
          <w:szCs w:val="24"/>
        </w:rPr>
        <w:t xml:space="preserve"> </w:t>
      </w:r>
      <w:r w:rsidR="00DC6000">
        <w:rPr>
          <w:rFonts w:ascii="Times New Roman" w:hAnsi="Times New Roman" w:cs="Times New Roman"/>
          <w:sz w:val="24"/>
          <w:szCs w:val="24"/>
        </w:rPr>
        <w:t>layer is</w:t>
      </w:r>
      <w:r w:rsidR="003E5586">
        <w:rPr>
          <w:rFonts w:ascii="Times New Roman" w:hAnsi="Times New Roman" w:cs="Times New Roman" w:hint="eastAsia"/>
          <w:sz w:val="24"/>
          <w:szCs w:val="24"/>
        </w:rPr>
        <w:t xml:space="preserve"> </w:t>
      </w:r>
      <w:r w:rsidR="00B81362">
        <w:rPr>
          <w:rFonts w:ascii="Times New Roman" w:hAnsi="Times New Roman" w:cs="Times New Roman" w:hint="eastAsia"/>
          <w:sz w:val="24"/>
          <w:szCs w:val="24"/>
        </w:rPr>
        <w:t xml:space="preserve">applied </w:t>
      </w:r>
      <w:r w:rsidR="003E5586">
        <w:rPr>
          <w:rFonts w:ascii="Times New Roman" w:hAnsi="Times New Roman" w:cs="Times New Roman" w:hint="eastAsia"/>
          <w:sz w:val="24"/>
          <w:szCs w:val="24"/>
        </w:rPr>
        <w:t xml:space="preserve">for </w:t>
      </w:r>
      <w:r w:rsidR="00B81362">
        <w:rPr>
          <w:rFonts w:ascii="Times New Roman" w:hAnsi="Times New Roman" w:cs="Times New Roman" w:hint="eastAsia"/>
          <w:sz w:val="24"/>
          <w:szCs w:val="24"/>
        </w:rPr>
        <w:t xml:space="preserve">classifying </w:t>
      </w:r>
      <w:r w:rsidR="003E5586">
        <w:rPr>
          <w:rFonts w:ascii="Times New Roman" w:hAnsi="Times New Roman" w:cs="Times New Roman" w:hint="eastAsia"/>
          <w:sz w:val="24"/>
          <w:szCs w:val="24"/>
        </w:rPr>
        <w:t xml:space="preserve">the point clusters. </w:t>
      </w:r>
      <w:r w:rsidR="003E5586">
        <w:rPr>
          <w:rFonts w:ascii="Times New Roman" w:hAnsi="Times New Roman" w:cs="Times New Roman"/>
          <w:sz w:val="24"/>
          <w:szCs w:val="24"/>
        </w:rPr>
        <w:t>T</w:t>
      </w:r>
      <w:r w:rsidR="003E5586">
        <w:rPr>
          <w:rFonts w:ascii="Times New Roman" w:hAnsi="Times New Roman" w:cs="Times New Roman" w:hint="eastAsia"/>
          <w:sz w:val="24"/>
          <w:szCs w:val="24"/>
        </w:rPr>
        <w:t xml:space="preserve">he </w:t>
      </w:r>
      <w:proofErr w:type="spellStart"/>
      <w:r w:rsidR="003E5586">
        <w:rPr>
          <w:rFonts w:ascii="Times New Roman" w:hAnsi="Times New Roman" w:cs="Times New Roman" w:hint="eastAsia"/>
          <w:sz w:val="24"/>
          <w:szCs w:val="24"/>
        </w:rPr>
        <w:t>softmax</w:t>
      </w:r>
      <w:proofErr w:type="spellEnd"/>
      <w:r w:rsidR="003E5586">
        <w:rPr>
          <w:rFonts w:ascii="Times New Roman" w:hAnsi="Times New Roman" w:cs="Times New Roman" w:hint="eastAsia"/>
          <w:sz w:val="24"/>
          <w:szCs w:val="24"/>
        </w:rPr>
        <w:t xml:space="preserve"> </w:t>
      </w:r>
      <w:r w:rsidR="003E5586">
        <w:rPr>
          <w:rFonts w:ascii="Times New Roman" w:hAnsi="Times New Roman" w:cs="Times New Roman"/>
          <w:sz w:val="24"/>
          <w:szCs w:val="24"/>
        </w:rPr>
        <w:t>networks</w:t>
      </w:r>
      <w:r w:rsidR="003E5586">
        <w:rPr>
          <w:rFonts w:ascii="Times New Roman" w:hAnsi="Times New Roman" w:cs="Times New Roman" w:hint="eastAsia"/>
          <w:sz w:val="24"/>
          <w:szCs w:val="24"/>
        </w:rPr>
        <w:t xml:space="preserve"> </w:t>
      </w:r>
      <w:r w:rsidR="00DC6000">
        <w:rPr>
          <w:rFonts w:ascii="Times New Roman" w:hAnsi="Times New Roman" w:cs="Times New Roman"/>
          <w:sz w:val="24"/>
          <w:szCs w:val="24"/>
        </w:rPr>
        <w:t>are</w:t>
      </w:r>
      <w:r w:rsidR="003E5586">
        <w:rPr>
          <w:rFonts w:ascii="Times New Roman" w:hAnsi="Times New Roman" w:cs="Times New Roman" w:hint="eastAsia"/>
          <w:sz w:val="24"/>
          <w:szCs w:val="24"/>
        </w:rPr>
        <w:t xml:space="preserve"> following</w:t>
      </w:r>
      <w:r w:rsidR="002E74CD">
        <w:rPr>
          <w:rFonts w:ascii="Times New Roman" w:hAnsi="Times New Roman" w:cs="Times New Roman" w:hint="eastAsia"/>
          <w:sz w:val="24"/>
          <w:szCs w:val="24"/>
        </w:rPr>
        <w:t xml:space="preserve"> with the </w:t>
      </w:r>
      <w:r w:rsidR="002E74CD">
        <w:rPr>
          <w:rFonts w:ascii="Times New Roman" w:hAnsi="Times New Roman" w:cs="Times New Roman"/>
          <w:sz w:val="24"/>
          <w:szCs w:val="24"/>
        </w:rPr>
        <w:t>fully-connected networks</w:t>
      </w:r>
      <w:r w:rsidR="002E74CD">
        <w:rPr>
          <w:rFonts w:ascii="Times New Roman" w:hAnsi="Times New Roman" w:cs="Times New Roman" w:hint="eastAsia"/>
          <w:sz w:val="24"/>
          <w:szCs w:val="24"/>
        </w:rPr>
        <w:t xml:space="preserve"> one</w:t>
      </w:r>
      <w:r w:rsidR="005041C4">
        <w:rPr>
          <w:rFonts w:ascii="Times New Roman" w:hAnsi="Times New Roman" w:cs="Times New Roman" w:hint="eastAsia"/>
          <w:sz w:val="24"/>
          <w:szCs w:val="24"/>
        </w:rPr>
        <w:t xml:space="preserve"> </w:t>
      </w:r>
      <w:r w:rsidR="002E74CD">
        <w:rPr>
          <w:rFonts w:ascii="Times New Roman" w:hAnsi="Times New Roman" w:cs="Times New Roman" w:hint="eastAsia"/>
          <w:sz w:val="24"/>
          <w:szCs w:val="24"/>
        </w:rPr>
        <w:t>by one</w:t>
      </w:r>
      <w:r w:rsidR="003E5586">
        <w:rPr>
          <w:rFonts w:ascii="Times New Roman" w:hAnsi="Times New Roman" w:cs="Times New Roman" w:hint="eastAsia"/>
          <w:sz w:val="24"/>
          <w:szCs w:val="24"/>
        </w:rPr>
        <w:t xml:space="preserve">. </w:t>
      </w:r>
      <w:r w:rsidR="003E5586">
        <w:rPr>
          <w:rFonts w:ascii="Times New Roman" w:hAnsi="Times New Roman" w:cs="Times New Roman"/>
          <w:sz w:val="24"/>
          <w:szCs w:val="24"/>
        </w:rPr>
        <w:t>T</w:t>
      </w:r>
      <w:r w:rsidR="003E5586">
        <w:rPr>
          <w:rFonts w:ascii="Times New Roman" w:hAnsi="Times New Roman" w:cs="Times New Roman" w:hint="eastAsia"/>
          <w:sz w:val="24"/>
          <w:szCs w:val="24"/>
        </w:rPr>
        <w:t xml:space="preserve">he </w:t>
      </w:r>
      <w:r w:rsidR="003E5586" w:rsidRPr="003E5586">
        <w:rPr>
          <w:rFonts w:ascii="Times New Roman" w:hAnsi="Times New Roman" w:cs="Times New Roman"/>
          <w:sz w:val="24"/>
          <w:szCs w:val="24"/>
        </w:rPr>
        <w:t>cross entropy</w:t>
      </w:r>
      <w:r w:rsidR="003E5586">
        <w:rPr>
          <w:rFonts w:ascii="Times New Roman" w:hAnsi="Times New Roman" w:cs="Times New Roman" w:hint="eastAsia"/>
          <w:sz w:val="24"/>
          <w:szCs w:val="24"/>
        </w:rPr>
        <w:t xml:space="preserve"> </w:t>
      </w:r>
      <w:r w:rsidR="003E5586" w:rsidRPr="003E5586">
        <w:rPr>
          <w:rFonts w:ascii="Times New Roman" w:hAnsi="Times New Roman" w:cs="Times New Roman"/>
          <w:sz w:val="24"/>
          <w:szCs w:val="24"/>
        </w:rPr>
        <w:t xml:space="preserve">loss function is </w:t>
      </w:r>
      <w:r w:rsidR="003E5586">
        <w:rPr>
          <w:rFonts w:ascii="Times New Roman" w:hAnsi="Times New Roman" w:cs="Times New Roman" w:hint="eastAsia"/>
          <w:sz w:val="24"/>
          <w:szCs w:val="24"/>
        </w:rPr>
        <w:t xml:space="preserve">used </w:t>
      </w:r>
      <w:r w:rsidR="005041C4">
        <w:rPr>
          <w:rFonts w:ascii="Times New Roman" w:hAnsi="Times New Roman" w:cs="Times New Roman" w:hint="eastAsia"/>
          <w:sz w:val="24"/>
          <w:szCs w:val="24"/>
        </w:rPr>
        <w:t xml:space="preserve">as the </w:t>
      </w:r>
      <w:r w:rsidR="005041C4" w:rsidRPr="005041C4">
        <w:rPr>
          <w:rFonts w:ascii="Times New Roman" w:hAnsi="Times New Roman" w:cs="Times New Roman"/>
          <w:sz w:val="24"/>
          <w:szCs w:val="24"/>
        </w:rPr>
        <w:t>objective function</w:t>
      </w:r>
      <w:r w:rsidR="003E5586">
        <w:rPr>
          <w:rFonts w:ascii="Times New Roman" w:hAnsi="Times New Roman" w:cs="Times New Roman" w:hint="eastAsia"/>
          <w:sz w:val="24"/>
          <w:szCs w:val="24"/>
        </w:rPr>
        <w:t>.</w:t>
      </w:r>
      <w:r w:rsidR="003E5586" w:rsidRPr="003E5586">
        <w:rPr>
          <w:rFonts w:ascii="Times New Roman" w:hAnsi="Times New Roman" w:cs="Times New Roman"/>
          <w:sz w:val="24"/>
          <w:szCs w:val="24"/>
        </w:rPr>
        <w:t xml:space="preserve"> </w:t>
      </w:r>
      <w:proofErr w:type="gramStart"/>
      <w:r w:rsidR="003E5586">
        <w:rPr>
          <w:rFonts w:ascii="Times New Roman" w:hAnsi="Times New Roman" w:cs="Times New Roman"/>
          <w:sz w:val="24"/>
          <w:szCs w:val="24"/>
        </w:rPr>
        <w:t>Step</w:t>
      </w:r>
      <w:r w:rsidR="00BB3E96">
        <w:rPr>
          <w:rFonts w:ascii="Times New Roman" w:hAnsi="Times New Roman" w:cs="Times New Roman" w:hint="eastAsia"/>
          <w:sz w:val="24"/>
          <w:szCs w:val="24"/>
        </w:rPr>
        <w:t xml:space="preserve">s </w:t>
      </w:r>
      <w:r w:rsidR="003E5586">
        <w:rPr>
          <w:rFonts w:ascii="Times New Roman" w:hAnsi="Times New Roman" w:cs="Times New Roman" w:hint="eastAsia"/>
          <w:sz w:val="24"/>
          <w:szCs w:val="24"/>
        </w:rPr>
        <w:t>9</w:t>
      </w:r>
      <w:r w:rsidR="00BB3E96">
        <w:rPr>
          <w:rFonts w:ascii="Times New Roman" w:hAnsi="Times New Roman" w:cs="Times New Roman" w:hint="eastAsia"/>
          <w:sz w:val="24"/>
          <w:szCs w:val="24"/>
        </w:rPr>
        <w:t>-</w:t>
      </w:r>
      <w:r w:rsidR="003E5586">
        <w:rPr>
          <w:rFonts w:ascii="Times New Roman" w:hAnsi="Times New Roman" w:cs="Times New Roman" w:hint="eastAsia"/>
          <w:sz w:val="24"/>
          <w:szCs w:val="24"/>
        </w:rPr>
        <w:t>10</w:t>
      </w:r>
      <w:r w:rsidR="003E5586">
        <w:rPr>
          <w:rFonts w:ascii="Times New Roman" w:hAnsi="Times New Roman" w:cs="Times New Roman"/>
          <w:sz w:val="24"/>
          <w:szCs w:val="24"/>
        </w:rPr>
        <w:t xml:space="preserve"> and </w:t>
      </w:r>
      <w:proofErr w:type="spellStart"/>
      <w:r w:rsidR="003E5586">
        <w:rPr>
          <w:rFonts w:ascii="Times New Roman" w:hAnsi="Times New Roman" w:cs="Times New Roman"/>
          <w:sz w:val="24"/>
          <w:szCs w:val="24"/>
        </w:rPr>
        <w:t>Eq</w:t>
      </w:r>
      <w:r w:rsidR="00BB3E96">
        <w:rPr>
          <w:rFonts w:ascii="Times New Roman" w:hAnsi="Times New Roman" w:cs="Times New Roman" w:hint="eastAsia"/>
          <w:sz w:val="24"/>
          <w:szCs w:val="24"/>
        </w:rPr>
        <w:t>s</w:t>
      </w:r>
      <w:proofErr w:type="spellEnd"/>
      <w:r w:rsidR="003E5586">
        <w:rPr>
          <w:rFonts w:ascii="Times New Roman" w:hAnsi="Times New Roman" w:cs="Times New Roman"/>
          <w:sz w:val="24"/>
          <w:szCs w:val="24"/>
        </w:rPr>
        <w:t>.</w:t>
      </w:r>
      <w:proofErr w:type="gramEnd"/>
      <w:r w:rsidR="003E5586">
        <w:rPr>
          <w:rFonts w:ascii="Times New Roman" w:hAnsi="Times New Roman" w:cs="Times New Roman"/>
          <w:sz w:val="24"/>
          <w:szCs w:val="24"/>
        </w:rPr>
        <w:t xml:space="preserve"> </w:t>
      </w:r>
      <w:r w:rsidR="00BB3E96">
        <w:rPr>
          <w:rFonts w:ascii="Times New Roman" w:hAnsi="Times New Roman" w:cs="Times New Roman" w:hint="eastAsia"/>
          <w:sz w:val="24"/>
          <w:szCs w:val="24"/>
        </w:rPr>
        <w:t>(</w:t>
      </w:r>
      <w:r w:rsidR="003E5586">
        <w:rPr>
          <w:rFonts w:ascii="Times New Roman" w:hAnsi="Times New Roman" w:cs="Times New Roman" w:hint="eastAsia"/>
          <w:sz w:val="24"/>
          <w:szCs w:val="24"/>
        </w:rPr>
        <w:t>6</w:t>
      </w:r>
      <w:r w:rsidR="00BB3E96">
        <w:rPr>
          <w:rFonts w:ascii="Times New Roman" w:hAnsi="Times New Roman" w:cs="Times New Roman" w:hint="eastAsia"/>
          <w:sz w:val="24"/>
          <w:szCs w:val="24"/>
        </w:rPr>
        <w:t>)</w:t>
      </w:r>
      <w:proofErr w:type="gramStart"/>
      <w:r w:rsidR="00BB3E96">
        <w:rPr>
          <w:rFonts w:ascii="Times New Roman" w:hAnsi="Times New Roman" w:cs="Times New Roman" w:hint="eastAsia"/>
          <w:sz w:val="24"/>
          <w:szCs w:val="24"/>
        </w:rPr>
        <w:t>-(</w:t>
      </w:r>
      <w:proofErr w:type="gramEnd"/>
      <w:r w:rsidR="003E5586">
        <w:rPr>
          <w:rFonts w:ascii="Times New Roman" w:hAnsi="Times New Roman" w:cs="Times New Roman" w:hint="eastAsia"/>
          <w:sz w:val="24"/>
          <w:szCs w:val="24"/>
        </w:rPr>
        <w:t>8</w:t>
      </w:r>
      <w:r w:rsidR="00BB3E96">
        <w:rPr>
          <w:rFonts w:ascii="Times New Roman" w:hAnsi="Times New Roman" w:cs="Times New Roman" w:hint="eastAsia"/>
          <w:sz w:val="24"/>
          <w:szCs w:val="24"/>
        </w:rPr>
        <w:t>)</w:t>
      </w:r>
      <w:r w:rsidR="003E5586">
        <w:rPr>
          <w:rFonts w:ascii="Times New Roman" w:hAnsi="Times New Roman" w:cs="Times New Roman"/>
          <w:sz w:val="24"/>
          <w:szCs w:val="24"/>
        </w:rPr>
        <w:t xml:space="preserve"> in Table 1 show the process</w:t>
      </w:r>
      <w:r w:rsidR="003E5586">
        <w:rPr>
          <w:rFonts w:ascii="Times New Roman" w:hAnsi="Times New Roman" w:cs="Times New Roman" w:hint="eastAsia"/>
          <w:sz w:val="24"/>
          <w:szCs w:val="24"/>
        </w:rPr>
        <w:t>.</w:t>
      </w:r>
      <w:bookmarkStart w:id="770" w:name="OLE_LINK28"/>
      <w:r w:rsidR="003E5586" w:rsidRPr="003E5586">
        <w:rPr>
          <w:rFonts w:ascii="Times New Roman" w:hAnsi="Times New Roman" w:cs="Times New Roman"/>
          <w:sz w:val="24"/>
          <w:szCs w:val="24"/>
        </w:rPr>
        <w:t xml:space="preserve"> </w:t>
      </w:r>
    </w:p>
    <w:p w:rsidR="001735E1" w:rsidRDefault="003E5586" w:rsidP="00D36B3F">
      <w:pPr>
        <w:spacing w:line="300" w:lineRule="auto"/>
        <w:ind w:firstLineChars="50" w:firstLine="120"/>
        <w:rPr>
          <w:rFonts w:ascii="Times New Roman" w:hAnsi="Times New Roman" w:cs="Times New Roman"/>
          <w:sz w:val="24"/>
          <w:szCs w:val="24"/>
        </w:rPr>
      </w:pPr>
      <w:r w:rsidRPr="003E5586">
        <w:rPr>
          <w:rFonts w:ascii="Times New Roman" w:hAnsi="Times New Roman" w:cs="Times New Roman"/>
          <w:sz w:val="24"/>
          <w:szCs w:val="24"/>
        </w:rPr>
        <w:t xml:space="preserve">Finally, </w:t>
      </w:r>
      <w:r w:rsidR="009C7829">
        <w:rPr>
          <w:rFonts w:ascii="Times New Roman" w:hAnsi="Times New Roman" w:cs="Times New Roman" w:hint="eastAsia"/>
          <w:sz w:val="24"/>
          <w:szCs w:val="24"/>
        </w:rPr>
        <w:t xml:space="preserve">the </w:t>
      </w:r>
      <w:r w:rsidR="00B81362">
        <w:rPr>
          <w:rFonts w:ascii="Times New Roman" w:hAnsi="Times New Roman" w:cs="Times New Roman" w:hint="eastAsia"/>
          <w:sz w:val="24"/>
          <w:szCs w:val="24"/>
        </w:rPr>
        <w:t xml:space="preserve">class </w:t>
      </w:r>
      <w:r w:rsidR="009C7829">
        <w:rPr>
          <w:rFonts w:ascii="Times New Roman" w:hAnsi="Times New Roman" w:cs="Times New Roman"/>
          <w:sz w:val="24"/>
          <w:szCs w:val="24"/>
        </w:rPr>
        <w:t>probabilit</w:t>
      </w:r>
      <w:r w:rsidR="009C7829">
        <w:rPr>
          <w:rFonts w:ascii="Times New Roman" w:hAnsi="Times New Roman" w:cs="Times New Roman" w:hint="eastAsia"/>
          <w:sz w:val="24"/>
          <w:szCs w:val="24"/>
        </w:rPr>
        <w:t>ies</w:t>
      </w:r>
      <w:r w:rsidR="009C7829" w:rsidRPr="009C7829">
        <w:rPr>
          <w:rFonts w:ascii="Times New Roman" w:hAnsi="Times New Roman" w:cs="Times New Roman"/>
          <w:sz w:val="24"/>
          <w:szCs w:val="24"/>
        </w:rPr>
        <w:t xml:space="preserve"> </w:t>
      </w:r>
      <w:r w:rsidR="009C7829">
        <w:rPr>
          <w:rFonts w:ascii="Times New Roman" w:hAnsi="Times New Roman" w:cs="Times New Roman" w:hint="eastAsia"/>
          <w:sz w:val="24"/>
          <w:szCs w:val="24"/>
        </w:rPr>
        <w:t>of</w:t>
      </w:r>
      <w:r w:rsidR="009C7829" w:rsidRPr="009C7829">
        <w:rPr>
          <w:rFonts w:ascii="Times New Roman" w:hAnsi="Times New Roman" w:cs="Times New Roman"/>
          <w:sz w:val="24"/>
          <w:szCs w:val="24"/>
        </w:rPr>
        <w:t xml:space="preserve"> </w:t>
      </w:r>
      <w:r w:rsidR="00B81362">
        <w:rPr>
          <w:rFonts w:ascii="Times New Roman" w:hAnsi="Times New Roman" w:cs="Times New Roman" w:hint="eastAsia"/>
          <w:sz w:val="24"/>
          <w:szCs w:val="24"/>
        </w:rPr>
        <w:t xml:space="preserve">the point </w:t>
      </w:r>
      <w:r w:rsidR="00B81362">
        <w:rPr>
          <w:rFonts w:ascii="Times New Roman" w:hAnsi="Times New Roman" w:cs="Times New Roman"/>
          <w:sz w:val="24"/>
          <w:szCs w:val="24"/>
        </w:rPr>
        <w:t>clusters</w:t>
      </w:r>
      <w:r w:rsidR="00B81362">
        <w:rPr>
          <w:rFonts w:ascii="Times New Roman" w:hAnsi="Times New Roman" w:cs="Times New Roman" w:hint="eastAsia"/>
          <w:sz w:val="24"/>
          <w:szCs w:val="24"/>
        </w:rPr>
        <w:t xml:space="preserve"> of </w:t>
      </w:r>
      <w:r w:rsidR="009C7829">
        <w:rPr>
          <w:rFonts w:ascii="Times New Roman" w:hAnsi="Times New Roman" w:cs="Times New Roman" w:hint="eastAsia"/>
          <w:sz w:val="24"/>
          <w:szCs w:val="24"/>
        </w:rPr>
        <w:t xml:space="preserve">all </w:t>
      </w:r>
      <w:r w:rsidR="00B81362">
        <w:rPr>
          <w:rFonts w:ascii="Times New Roman" w:hAnsi="Times New Roman" w:cs="Times New Roman" w:hint="eastAsia"/>
          <w:sz w:val="24"/>
          <w:szCs w:val="24"/>
        </w:rPr>
        <w:t>levels</w:t>
      </w:r>
      <w:r w:rsidR="00B81362">
        <w:rPr>
          <w:rFonts w:ascii="Times New Roman" w:hAnsi="Times New Roman" w:cs="Times New Roman"/>
          <w:sz w:val="24"/>
          <w:szCs w:val="24"/>
        </w:rPr>
        <w:t xml:space="preserve"> </w:t>
      </w:r>
      <w:r w:rsidR="009C7829">
        <w:rPr>
          <w:rFonts w:ascii="Times New Roman" w:hAnsi="Times New Roman" w:cs="Times New Roman" w:hint="eastAsia"/>
          <w:sz w:val="24"/>
          <w:szCs w:val="24"/>
        </w:rPr>
        <w:t xml:space="preserve">are </w:t>
      </w:r>
      <w:r w:rsidR="00B81362">
        <w:rPr>
          <w:rFonts w:ascii="Times New Roman" w:hAnsi="Times New Roman" w:cs="Times New Roman" w:hint="eastAsia"/>
          <w:sz w:val="24"/>
          <w:szCs w:val="24"/>
        </w:rPr>
        <w:t>computed</w:t>
      </w:r>
      <w:r w:rsidR="001F4B5A">
        <w:rPr>
          <w:rFonts w:ascii="Times New Roman" w:hAnsi="Times New Roman" w:cs="Times New Roman" w:hint="eastAsia"/>
          <w:sz w:val="24"/>
          <w:szCs w:val="24"/>
        </w:rPr>
        <w:t xml:space="preserve">. </w:t>
      </w:r>
      <w:moveToRangeStart w:id="771" w:author="User" w:date="2016-11-08T13:48:00Z" w:name="3333嚘ǃ3䈎৮3囗僃3333鏕鑈쀀׷鋸鍫쀀׷3⎜4콕¿㧆"/>
      <w:ins w:id="772" w:author="User" w:date="2016-11-08T13:48:00Z">
        <w:r w:rsidR="001735E1">
          <w:rPr>
            <w:rFonts w:ascii="Times New Roman" w:hAnsi="Times New Roman" w:cs="Times New Roman" w:hint="eastAsia"/>
            <w:sz w:val="24"/>
            <w:szCs w:val="24"/>
          </w:rPr>
          <w:t xml:space="preserve">The </w:t>
        </w:r>
        <w:r w:rsidR="001735E1">
          <w:rPr>
            <w:rFonts w:ascii="Times New Roman" w:hAnsi="Times New Roman" w:cs="Times New Roman" w:hint="eastAsia"/>
            <w:sz w:val="24"/>
            <w:szCs w:val="24"/>
          </w:rPr>
          <w:lastRenderedPageBreak/>
          <w:t xml:space="preserve">labels for points in the point cloud are determined by </w:t>
        </w:r>
        <w:r w:rsidR="001735E1" w:rsidRPr="003E5586">
          <w:rPr>
            <w:rFonts w:ascii="Times New Roman" w:hAnsi="Times New Roman" w:cs="Times New Roman"/>
            <w:sz w:val="24"/>
            <w:szCs w:val="24"/>
          </w:rPr>
          <w:t xml:space="preserve">the </w:t>
        </w:r>
      </w:ins>
      <w:ins w:id="773" w:author="User" w:date="2016-11-08T13:53:00Z">
        <w:r w:rsidR="001735E1">
          <w:rPr>
            <w:rFonts w:ascii="Times New Roman" w:hAnsi="Times New Roman" w:cs="Times New Roman" w:hint="eastAsia"/>
            <w:sz w:val="24"/>
            <w:szCs w:val="24"/>
          </w:rPr>
          <w:t xml:space="preserve">point </w:t>
        </w:r>
      </w:ins>
      <w:ins w:id="774" w:author="User" w:date="2016-11-08T13:48:00Z">
        <w:r w:rsidR="001735E1">
          <w:rPr>
            <w:rFonts w:ascii="Times New Roman" w:hAnsi="Times New Roman" w:cs="Times New Roman" w:hint="eastAsia"/>
            <w:sz w:val="24"/>
            <w:szCs w:val="24"/>
          </w:rPr>
          <w:t xml:space="preserve">cluster </w:t>
        </w:r>
      </w:ins>
      <w:ins w:id="775" w:author="User" w:date="2016-11-08T13:53:00Z">
        <w:r w:rsidR="001735E1">
          <w:rPr>
            <w:rFonts w:ascii="Times New Roman" w:hAnsi="Times New Roman" w:cs="Times New Roman" w:hint="eastAsia"/>
            <w:sz w:val="24"/>
            <w:szCs w:val="24"/>
          </w:rPr>
          <w:t>in</w:t>
        </w:r>
      </w:ins>
      <w:ins w:id="776" w:author="User" w:date="2016-11-08T13:48:00Z">
        <w:r w:rsidR="001735E1">
          <w:rPr>
            <w:rFonts w:ascii="Times New Roman" w:hAnsi="Times New Roman" w:cs="Times New Roman" w:hint="eastAsia"/>
            <w:sz w:val="24"/>
            <w:szCs w:val="24"/>
          </w:rPr>
          <w:t xml:space="preserve"> the finest level</w:t>
        </w:r>
        <w:r w:rsidR="001735E1" w:rsidRPr="003E5586">
          <w:rPr>
            <w:rFonts w:ascii="Times New Roman" w:hAnsi="Times New Roman" w:cs="Times New Roman"/>
            <w:sz w:val="24"/>
            <w:szCs w:val="24"/>
          </w:rPr>
          <w:t xml:space="preserve"> </w:t>
        </w:r>
        <w:r w:rsidR="001735E1">
          <w:rPr>
            <w:rFonts w:ascii="Times New Roman" w:hAnsi="Times New Roman" w:cs="Times New Roman" w:hint="eastAsia"/>
            <w:sz w:val="24"/>
            <w:szCs w:val="24"/>
          </w:rPr>
          <w:t xml:space="preserve">with the smallest size. </w:t>
        </w:r>
      </w:ins>
      <w:moveToRangeEnd w:id="771"/>
      <w:ins w:id="777" w:author="User" w:date="2016-11-08T13:50:00Z">
        <w:r w:rsidR="001735E1">
          <w:rPr>
            <w:rFonts w:ascii="Times New Roman" w:hAnsi="Times New Roman" w:cs="Times New Roman" w:hint="eastAsia"/>
            <w:sz w:val="24"/>
            <w:szCs w:val="24"/>
          </w:rPr>
          <w:t xml:space="preserve">The final class </w:t>
        </w:r>
        <w:r w:rsidR="001735E1">
          <w:rPr>
            <w:rFonts w:ascii="Times New Roman" w:hAnsi="Times New Roman" w:cs="Times New Roman"/>
            <w:sz w:val="24"/>
            <w:szCs w:val="24"/>
          </w:rPr>
          <w:t>probabilit</w:t>
        </w:r>
        <w:r w:rsidR="001735E1">
          <w:rPr>
            <w:rFonts w:ascii="Times New Roman" w:hAnsi="Times New Roman" w:cs="Times New Roman" w:hint="eastAsia"/>
            <w:sz w:val="24"/>
            <w:szCs w:val="24"/>
          </w:rPr>
          <w:t>ies</w:t>
        </w:r>
        <w:r w:rsidR="001735E1" w:rsidRPr="009C7829">
          <w:rPr>
            <w:rFonts w:ascii="Times New Roman" w:hAnsi="Times New Roman" w:cs="Times New Roman"/>
            <w:sz w:val="24"/>
            <w:szCs w:val="24"/>
          </w:rPr>
          <w:t xml:space="preserve"> </w:t>
        </w:r>
        <w:r w:rsidR="001735E1">
          <w:rPr>
            <w:rFonts w:ascii="Times New Roman" w:hAnsi="Times New Roman" w:cs="Times New Roman" w:hint="eastAsia"/>
            <w:sz w:val="24"/>
            <w:szCs w:val="24"/>
          </w:rPr>
          <w:t>of</w:t>
        </w:r>
        <w:r w:rsidR="001735E1" w:rsidRPr="001735E1">
          <w:rPr>
            <w:rFonts w:ascii="Times New Roman" w:hAnsi="Times New Roman" w:cs="Times New Roman" w:hint="eastAsia"/>
            <w:sz w:val="24"/>
            <w:szCs w:val="24"/>
          </w:rPr>
          <w:t xml:space="preserve"> </w:t>
        </w:r>
      </w:ins>
      <w:ins w:id="778" w:author="User" w:date="2016-11-08T13:53:00Z">
        <w:r w:rsidR="001735E1">
          <w:rPr>
            <w:rFonts w:ascii="Times New Roman" w:hAnsi="Times New Roman" w:cs="Times New Roman" w:hint="eastAsia"/>
            <w:sz w:val="24"/>
            <w:szCs w:val="24"/>
          </w:rPr>
          <w:t xml:space="preserve">point </w:t>
        </w:r>
      </w:ins>
      <w:ins w:id="779" w:author="User" w:date="2016-11-08T13:52:00Z">
        <w:r w:rsidR="001735E1">
          <w:rPr>
            <w:rFonts w:ascii="Times New Roman" w:hAnsi="Times New Roman" w:cs="Times New Roman" w:hint="eastAsia"/>
            <w:sz w:val="24"/>
            <w:szCs w:val="24"/>
          </w:rPr>
          <w:t xml:space="preserve">clusters </w:t>
        </w:r>
      </w:ins>
      <w:ins w:id="780" w:author="User" w:date="2016-11-08T13:53:00Z">
        <w:r w:rsidR="001735E1">
          <w:rPr>
            <w:rFonts w:ascii="Times New Roman" w:hAnsi="Times New Roman" w:cs="Times New Roman" w:hint="eastAsia"/>
            <w:sz w:val="24"/>
            <w:szCs w:val="24"/>
          </w:rPr>
          <w:t>in</w:t>
        </w:r>
      </w:ins>
      <w:ins w:id="781" w:author="User" w:date="2016-11-08T13:52:00Z">
        <w:r w:rsidR="001735E1">
          <w:rPr>
            <w:rFonts w:ascii="Times New Roman" w:hAnsi="Times New Roman" w:cs="Times New Roman" w:hint="eastAsia"/>
            <w:sz w:val="24"/>
            <w:szCs w:val="24"/>
          </w:rPr>
          <w:t xml:space="preserve"> </w:t>
        </w:r>
      </w:ins>
      <w:ins w:id="782" w:author="User" w:date="2016-11-08T13:50:00Z">
        <w:r w:rsidR="001735E1">
          <w:rPr>
            <w:rFonts w:ascii="Times New Roman" w:hAnsi="Times New Roman" w:cs="Times New Roman" w:hint="eastAsia"/>
            <w:sz w:val="24"/>
            <w:szCs w:val="24"/>
          </w:rPr>
          <w:t xml:space="preserve">the finest level </w:t>
        </w:r>
      </w:ins>
      <w:ins w:id="783" w:author="User" w:date="2016-11-08T13:54:00Z">
        <w:r w:rsidR="00D36B3F">
          <w:rPr>
            <w:rFonts w:ascii="Times New Roman" w:hAnsi="Times New Roman" w:cs="Times New Roman" w:hint="eastAsia"/>
            <w:sz w:val="24"/>
            <w:szCs w:val="24"/>
          </w:rPr>
          <w:t>are</w:t>
        </w:r>
      </w:ins>
      <w:ins w:id="784" w:author="User" w:date="2016-11-08T13:50:00Z">
        <w:r w:rsidR="001735E1">
          <w:rPr>
            <w:rFonts w:ascii="Times New Roman" w:hAnsi="Times New Roman" w:cs="Times New Roman" w:hint="eastAsia"/>
            <w:sz w:val="24"/>
            <w:szCs w:val="24"/>
          </w:rPr>
          <w:t xml:space="preserve"> the </w:t>
        </w:r>
        <w:r w:rsidR="001735E1" w:rsidRPr="001F4B5A">
          <w:rPr>
            <w:rFonts w:ascii="Times New Roman" w:hAnsi="Times New Roman" w:cs="Times New Roman"/>
            <w:sz w:val="24"/>
            <w:szCs w:val="24"/>
          </w:rPr>
          <w:t>multiplication</w:t>
        </w:r>
        <w:r w:rsidR="001735E1">
          <w:rPr>
            <w:rFonts w:ascii="Times New Roman" w:hAnsi="Times New Roman" w:cs="Times New Roman" w:hint="eastAsia"/>
            <w:sz w:val="24"/>
            <w:szCs w:val="24"/>
          </w:rPr>
          <w:t xml:space="preserve"> of </w:t>
        </w:r>
      </w:ins>
      <w:ins w:id="785" w:author="User" w:date="2016-11-08T13:54:00Z">
        <w:r w:rsidR="00D36B3F" w:rsidRPr="00D36B3F">
          <w:rPr>
            <w:rFonts w:ascii="Times New Roman" w:hAnsi="Times New Roman" w:cs="Times New Roman"/>
            <w:sz w:val="24"/>
            <w:szCs w:val="24"/>
          </w:rPr>
          <w:t xml:space="preserve">class </w:t>
        </w:r>
      </w:ins>
      <w:ins w:id="786" w:author="User" w:date="2016-11-08T13:50:00Z">
        <w:r w:rsidR="001735E1">
          <w:rPr>
            <w:rFonts w:ascii="Times New Roman" w:hAnsi="Times New Roman" w:cs="Times New Roman"/>
            <w:sz w:val="24"/>
            <w:szCs w:val="24"/>
          </w:rPr>
          <w:t>probabilit</w:t>
        </w:r>
        <w:r w:rsidR="001735E1">
          <w:rPr>
            <w:rFonts w:ascii="Times New Roman" w:hAnsi="Times New Roman" w:cs="Times New Roman" w:hint="eastAsia"/>
            <w:sz w:val="24"/>
            <w:szCs w:val="24"/>
          </w:rPr>
          <w:t xml:space="preserve">ies of the clusters </w:t>
        </w:r>
        <w:proofErr w:type="gramStart"/>
        <w:r w:rsidR="001735E1">
          <w:rPr>
            <w:rFonts w:ascii="Times New Roman" w:hAnsi="Times New Roman" w:cs="Times New Roman" w:hint="eastAsia"/>
            <w:sz w:val="24"/>
            <w:szCs w:val="24"/>
          </w:rPr>
          <w:t>who</w:t>
        </w:r>
        <w:proofErr w:type="gramEnd"/>
        <w:r w:rsidR="001735E1">
          <w:rPr>
            <w:rFonts w:ascii="Times New Roman" w:hAnsi="Times New Roman" w:cs="Times New Roman" w:hint="eastAsia"/>
            <w:sz w:val="24"/>
            <w:szCs w:val="24"/>
          </w:rPr>
          <w:t xml:space="preserve"> </w:t>
        </w:r>
      </w:ins>
      <w:ins w:id="787" w:author="User" w:date="2016-11-08T13:52:00Z">
        <w:r w:rsidR="001735E1">
          <w:rPr>
            <w:rFonts w:ascii="Times New Roman" w:hAnsi="Times New Roman" w:cs="Times New Roman"/>
            <w:sz w:val="24"/>
            <w:szCs w:val="24"/>
          </w:rPr>
          <w:t>contain</w:t>
        </w:r>
        <w:r w:rsidR="001735E1">
          <w:rPr>
            <w:rFonts w:ascii="Times New Roman" w:hAnsi="Times New Roman" w:cs="Times New Roman" w:hint="eastAsia"/>
            <w:sz w:val="24"/>
            <w:szCs w:val="24"/>
          </w:rPr>
          <w:t xml:space="preserve"> the clusters</w:t>
        </w:r>
      </w:ins>
      <w:ins w:id="788" w:author="User" w:date="2016-11-08T13:56:00Z">
        <w:r w:rsidR="00D36B3F">
          <w:rPr>
            <w:rFonts w:ascii="Times New Roman" w:hAnsi="Times New Roman" w:cs="Times New Roman" w:hint="eastAsia"/>
            <w:sz w:val="24"/>
            <w:szCs w:val="24"/>
          </w:rPr>
          <w:t xml:space="preserve"> in other levels</w:t>
        </w:r>
      </w:ins>
      <w:ins w:id="789" w:author="User" w:date="2016-11-08T13:50:00Z">
        <w:r w:rsidR="001735E1">
          <w:rPr>
            <w:rFonts w:ascii="Times New Roman" w:hAnsi="Times New Roman" w:cs="Times New Roman" w:hint="eastAsia"/>
            <w:sz w:val="24"/>
            <w:szCs w:val="24"/>
          </w:rPr>
          <w:t>.</w:t>
        </w:r>
      </w:ins>
      <w:ins w:id="790" w:author="User" w:date="2016-11-08T13:57:00Z">
        <w:r w:rsidR="00D36B3F" w:rsidRPr="00D36B3F">
          <w:t xml:space="preserve"> </w:t>
        </w:r>
        <w:r w:rsidR="00D36B3F" w:rsidRPr="00D36B3F">
          <w:rPr>
            <w:rFonts w:ascii="Times New Roman" w:hAnsi="Times New Roman" w:cs="Times New Roman"/>
            <w:sz w:val="24"/>
            <w:szCs w:val="24"/>
          </w:rPr>
          <w:t xml:space="preserve">Finally, </w:t>
        </w:r>
        <w:r w:rsidR="00D36B3F">
          <w:rPr>
            <w:rFonts w:ascii="Times New Roman" w:hAnsi="Times New Roman" w:cs="Times New Roman" w:hint="eastAsia"/>
            <w:sz w:val="24"/>
            <w:szCs w:val="24"/>
          </w:rPr>
          <w:t xml:space="preserve">the </w:t>
        </w:r>
        <w:r w:rsidR="00D36B3F" w:rsidRPr="00D36B3F">
          <w:rPr>
            <w:rFonts w:ascii="Times New Roman" w:hAnsi="Times New Roman" w:cs="Times New Roman"/>
            <w:sz w:val="24"/>
            <w:szCs w:val="24"/>
          </w:rPr>
          <w:t xml:space="preserve">point clusters are labeled by the </w:t>
        </w:r>
        <w:r w:rsidR="00C52769">
          <w:rPr>
            <w:rFonts w:ascii="Times New Roman" w:hAnsi="Times New Roman" w:cs="Times New Roman" w:hint="eastAsia"/>
            <w:sz w:val="24"/>
            <w:szCs w:val="24"/>
          </w:rPr>
          <w:t xml:space="preserve">maximum class </w:t>
        </w:r>
        <w:r w:rsidR="00D36B3F" w:rsidRPr="00D36B3F">
          <w:rPr>
            <w:rFonts w:ascii="Times New Roman" w:hAnsi="Times New Roman" w:cs="Times New Roman"/>
            <w:sz w:val="24"/>
            <w:szCs w:val="24"/>
          </w:rPr>
          <w:t>probability</w:t>
        </w:r>
        <w:r w:rsidR="00C52769">
          <w:rPr>
            <w:rFonts w:ascii="Times New Roman" w:hAnsi="Times New Roman" w:cs="Times New Roman" w:hint="eastAsia"/>
            <w:sz w:val="24"/>
            <w:szCs w:val="24"/>
          </w:rPr>
          <w:t>.</w:t>
        </w:r>
      </w:ins>
    </w:p>
    <w:bookmarkEnd w:id="770"/>
    <w:p w:rsidR="00A3160B" w:rsidRDefault="009C7829">
      <w:pPr>
        <w:spacing w:line="300" w:lineRule="auto"/>
        <w:rPr>
          <w:ins w:id="791" w:author="User" w:date="2016-11-01T14:48:00Z"/>
          <w:rFonts w:ascii="Times New Roman" w:hAnsi="Times New Roman" w:cs="Times New Roman"/>
          <w:b/>
          <w:sz w:val="24"/>
          <w:szCs w:val="24"/>
        </w:rPr>
      </w:pPr>
      <w:r w:rsidRPr="009C7829">
        <w:rPr>
          <w:rFonts w:ascii="Times New Roman" w:hAnsi="Times New Roman" w:cs="Times New Roman" w:hint="eastAsia"/>
          <w:b/>
          <w:sz w:val="24"/>
          <w:szCs w:val="24"/>
        </w:rPr>
        <w:t>E</w:t>
      </w:r>
      <w:r w:rsidR="00BD2CE9" w:rsidRPr="009C7829">
        <w:rPr>
          <w:rFonts w:ascii="Times New Roman" w:hAnsi="Times New Roman" w:cs="Times New Roman"/>
          <w:b/>
          <w:sz w:val="24"/>
          <w:szCs w:val="24"/>
        </w:rPr>
        <w:t>. Implementation</w:t>
      </w:r>
    </w:p>
    <w:p w:rsidR="002E74CD" w:rsidRPr="003E5586" w:rsidRDefault="002E74CD" w:rsidP="002E74CD">
      <w:pPr>
        <w:spacing w:line="300" w:lineRule="auto"/>
        <w:ind w:firstLineChars="50" w:firstLine="120"/>
        <w:rPr>
          <w:rFonts w:ascii="Times New Roman" w:hAnsi="Times New Roman" w:cs="Times New Roman"/>
          <w:sz w:val="24"/>
          <w:szCs w:val="24"/>
        </w:rPr>
      </w:pPr>
      <w:r>
        <w:rPr>
          <w:rFonts w:ascii="Times New Roman" w:hAnsi="Times New Roman" w:cs="Times New Roman"/>
          <w:sz w:val="24"/>
          <w:szCs w:val="24"/>
        </w:rPr>
        <w:t xml:space="preserve">In the </w:t>
      </w:r>
      <w:del w:id="792" w:author="User" w:date="2016-11-08T15:55:00Z">
        <w:r w:rsidR="000C6412" w:rsidDel="00844471">
          <w:rPr>
            <w:rFonts w:ascii="Times New Roman" w:hAnsi="Times New Roman" w:cs="Times New Roman"/>
            <w:sz w:val="24"/>
            <w:szCs w:val="24"/>
          </w:rPr>
          <w:delText>NNSP</w:delText>
        </w:r>
      </w:del>
      <w:ins w:id="793"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the active </w:t>
      </w:r>
      <w:r w:rsidR="00D16BDD">
        <w:rPr>
          <w:rFonts w:ascii="Times New Roman" w:hAnsi="Times New Roman" w:cs="Times New Roman"/>
          <w:sz w:val="24"/>
          <w:szCs w:val="24"/>
        </w:rPr>
        <w:t>function</w:t>
      </w:r>
      <w:r>
        <w:rPr>
          <w:rFonts w:ascii="Times New Roman" w:hAnsi="Times New Roman" w:cs="Times New Roman"/>
          <w:sz w:val="24"/>
          <w:szCs w:val="24"/>
        </w:rPr>
        <w:t xml:space="preserve"> is the </w:t>
      </w:r>
      <w:proofErr w:type="gramStart"/>
      <w:r>
        <w:rPr>
          <w:rFonts w:ascii="Times New Roman" w:hAnsi="Times New Roman" w:cs="Times New Roman"/>
          <w:sz w:val="24"/>
          <w:szCs w:val="24"/>
        </w:rPr>
        <w:t>min(</w:t>
      </w:r>
      <w:proofErr w:type="gramEnd"/>
      <w:r>
        <w:rPr>
          <w:rFonts w:ascii="Times New Roman" w:hAnsi="Times New Roman" w:cs="Times New Roman"/>
          <w:sz w:val="24"/>
          <w:szCs w:val="24"/>
        </w:rPr>
        <w:t xml:space="preserve">5, </w:t>
      </w:r>
      <w:proofErr w:type="spellStart"/>
      <w:r>
        <w:rPr>
          <w:rFonts w:ascii="Times New Roman" w:hAnsi="Times New Roman" w:cs="Times New Roman"/>
          <w:sz w:val="24"/>
          <w:szCs w:val="24"/>
        </w:rPr>
        <w:t>elu</w:t>
      </w:r>
      <w:proofErr w:type="spellEnd"/>
      <w:r>
        <w:rPr>
          <w:rFonts w:ascii="Times New Roman" w:hAnsi="Times New Roman" w:cs="Times New Roman"/>
          <w:sz w:val="24"/>
          <w:szCs w:val="24"/>
        </w:rPr>
        <w:t xml:space="preserve">(x)), in which </w:t>
      </w:r>
      <w:r>
        <w:rPr>
          <w:rFonts w:ascii="Times New Roman" w:hAnsi="Times New Roman" w:cs="Times New Roman" w:hint="eastAsia"/>
          <w:sz w:val="24"/>
          <w:szCs w:val="24"/>
        </w:rPr>
        <w:t xml:space="preserve">the </w:t>
      </w:r>
      <w:r w:rsidRPr="00EE01B2">
        <w:rPr>
          <w:rFonts w:ascii="Times New Roman" w:hAnsi="Times New Roman" w:cs="Times New Roman"/>
          <w:sz w:val="24"/>
          <w:szCs w:val="24"/>
        </w:rPr>
        <w:t>upper limit</w:t>
      </w:r>
      <w:r w:rsidRPr="00EE01B2">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is </w:t>
      </w:r>
      <w:r>
        <w:rPr>
          <w:rFonts w:ascii="Times New Roman" w:hAnsi="Times New Roman" w:cs="Times New Roman"/>
          <w:sz w:val="24"/>
          <w:szCs w:val="24"/>
        </w:rPr>
        <w:t xml:space="preserve">set </w:t>
      </w:r>
      <w:r>
        <w:rPr>
          <w:rFonts w:ascii="Times New Roman" w:hAnsi="Times New Roman" w:cs="Times New Roman" w:hint="eastAsia"/>
          <w:sz w:val="24"/>
          <w:szCs w:val="24"/>
        </w:rPr>
        <w:t xml:space="preserve">to </w:t>
      </w:r>
      <w:r>
        <w:rPr>
          <w:rFonts w:ascii="Times New Roman" w:hAnsi="Times New Roman" w:cs="Times New Roman"/>
          <w:sz w:val="24"/>
          <w:szCs w:val="24"/>
        </w:rPr>
        <w:t>5</w:t>
      </w:r>
      <w:r>
        <w:rPr>
          <w:rFonts w:ascii="Times New Roman" w:hAnsi="Times New Roman" w:cs="Times New Roman" w:hint="eastAsia"/>
          <w:sz w:val="24"/>
          <w:szCs w:val="24"/>
        </w:rPr>
        <w:t>. The aim</w:t>
      </w:r>
      <w:r>
        <w:rPr>
          <w:rFonts w:ascii="Times New Roman" w:hAnsi="Times New Roman" w:cs="Times New Roman"/>
          <w:sz w:val="24"/>
          <w:szCs w:val="24"/>
        </w:rPr>
        <w:t xml:space="preserve"> is to prevent </w:t>
      </w:r>
      <w:r>
        <w:rPr>
          <w:rFonts w:ascii="Times New Roman" w:hAnsi="Times New Roman" w:cs="Times New Roman" w:hint="eastAsia"/>
          <w:sz w:val="24"/>
          <w:szCs w:val="24"/>
        </w:rPr>
        <w:t xml:space="preserve">the </w:t>
      </w:r>
      <w:del w:id="794" w:author="User" w:date="2016-11-08T15:55:00Z">
        <w:r w:rsidR="000C6412" w:rsidDel="00844471">
          <w:rPr>
            <w:rFonts w:ascii="Times New Roman" w:hAnsi="Times New Roman" w:cs="Times New Roman"/>
            <w:sz w:val="24"/>
            <w:szCs w:val="24"/>
          </w:rPr>
          <w:delText>NNSP</w:delText>
        </w:r>
      </w:del>
      <w:ins w:id="795"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from </w:t>
      </w:r>
      <w:r>
        <w:rPr>
          <w:rFonts w:ascii="Times New Roman" w:hAnsi="Times New Roman" w:cs="Times New Roman" w:hint="eastAsia"/>
          <w:sz w:val="24"/>
          <w:szCs w:val="24"/>
        </w:rPr>
        <w:t xml:space="preserve">making </w:t>
      </w:r>
      <w:r>
        <w:rPr>
          <w:rFonts w:ascii="Times New Roman" w:hAnsi="Times New Roman" w:cs="Times New Roman"/>
          <w:sz w:val="24"/>
          <w:szCs w:val="24"/>
        </w:rPr>
        <w:t>mistake caus</w:t>
      </w:r>
      <w:r>
        <w:rPr>
          <w:rFonts w:ascii="Times New Roman" w:hAnsi="Times New Roman" w:cs="Times New Roman" w:hint="eastAsia"/>
          <w:sz w:val="24"/>
          <w:szCs w:val="24"/>
        </w:rPr>
        <w:t>ed</w:t>
      </w:r>
      <w:r>
        <w:rPr>
          <w:rFonts w:ascii="Times New Roman" w:hAnsi="Times New Roman" w:cs="Times New Roman"/>
          <w:sz w:val="24"/>
          <w:szCs w:val="24"/>
        </w:rPr>
        <w:t xml:space="preserve"> by too </w:t>
      </w:r>
      <w:r>
        <w:rPr>
          <w:rFonts w:ascii="Times New Roman" w:hAnsi="Times New Roman" w:cs="Times New Roman" w:hint="eastAsia"/>
          <w:sz w:val="24"/>
          <w:szCs w:val="24"/>
        </w:rPr>
        <w:t>large</w:t>
      </w:r>
      <w:r>
        <w:rPr>
          <w:rFonts w:ascii="Times New Roman" w:hAnsi="Times New Roman" w:cs="Times New Roman"/>
          <w:sz w:val="24"/>
          <w:szCs w:val="24"/>
        </w:rPr>
        <w:t xml:space="preserve"> values of neurons. </w:t>
      </w:r>
      <w:r w:rsidRPr="002E74CD">
        <w:rPr>
          <w:rFonts w:ascii="Times New Roman" w:hAnsi="Times New Roman" w:cs="Times New Roman"/>
          <w:sz w:val="24"/>
          <w:szCs w:val="24"/>
        </w:rPr>
        <w:t>The</w:t>
      </w:r>
      <w:r w:rsidR="000C6412">
        <w:rPr>
          <w:rFonts w:ascii="Times New Roman" w:hAnsi="Times New Roman" w:cs="Times New Roman" w:hint="eastAsia"/>
          <w:sz w:val="24"/>
          <w:szCs w:val="24"/>
        </w:rPr>
        <w:t xml:space="preserve"> </w:t>
      </w:r>
      <w:r w:rsidRPr="002E74CD">
        <w:rPr>
          <w:rFonts w:ascii="Times New Roman" w:hAnsi="Times New Roman" w:cs="Times New Roman"/>
          <w:sz w:val="24"/>
          <w:szCs w:val="24"/>
        </w:rPr>
        <w:t>initialization using the method in [32] and the Batch Normalization</w:t>
      </w:r>
      <w:r w:rsidR="005352AF">
        <w:rPr>
          <w:rFonts w:ascii="Times New Roman" w:hAnsi="Times New Roman" w:cs="Times New Roman" w:hint="eastAsia"/>
          <w:sz w:val="24"/>
          <w:szCs w:val="24"/>
        </w:rPr>
        <w:t xml:space="preserve"> </w:t>
      </w:r>
      <w:r w:rsidRPr="002E74CD">
        <w:rPr>
          <w:rFonts w:ascii="Times New Roman" w:hAnsi="Times New Roman" w:cs="Times New Roman"/>
          <w:sz w:val="24"/>
          <w:szCs w:val="24"/>
        </w:rPr>
        <w:t xml:space="preserve">[33] is used after the active </w:t>
      </w:r>
      <w:r w:rsidR="00D16BDD">
        <w:rPr>
          <w:rFonts w:ascii="Times New Roman" w:hAnsi="Times New Roman" w:cs="Times New Roman"/>
          <w:sz w:val="24"/>
          <w:szCs w:val="24"/>
        </w:rPr>
        <w:t>function</w:t>
      </w:r>
      <w:r w:rsidRPr="002E74CD">
        <w:rPr>
          <w:rFonts w:ascii="Times New Roman" w:hAnsi="Times New Roman" w:cs="Times New Roman"/>
          <w:sz w:val="24"/>
          <w:szCs w:val="24"/>
        </w:rPr>
        <w:t>.</w:t>
      </w:r>
      <w:r>
        <w:rPr>
          <w:rFonts w:ascii="Times New Roman" w:hAnsi="Times New Roman" w:cs="Times New Roman"/>
          <w:sz w:val="24"/>
          <w:szCs w:val="24"/>
        </w:rPr>
        <w:t xml:space="preserve"> The stochastic gradient descent is </w:t>
      </w:r>
      <w:r>
        <w:rPr>
          <w:rFonts w:ascii="Times New Roman" w:hAnsi="Times New Roman" w:cs="Times New Roman" w:hint="eastAsia"/>
          <w:sz w:val="24"/>
          <w:szCs w:val="24"/>
        </w:rPr>
        <w:t>applied</w:t>
      </w:r>
      <w:r>
        <w:rPr>
          <w:rFonts w:ascii="Times New Roman" w:hAnsi="Times New Roman" w:cs="Times New Roman"/>
          <w:sz w:val="24"/>
          <w:szCs w:val="24"/>
        </w:rPr>
        <w:t xml:space="preserve"> to train the </w:t>
      </w:r>
      <w:del w:id="796" w:author="User" w:date="2016-11-08T15:55:00Z">
        <w:r w:rsidR="000C6412" w:rsidDel="00844471">
          <w:rPr>
            <w:rFonts w:ascii="Times New Roman" w:hAnsi="Times New Roman" w:cs="Times New Roman"/>
            <w:sz w:val="24"/>
            <w:szCs w:val="24"/>
          </w:rPr>
          <w:delText>NNSP</w:delText>
        </w:r>
      </w:del>
      <w:ins w:id="797"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with the batch 148. The </w:t>
      </w:r>
      <w:r>
        <w:rPr>
          <w:rFonts w:ascii="Times New Roman" w:hAnsi="Times New Roman" w:cs="Times New Roman" w:hint="eastAsia"/>
          <w:sz w:val="24"/>
          <w:szCs w:val="24"/>
        </w:rPr>
        <w:t xml:space="preserve">network learning rate </w:t>
      </w:r>
      <w:r>
        <w:rPr>
          <w:rFonts w:ascii="Times New Roman" w:hAnsi="Times New Roman" w:cs="Times New Roman"/>
          <w:sz w:val="24"/>
          <w:szCs w:val="24"/>
        </w:rPr>
        <w:t xml:space="preserve">is </w:t>
      </w:r>
      <w:r>
        <w:rPr>
          <w:rFonts w:ascii="Times New Roman" w:hAnsi="Times New Roman" w:cs="Times New Roman" w:hint="eastAsia"/>
          <w:sz w:val="24"/>
          <w:szCs w:val="24"/>
        </w:rPr>
        <w:t xml:space="preserve">set to </w:t>
      </w:r>
      <w:r>
        <w:rPr>
          <w:rFonts w:ascii="Times New Roman" w:hAnsi="Times New Roman" w:cs="Times New Roman"/>
          <w:sz w:val="24"/>
          <w:szCs w:val="24"/>
        </w:rPr>
        <w:t>0.1 and</w:t>
      </w:r>
      <w:r>
        <w:rPr>
          <w:rFonts w:ascii="Times New Roman" w:hAnsi="Times New Roman" w:cs="Times New Roman" w:hint="eastAsia"/>
          <w:sz w:val="24"/>
          <w:szCs w:val="24"/>
        </w:rPr>
        <w:t xml:space="preserve"> the</w:t>
      </w:r>
      <w:r>
        <w:rPr>
          <w:rFonts w:ascii="Times New Roman" w:hAnsi="Times New Roman" w:cs="Times New Roman"/>
          <w:sz w:val="24"/>
          <w:szCs w:val="24"/>
        </w:rPr>
        <w:t xml:space="preserve"> moment is </w:t>
      </w:r>
      <w:r>
        <w:rPr>
          <w:rFonts w:ascii="Times New Roman" w:hAnsi="Times New Roman" w:cs="Times New Roman" w:hint="eastAsia"/>
          <w:sz w:val="24"/>
          <w:szCs w:val="24"/>
        </w:rPr>
        <w:t xml:space="preserve">set to </w:t>
      </w:r>
      <w:r>
        <w:rPr>
          <w:rFonts w:ascii="Times New Roman" w:hAnsi="Times New Roman" w:cs="Times New Roman"/>
          <w:sz w:val="24"/>
          <w:szCs w:val="24"/>
        </w:rPr>
        <w:t>0.5. In th</w:t>
      </w:r>
      <w:r w:rsidR="00945557">
        <w:rPr>
          <w:rFonts w:ascii="Times New Roman" w:hAnsi="Times New Roman" w:cs="Times New Roman" w:hint="eastAsia"/>
          <w:sz w:val="24"/>
          <w:szCs w:val="24"/>
        </w:rPr>
        <w:t>e</w:t>
      </w:r>
      <w:r>
        <w:rPr>
          <w:rFonts w:ascii="Times New Roman" w:hAnsi="Times New Roman" w:cs="Times New Roman"/>
          <w:sz w:val="24"/>
          <w:szCs w:val="24"/>
        </w:rPr>
        <w:t xml:space="preserve"> </w:t>
      </w:r>
      <w:del w:id="798" w:author="User" w:date="2016-11-08T15:55:00Z">
        <w:r w:rsidR="003035D3" w:rsidDel="00844471">
          <w:rPr>
            <w:rFonts w:ascii="Times New Roman" w:hAnsi="Times New Roman" w:cs="Times New Roman"/>
            <w:sz w:val="24"/>
            <w:szCs w:val="24"/>
          </w:rPr>
          <w:delText>NN</w:delText>
        </w:r>
        <w:r w:rsidR="003035D3" w:rsidDel="00844471">
          <w:rPr>
            <w:rFonts w:ascii="Times New Roman" w:hAnsi="Times New Roman" w:cs="Times New Roman" w:hint="eastAsia"/>
            <w:sz w:val="24"/>
            <w:szCs w:val="24"/>
          </w:rPr>
          <w:delText>SP</w:delText>
        </w:r>
      </w:del>
      <w:ins w:id="799" w:author="User" w:date="2016-11-08T15:55:00Z">
        <w:r w:rsidR="00844471">
          <w:rPr>
            <w:rFonts w:ascii="Times New Roman" w:hAnsi="Times New Roman" w:cs="Times New Roman"/>
            <w:sz w:val="24"/>
            <w:szCs w:val="24"/>
          </w:rPr>
          <w:t>DNNSP</w:t>
        </w:r>
      </w:ins>
      <w:r w:rsidR="003035D3">
        <w:rPr>
          <w:rFonts w:ascii="Times New Roman" w:hAnsi="Times New Roman" w:cs="Times New Roman" w:hint="eastAsia"/>
          <w:sz w:val="24"/>
          <w:szCs w:val="24"/>
        </w:rPr>
        <w:t xml:space="preserve">, 2 Net1 and 1 Net2 are used, and </w:t>
      </w:r>
      <w:r w:rsidR="000C6412">
        <w:rPr>
          <w:rFonts w:ascii="Times New Roman" w:hAnsi="Times New Roman" w:cs="Times New Roman"/>
          <w:sz w:val="24"/>
          <w:szCs w:val="24"/>
        </w:rPr>
        <w:t>10</w:t>
      </w:r>
      <w:r w:rsidR="000C6412">
        <w:rPr>
          <w:rFonts w:ascii="Times New Roman" w:hAnsi="Times New Roman" w:cs="Times New Roman" w:hint="eastAsia"/>
          <w:sz w:val="24"/>
          <w:szCs w:val="24"/>
        </w:rPr>
        <w:t xml:space="preserve"> </w:t>
      </w:r>
      <w:r w:rsidR="000C6412">
        <w:rPr>
          <w:rFonts w:ascii="Times New Roman" w:hAnsi="Times New Roman" w:cs="Times New Roman"/>
          <w:sz w:val="24"/>
          <w:szCs w:val="24"/>
        </w:rPr>
        <w:t xml:space="preserve">neurons are used </w:t>
      </w:r>
      <w:r w:rsidR="000C6412">
        <w:rPr>
          <w:rFonts w:ascii="Times New Roman" w:hAnsi="Times New Roman" w:cs="Times New Roman" w:hint="eastAsia"/>
          <w:sz w:val="24"/>
          <w:szCs w:val="24"/>
        </w:rPr>
        <w:t xml:space="preserve">in </w:t>
      </w:r>
      <w:r>
        <w:rPr>
          <w:rFonts w:ascii="Times New Roman" w:hAnsi="Times New Roman" w:cs="Times New Roman"/>
          <w:sz w:val="24"/>
          <w:szCs w:val="24"/>
        </w:rPr>
        <w:t>Net</w:t>
      </w:r>
      <w:r>
        <w:rPr>
          <w:rFonts w:ascii="Times New Roman" w:hAnsi="Times New Roman" w:cs="Times New Roman" w:hint="eastAsia"/>
          <w:sz w:val="24"/>
          <w:szCs w:val="24"/>
        </w:rPr>
        <w:t xml:space="preserve"> </w:t>
      </w:r>
      <w:r>
        <w:rPr>
          <w:rFonts w:ascii="Times New Roman" w:hAnsi="Times New Roman" w:cs="Times New Roman"/>
          <w:sz w:val="24"/>
          <w:szCs w:val="24"/>
        </w:rPr>
        <w:t>1, Net</w:t>
      </w:r>
      <w:r>
        <w:rPr>
          <w:rFonts w:ascii="Times New Roman" w:hAnsi="Times New Roman" w:cs="Times New Roman" w:hint="eastAsia"/>
          <w:sz w:val="24"/>
          <w:szCs w:val="24"/>
        </w:rPr>
        <w:t xml:space="preserve"> </w:t>
      </w:r>
      <w:r>
        <w:rPr>
          <w:rFonts w:ascii="Times New Roman" w:hAnsi="Times New Roman" w:cs="Times New Roman"/>
          <w:sz w:val="24"/>
          <w:szCs w:val="24"/>
        </w:rPr>
        <w:t>2 and Net</w:t>
      </w:r>
      <w:r>
        <w:rPr>
          <w:rFonts w:ascii="Times New Roman" w:hAnsi="Times New Roman" w:cs="Times New Roman" w:hint="eastAsia"/>
          <w:sz w:val="24"/>
          <w:szCs w:val="24"/>
        </w:rPr>
        <w:t xml:space="preserve"> </w:t>
      </w:r>
      <w:r>
        <w:rPr>
          <w:rFonts w:ascii="Times New Roman" w:hAnsi="Times New Roman" w:cs="Times New Roman"/>
          <w:sz w:val="24"/>
          <w:szCs w:val="24"/>
        </w:rPr>
        <w:t>5</w:t>
      </w:r>
      <w:r w:rsidR="003035D3">
        <w:rPr>
          <w:rFonts w:ascii="Times New Roman" w:hAnsi="Times New Roman" w:cs="Times New Roman" w:hint="eastAsia"/>
          <w:sz w:val="24"/>
          <w:szCs w:val="24"/>
        </w:rPr>
        <w:t>.</w:t>
      </w:r>
    </w:p>
    <w:p w:rsidR="002E74CD" w:rsidRPr="009C7829" w:rsidRDefault="002E74CD">
      <w:pPr>
        <w:spacing w:line="300" w:lineRule="auto"/>
        <w:rPr>
          <w:rFonts w:ascii="Times New Roman" w:hAnsi="Times New Roman" w:cs="Times New Roman"/>
          <w:b/>
          <w:sz w:val="24"/>
          <w:szCs w:val="24"/>
        </w:rPr>
      </w:pPr>
    </w:p>
    <w:p w:rsidR="00A3160B" w:rsidRDefault="00D37A71">
      <w:pPr>
        <w:spacing w:before="156" w:after="156" w:line="300" w:lineRule="auto"/>
        <w:jc w:val="center"/>
      </w:pPr>
      <w:r>
        <w:rPr>
          <w:rFonts w:ascii="Times New Roman" w:hAnsi="Times New Roman" w:cs="Times New Roman"/>
          <w:b/>
          <w:sz w:val="28"/>
          <w:szCs w:val="28"/>
        </w:rPr>
        <w:t>III. EXPERIMENTAL RESULTS</w:t>
      </w:r>
    </w:p>
    <w:p w:rsidR="00A3160B" w:rsidRDefault="00D37A71">
      <w:pPr>
        <w:spacing w:line="300" w:lineRule="auto"/>
        <w:ind w:firstLine="480"/>
        <w:rPr>
          <w:rFonts w:ascii="Times New Roman" w:hAnsi="Times New Roman" w:cs="Times New Roman"/>
          <w:sz w:val="24"/>
          <w:szCs w:val="24"/>
        </w:rPr>
      </w:pPr>
      <w:r>
        <w:rPr>
          <w:rFonts w:ascii="Times New Roman" w:hAnsi="Times New Roman" w:cs="Times New Roman"/>
          <w:sz w:val="24"/>
          <w:szCs w:val="24"/>
        </w:rPr>
        <w:t xml:space="preserve">To verification the performance of </w:t>
      </w:r>
      <w:del w:id="800" w:author="User" w:date="2016-11-08T15:55:00Z">
        <w:r w:rsidR="000C6412" w:rsidDel="00844471">
          <w:rPr>
            <w:rFonts w:ascii="Times New Roman" w:hAnsi="Times New Roman" w:cs="Times New Roman"/>
            <w:sz w:val="24"/>
            <w:szCs w:val="24"/>
          </w:rPr>
          <w:delText>NNSP</w:delText>
        </w:r>
      </w:del>
      <w:ins w:id="801"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for the point cloud classification, the </w:t>
      </w:r>
      <w:del w:id="802" w:author="User" w:date="2016-11-08T15:55:00Z">
        <w:r w:rsidR="000C6412" w:rsidDel="00844471">
          <w:rPr>
            <w:rFonts w:ascii="Times New Roman" w:hAnsi="Times New Roman" w:cs="Times New Roman"/>
            <w:sz w:val="24"/>
            <w:szCs w:val="24"/>
          </w:rPr>
          <w:delText>NNSP</w:delText>
        </w:r>
      </w:del>
      <w:ins w:id="803" w:author="User" w:date="2016-11-08T15:55:00Z">
        <w:r w:rsidR="00844471">
          <w:rPr>
            <w:rFonts w:ascii="Times New Roman" w:hAnsi="Times New Roman" w:cs="Times New Roman"/>
            <w:sz w:val="24"/>
            <w:szCs w:val="24"/>
          </w:rPr>
          <w:t>DNNSP</w:t>
        </w:r>
      </w:ins>
      <w:r>
        <w:rPr>
          <w:rFonts w:ascii="Times New Roman" w:hAnsi="Times New Roman" w:cs="Times New Roman"/>
          <w:sz w:val="24"/>
          <w:szCs w:val="24"/>
        </w:rPr>
        <w:t xml:space="preserve"> is used to classify the airbone point clouds and the ground point clouds.  </w:t>
      </w:r>
      <w:r w:rsidR="00DC6000">
        <w:rPr>
          <w:rFonts w:ascii="Times New Roman" w:hAnsi="Times New Roman" w:cs="Times New Roman"/>
          <w:sz w:val="24"/>
          <w:szCs w:val="24"/>
        </w:rPr>
        <w:t>A</w:t>
      </w:r>
      <w:r w:rsidR="00DC6000">
        <w:rPr>
          <w:rFonts w:ascii="Times New Roman" w:hAnsi="Times New Roman" w:cs="Times New Roman" w:hint="eastAsia"/>
          <w:sz w:val="24"/>
          <w:szCs w:val="24"/>
        </w:rPr>
        <w:t xml:space="preserve">s we want to mine the ability for classification by the point clouds, only the points with their positions x, y, z are used, although some datasets supply some other features such as RGB, </w:t>
      </w:r>
      <w:r w:rsidR="00DC6000" w:rsidRPr="00DC6000">
        <w:rPr>
          <w:rFonts w:ascii="Times New Roman" w:hAnsi="Times New Roman" w:cs="Times New Roman"/>
          <w:sz w:val="24"/>
          <w:szCs w:val="24"/>
        </w:rPr>
        <w:t>intensity</w:t>
      </w:r>
      <w:r w:rsidR="00DC6000" w:rsidRPr="00DC6000">
        <w:rPr>
          <w:rFonts w:ascii="Times New Roman" w:hAnsi="Times New Roman" w:cs="Times New Roman" w:hint="eastAsia"/>
          <w:sz w:val="24"/>
          <w:szCs w:val="24"/>
        </w:rPr>
        <w:t xml:space="preserve"> </w:t>
      </w:r>
      <w:r w:rsidR="00DC6000">
        <w:rPr>
          <w:rFonts w:ascii="Times New Roman" w:hAnsi="Times New Roman" w:cs="Times New Roman" w:hint="eastAsia"/>
          <w:sz w:val="24"/>
          <w:szCs w:val="24"/>
        </w:rPr>
        <w:t xml:space="preserve">and so on.  </w:t>
      </w:r>
    </w:p>
    <w:p w:rsidR="00A3160B" w:rsidRPr="00BE2151" w:rsidRDefault="00D37A71">
      <w:pPr>
        <w:pStyle w:val="af"/>
        <w:numPr>
          <w:ilvl w:val="0"/>
          <w:numId w:val="1"/>
        </w:numPr>
        <w:spacing w:line="300" w:lineRule="auto"/>
        <w:rPr>
          <w:rFonts w:ascii="Times New Roman" w:hAnsi="Times New Roman" w:cs="Times New Roman"/>
          <w:b/>
          <w:sz w:val="24"/>
          <w:szCs w:val="24"/>
        </w:rPr>
      </w:pPr>
      <w:r>
        <w:rPr>
          <w:rFonts w:ascii="Times New Roman" w:hAnsi="Times New Roman" w:cs="Times New Roman"/>
          <w:b/>
          <w:sz w:val="24"/>
          <w:szCs w:val="24"/>
        </w:rPr>
        <w:t>Dataset</w:t>
      </w:r>
    </w:p>
    <w:p w:rsidR="000D5A28" w:rsidRDefault="000D5A28" w:rsidP="00665AE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Six </w:t>
      </w:r>
      <w:r w:rsidR="007D5188">
        <w:rPr>
          <w:rFonts w:ascii="Times New Roman" w:hAnsi="Times New Roman" w:cs="Times New Roman"/>
          <w:sz w:val="24"/>
          <w:szCs w:val="24"/>
        </w:rPr>
        <w:t>scenes</w:t>
      </w:r>
      <w:r>
        <w:rPr>
          <w:rFonts w:ascii="Times New Roman" w:hAnsi="Times New Roman" w:cs="Times New Roman" w:hint="eastAsia"/>
          <w:sz w:val="24"/>
          <w:szCs w:val="24"/>
        </w:rPr>
        <w:t xml:space="preserve"> are used for the </w:t>
      </w:r>
      <w:r>
        <w:rPr>
          <w:rFonts w:ascii="Times New Roman" w:hAnsi="Times New Roman" w:cs="Times New Roman"/>
          <w:sz w:val="24"/>
          <w:szCs w:val="24"/>
        </w:rPr>
        <w:t>verification</w:t>
      </w:r>
      <w:r>
        <w:rPr>
          <w:rFonts w:ascii="Times New Roman" w:hAnsi="Times New Roman" w:cs="Times New Roman" w:hint="eastAsia"/>
          <w:sz w:val="24"/>
          <w:szCs w:val="24"/>
        </w:rPr>
        <w:t>.</w:t>
      </w:r>
    </w:p>
    <w:p w:rsidR="00E21E65" w:rsidRDefault="000D5A28" w:rsidP="00665AEB">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Scene I</w:t>
      </w:r>
      <w:r>
        <w:rPr>
          <w:rFonts w:ascii="Times New Roman" w:hAnsi="Times New Roman" w:cs="Times New Roman" w:hint="eastAsia"/>
          <w:sz w:val="24"/>
          <w:szCs w:val="24"/>
        </w:rPr>
        <w:t xml:space="preserve"> and II:</w:t>
      </w:r>
      <w:r w:rsidR="00BE2151">
        <w:rPr>
          <w:rFonts w:ascii="Times New Roman" w:hAnsi="Times New Roman" w:cs="Times New Roman" w:hint="eastAsia"/>
          <w:sz w:val="24"/>
          <w:szCs w:val="24"/>
        </w:rPr>
        <w:t xml:space="preserve"> The </w:t>
      </w:r>
      <w:r w:rsidR="00E21E65">
        <w:rPr>
          <w:rFonts w:ascii="Times New Roman" w:hAnsi="Times New Roman" w:cs="Times New Roman" w:hint="eastAsia"/>
          <w:sz w:val="24"/>
          <w:szCs w:val="24"/>
        </w:rPr>
        <w:t xml:space="preserve">point clouds of the </w:t>
      </w:r>
      <w:r w:rsidR="00BE2151">
        <w:rPr>
          <w:rFonts w:ascii="Times New Roman" w:hAnsi="Times New Roman" w:cs="Times New Roman" w:hint="eastAsia"/>
          <w:sz w:val="24"/>
          <w:szCs w:val="24"/>
        </w:rPr>
        <w:t xml:space="preserve">two scenes in </w:t>
      </w:r>
      <w:r w:rsidR="00BE2151">
        <w:rPr>
          <w:rFonts w:ascii="Times New Roman" w:hAnsi="Times New Roman" w:cs="Times New Roman"/>
          <w:sz w:val="24"/>
          <w:szCs w:val="24"/>
        </w:rPr>
        <w:t>Tianjin</w:t>
      </w:r>
      <w:r w:rsidR="00BE2151">
        <w:rPr>
          <w:rFonts w:ascii="Times New Roman" w:hAnsi="Times New Roman" w:cs="Times New Roman" w:hint="eastAsia"/>
          <w:sz w:val="24"/>
          <w:szCs w:val="24"/>
        </w:rPr>
        <w:t xml:space="preserve"> contain buildings, trees and a few cars </w:t>
      </w:r>
      <w:r w:rsidR="00E21E65">
        <w:rPr>
          <w:rFonts w:ascii="Times New Roman" w:hAnsi="Times New Roman" w:cs="Times New Roman"/>
          <w:sz w:val="24"/>
          <w:szCs w:val="24"/>
        </w:rPr>
        <w:t>points</w:t>
      </w:r>
      <w:r w:rsidR="00E21E65">
        <w:rPr>
          <w:rFonts w:ascii="Times New Roman" w:hAnsi="Times New Roman" w:cs="Times New Roman" w:hint="eastAsia"/>
          <w:sz w:val="24"/>
          <w:szCs w:val="24"/>
        </w:rPr>
        <w:t xml:space="preserve">, </w:t>
      </w:r>
      <w:r w:rsidR="007D5188">
        <w:rPr>
          <w:rFonts w:ascii="Times New Roman" w:hAnsi="Times New Roman" w:cs="Times New Roman"/>
          <w:sz w:val="24"/>
          <w:szCs w:val="24"/>
        </w:rPr>
        <w:t xml:space="preserve">with </w:t>
      </w:r>
      <w:r w:rsidR="007D5188" w:rsidRPr="000D5A28">
        <w:rPr>
          <w:rFonts w:ascii="Times New Roman" w:hAnsi="Times New Roman" w:cs="Times New Roman"/>
          <w:sz w:val="24"/>
          <w:szCs w:val="24"/>
        </w:rPr>
        <w:t>the</w:t>
      </w:r>
      <w:r w:rsidRPr="000D5A28">
        <w:rPr>
          <w:rFonts w:ascii="Times New Roman" w:hAnsi="Times New Roman" w:cs="Times New Roman"/>
          <w:sz w:val="24"/>
          <w:szCs w:val="24"/>
        </w:rPr>
        <w:t xml:space="preserve"> point</w:t>
      </w:r>
      <w:r w:rsidR="00E21E65">
        <w:rPr>
          <w:rFonts w:ascii="Times New Roman" w:hAnsi="Times New Roman" w:cs="Times New Roman" w:hint="eastAsia"/>
          <w:sz w:val="24"/>
          <w:szCs w:val="24"/>
        </w:rPr>
        <w:t xml:space="preserve"> </w:t>
      </w:r>
      <w:r w:rsidRPr="000D5A28">
        <w:rPr>
          <w:rFonts w:ascii="Times New Roman" w:hAnsi="Times New Roman" w:cs="Times New Roman"/>
          <w:sz w:val="24"/>
          <w:szCs w:val="24"/>
        </w:rPr>
        <w:t xml:space="preserve">density </w:t>
      </w:r>
      <w:r w:rsidR="00E21E65">
        <w:rPr>
          <w:rFonts w:ascii="Times New Roman" w:hAnsi="Times New Roman" w:cs="Times New Roman"/>
          <w:sz w:val="24"/>
          <w:szCs w:val="24"/>
        </w:rPr>
        <w:t>20–30 points/m</w:t>
      </w:r>
      <w:r w:rsidR="00E21E65" w:rsidRPr="00E21E65">
        <w:rPr>
          <w:rFonts w:ascii="Times New Roman" w:hAnsi="Times New Roman" w:cs="Times New Roman" w:hint="eastAsia"/>
          <w:sz w:val="24"/>
          <w:szCs w:val="24"/>
          <w:vertAlign w:val="superscript"/>
        </w:rPr>
        <w:t>2</w:t>
      </w:r>
      <w:r w:rsidRPr="000D5A28">
        <w:rPr>
          <w:rFonts w:ascii="Times New Roman" w:hAnsi="Times New Roman" w:cs="Times New Roman"/>
          <w:sz w:val="24"/>
          <w:szCs w:val="24"/>
        </w:rPr>
        <w:t>.</w:t>
      </w:r>
      <w:r w:rsidR="00E21E65">
        <w:rPr>
          <w:rFonts w:ascii="Times New Roman" w:hAnsi="Times New Roman" w:cs="Times New Roman" w:hint="eastAsia"/>
          <w:sz w:val="24"/>
          <w:szCs w:val="24"/>
        </w:rPr>
        <w:t xml:space="preserve"> The </w:t>
      </w:r>
      <w:r w:rsidR="00E21E65" w:rsidRPr="00E21E65">
        <w:rPr>
          <w:rFonts w:ascii="Times New Roman" w:hAnsi="Times New Roman" w:cs="Times New Roman"/>
          <w:sz w:val="24"/>
          <w:szCs w:val="24"/>
        </w:rPr>
        <w:t>eaves</w:t>
      </w:r>
      <w:r w:rsidR="00E21E65">
        <w:rPr>
          <w:rFonts w:ascii="Times New Roman" w:hAnsi="Times New Roman" w:cs="Times New Roman" w:hint="eastAsia"/>
          <w:sz w:val="24"/>
          <w:szCs w:val="24"/>
        </w:rPr>
        <w:t xml:space="preserve"> extend outside the roof and because of </w:t>
      </w:r>
      <w:r w:rsidR="00E21E65" w:rsidRPr="00E21E65">
        <w:rPr>
          <w:rFonts w:ascii="Times New Roman" w:hAnsi="Times New Roman" w:cs="Times New Roman"/>
          <w:sz w:val="24"/>
          <w:szCs w:val="24"/>
        </w:rPr>
        <w:t>scattering</w:t>
      </w:r>
      <w:r w:rsidR="00E21E65">
        <w:rPr>
          <w:rFonts w:ascii="Times New Roman" w:hAnsi="Times New Roman" w:cs="Times New Roman" w:hint="eastAsia"/>
          <w:sz w:val="24"/>
          <w:szCs w:val="24"/>
        </w:rPr>
        <w:t xml:space="preserve">, many noise are </w:t>
      </w:r>
      <w:r w:rsidR="00E21E65">
        <w:rPr>
          <w:rFonts w:ascii="Times New Roman" w:hAnsi="Times New Roman" w:cs="Times New Roman"/>
          <w:sz w:val="24"/>
          <w:szCs w:val="24"/>
        </w:rPr>
        <w:t>around</w:t>
      </w:r>
      <w:r w:rsidR="00E21E65">
        <w:rPr>
          <w:rFonts w:ascii="Times New Roman" w:hAnsi="Times New Roman" w:cs="Times New Roman" w:hint="eastAsia"/>
          <w:sz w:val="24"/>
          <w:szCs w:val="24"/>
        </w:rPr>
        <w:t xml:space="preserve"> the </w:t>
      </w:r>
      <w:r w:rsidR="00E21E65" w:rsidRPr="00E21E65">
        <w:rPr>
          <w:rFonts w:ascii="Times New Roman" w:hAnsi="Times New Roman" w:cs="Times New Roman"/>
          <w:sz w:val="24"/>
          <w:szCs w:val="24"/>
        </w:rPr>
        <w:t>eaves</w:t>
      </w:r>
      <w:r w:rsidR="00E21E65">
        <w:rPr>
          <w:rFonts w:ascii="Times New Roman" w:hAnsi="Times New Roman" w:cs="Times New Roman" w:hint="eastAsia"/>
          <w:sz w:val="24"/>
          <w:szCs w:val="24"/>
        </w:rPr>
        <w:t>, which causes the</w:t>
      </w:r>
      <w:r w:rsidR="007D5188">
        <w:rPr>
          <w:rFonts w:ascii="Times New Roman" w:hAnsi="Times New Roman" w:cs="Times New Roman" w:hint="eastAsia"/>
          <w:sz w:val="24"/>
          <w:szCs w:val="24"/>
        </w:rPr>
        <w:t>se</w:t>
      </w:r>
      <w:r w:rsidR="00E21E65">
        <w:rPr>
          <w:rFonts w:ascii="Times New Roman" w:hAnsi="Times New Roman" w:cs="Times New Roman" w:hint="eastAsia"/>
          <w:sz w:val="24"/>
          <w:szCs w:val="24"/>
        </w:rPr>
        <w:t xml:space="preserve"> eaves </w:t>
      </w:r>
      <w:r w:rsidR="007D5188">
        <w:rPr>
          <w:rFonts w:ascii="Times New Roman" w:hAnsi="Times New Roman" w:cs="Times New Roman" w:hint="eastAsia"/>
          <w:sz w:val="24"/>
          <w:szCs w:val="24"/>
        </w:rPr>
        <w:t xml:space="preserve">are hard to be </w:t>
      </w:r>
      <w:r w:rsidR="00E21E65">
        <w:rPr>
          <w:rFonts w:ascii="Times New Roman" w:hAnsi="Times New Roman" w:cs="Times New Roman" w:hint="eastAsia"/>
          <w:sz w:val="24"/>
          <w:szCs w:val="24"/>
        </w:rPr>
        <w:t>classified to buildings.</w:t>
      </w:r>
    </w:p>
    <w:p w:rsidR="00A3160B" w:rsidRDefault="00E21E65" w:rsidP="00665AEB">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Scene III: </w:t>
      </w:r>
      <w:r>
        <w:rPr>
          <w:rFonts w:ascii="Times New Roman" w:hAnsi="Times New Roman" w:cs="Times New Roman"/>
          <w:sz w:val="24"/>
          <w:szCs w:val="24"/>
        </w:rPr>
        <w:t xml:space="preserve">The </w:t>
      </w:r>
      <w:r>
        <w:rPr>
          <w:rFonts w:ascii="Times New Roman" w:hAnsi="Times New Roman" w:cs="Times New Roman" w:hint="eastAsia"/>
          <w:sz w:val="24"/>
          <w:szCs w:val="24"/>
        </w:rPr>
        <w:t xml:space="preserve">point clouds are the </w:t>
      </w:r>
      <w:proofErr w:type="spellStart"/>
      <w:r>
        <w:rPr>
          <w:rFonts w:ascii="Times New Roman" w:hAnsi="Times New Roman" w:cs="Times New Roman"/>
          <w:sz w:val="24"/>
          <w:szCs w:val="24"/>
        </w:rPr>
        <w:t>Vaihingen</w:t>
      </w:r>
      <w:proofErr w:type="spellEnd"/>
      <w:r>
        <w:rPr>
          <w:rFonts w:ascii="Times New Roman" w:hAnsi="Times New Roman" w:cs="Times New Roman" w:hint="eastAsia"/>
          <w:sz w:val="24"/>
          <w:szCs w:val="24"/>
        </w:rPr>
        <w:t xml:space="preserve"> dataset supplied by ISPRS, </w:t>
      </w:r>
      <w:r>
        <w:rPr>
          <w:rFonts w:ascii="Times New Roman" w:hAnsi="Times New Roman" w:cs="Times New Roman"/>
          <w:sz w:val="24"/>
          <w:szCs w:val="24"/>
        </w:rPr>
        <w:t>which</w:t>
      </w:r>
      <w:r>
        <w:rPr>
          <w:rFonts w:ascii="Times New Roman" w:hAnsi="Times New Roman" w:cs="Times New Roman" w:hint="eastAsia"/>
          <w:sz w:val="24"/>
          <w:szCs w:val="24"/>
        </w:rPr>
        <w:t xml:space="preserve"> </w:t>
      </w:r>
      <w:r w:rsidR="00711CF0">
        <w:rPr>
          <w:rFonts w:ascii="Times New Roman" w:hAnsi="Times New Roman" w:cs="Times New Roman" w:hint="eastAsia"/>
          <w:sz w:val="24"/>
          <w:szCs w:val="24"/>
        </w:rPr>
        <w:t>are</w:t>
      </w:r>
      <w:r w:rsidR="00711CF0">
        <w:rPr>
          <w:rFonts w:ascii="Times New Roman" w:hAnsi="Times New Roman" w:cs="Times New Roman"/>
          <w:sz w:val="24"/>
          <w:szCs w:val="24"/>
        </w:rPr>
        <w:t xml:space="preserve"> covered by 10 strips</w:t>
      </w:r>
      <w:r>
        <w:rPr>
          <w:rFonts w:ascii="Times New Roman" w:hAnsi="Times New Roman" w:cs="Times New Roman" w:hint="eastAsia"/>
          <w:sz w:val="24"/>
          <w:szCs w:val="24"/>
        </w:rPr>
        <w:t>.</w:t>
      </w:r>
      <w:r w:rsidR="00711CF0">
        <w:rPr>
          <w:rFonts w:ascii="Times New Roman" w:hAnsi="Times New Roman" w:cs="Times New Roman" w:hint="eastAsia"/>
          <w:sz w:val="24"/>
          <w:szCs w:val="24"/>
        </w:rPr>
        <w:t xml:space="preserve"> </w:t>
      </w:r>
      <w:r w:rsidR="00665AEB">
        <w:rPr>
          <w:rFonts w:ascii="Times New Roman" w:hAnsi="Times New Roman" w:cs="Times New Roman"/>
          <w:sz w:val="24"/>
          <w:szCs w:val="24"/>
        </w:rPr>
        <w:t>T</w:t>
      </w:r>
      <w:r w:rsidR="00665AEB">
        <w:rPr>
          <w:rFonts w:ascii="Times New Roman" w:hAnsi="Times New Roman" w:cs="Times New Roman" w:hint="eastAsia"/>
          <w:sz w:val="24"/>
          <w:szCs w:val="24"/>
        </w:rPr>
        <w:t xml:space="preserve">he point clouds are classified to four </w:t>
      </w:r>
      <w:r w:rsidR="000077E5" w:rsidRPr="000077E5">
        <w:rPr>
          <w:rFonts w:ascii="Times New Roman" w:hAnsi="Times New Roman" w:cs="Times New Roman"/>
          <w:sz w:val="24"/>
          <w:szCs w:val="24"/>
        </w:rPr>
        <w:t xml:space="preserve">classes </w:t>
      </w:r>
      <w:del w:id="804" w:author="User" w:date="2016-11-07T23:21:00Z">
        <w:r w:rsidR="00665AEB" w:rsidDel="001A6F44">
          <w:rPr>
            <w:rFonts w:ascii="Times New Roman" w:hAnsi="Times New Roman" w:cs="Times New Roman" w:hint="eastAsia"/>
            <w:sz w:val="24"/>
            <w:szCs w:val="24"/>
          </w:rPr>
          <w:delText>here</w:delText>
        </w:r>
      </w:del>
      <w:ins w:id="805" w:author="User" w:date="2016-11-07T23:21:00Z">
        <w:r w:rsidR="001A6F44">
          <w:rPr>
            <w:rFonts w:ascii="Times New Roman" w:hAnsi="Times New Roman" w:cs="Times New Roman" w:hint="eastAsia"/>
            <w:sz w:val="24"/>
            <w:szCs w:val="24"/>
          </w:rPr>
          <w:t>in the paper</w:t>
        </w:r>
      </w:ins>
      <w:r w:rsidR="00665AEB">
        <w:rPr>
          <w:rFonts w:ascii="Times New Roman" w:hAnsi="Times New Roman" w:cs="Times New Roman" w:hint="eastAsia"/>
          <w:sz w:val="24"/>
          <w:szCs w:val="24"/>
        </w:rPr>
        <w:t>, such as roofs,</w:t>
      </w:r>
      <w:r w:rsidR="00665AEB" w:rsidRPr="00711CF0">
        <w:rPr>
          <w:rFonts w:ascii="Times New Roman" w:hAnsi="Times New Roman" w:cs="Times New Roman"/>
          <w:sz w:val="24"/>
          <w:szCs w:val="24"/>
        </w:rPr>
        <w:t xml:space="preserve"> </w:t>
      </w:r>
      <w:r w:rsidR="00665AEB">
        <w:rPr>
          <w:rFonts w:ascii="Times New Roman" w:hAnsi="Times New Roman" w:cs="Times New Roman"/>
          <w:sz w:val="24"/>
          <w:szCs w:val="24"/>
        </w:rPr>
        <w:t>facade</w:t>
      </w:r>
      <w:r w:rsidR="00665AEB">
        <w:rPr>
          <w:rFonts w:ascii="Times New Roman" w:hAnsi="Times New Roman" w:cs="Times New Roman" w:hint="eastAsia"/>
          <w:sz w:val="24"/>
          <w:szCs w:val="24"/>
        </w:rPr>
        <w:t>s,</w:t>
      </w:r>
      <w:r w:rsidR="00665AEB" w:rsidRPr="00711CF0">
        <w:rPr>
          <w:rFonts w:ascii="Times New Roman" w:hAnsi="Times New Roman" w:cs="Times New Roman"/>
          <w:sz w:val="24"/>
          <w:szCs w:val="24"/>
        </w:rPr>
        <w:t xml:space="preserve"> </w:t>
      </w:r>
      <w:r w:rsidR="00665AEB">
        <w:rPr>
          <w:rFonts w:ascii="Times New Roman" w:hAnsi="Times New Roman" w:cs="Times New Roman" w:hint="eastAsia"/>
          <w:sz w:val="24"/>
          <w:szCs w:val="24"/>
        </w:rPr>
        <w:t>s</w:t>
      </w:r>
      <w:r w:rsidR="00665AEB" w:rsidRPr="00711CF0">
        <w:rPr>
          <w:rFonts w:ascii="Times New Roman" w:hAnsi="Times New Roman" w:cs="Times New Roman"/>
          <w:sz w:val="24"/>
          <w:szCs w:val="24"/>
        </w:rPr>
        <w:t>hrub</w:t>
      </w:r>
      <w:r w:rsidR="00665AEB">
        <w:rPr>
          <w:rFonts w:ascii="Times New Roman" w:hAnsi="Times New Roman" w:cs="Times New Roman" w:hint="eastAsia"/>
          <w:sz w:val="24"/>
          <w:szCs w:val="24"/>
        </w:rPr>
        <w:t>s and t</w:t>
      </w:r>
      <w:r w:rsidR="00665AEB" w:rsidRPr="00711CF0">
        <w:rPr>
          <w:rFonts w:ascii="Times New Roman" w:hAnsi="Times New Roman" w:cs="Times New Roman"/>
          <w:sz w:val="24"/>
          <w:szCs w:val="24"/>
        </w:rPr>
        <w:t>ree</w:t>
      </w:r>
      <w:r w:rsidR="00665AEB">
        <w:rPr>
          <w:rFonts w:ascii="Times New Roman" w:hAnsi="Times New Roman" w:cs="Times New Roman" w:hint="eastAsia"/>
          <w:sz w:val="24"/>
          <w:szCs w:val="24"/>
        </w:rPr>
        <w:t xml:space="preserve">s, </w:t>
      </w:r>
      <w:r w:rsidR="00BC7442">
        <w:rPr>
          <w:rFonts w:ascii="Times New Roman" w:hAnsi="Times New Roman" w:cs="Times New Roman" w:hint="eastAsia"/>
          <w:sz w:val="24"/>
          <w:szCs w:val="24"/>
        </w:rPr>
        <w:t>l</w:t>
      </w:r>
      <w:r w:rsidR="00665AEB" w:rsidRPr="00711CF0">
        <w:rPr>
          <w:rFonts w:ascii="Times New Roman" w:hAnsi="Times New Roman" w:cs="Times New Roman"/>
          <w:sz w:val="24"/>
          <w:szCs w:val="24"/>
        </w:rPr>
        <w:t>ow vegetation</w:t>
      </w:r>
      <w:r w:rsidR="00665AEB">
        <w:rPr>
          <w:rFonts w:ascii="Times New Roman" w:hAnsi="Times New Roman" w:cs="Times New Roman" w:hint="eastAsia"/>
          <w:sz w:val="24"/>
          <w:szCs w:val="24"/>
        </w:rPr>
        <w:t>.</w:t>
      </w:r>
      <w:r w:rsidR="00665AEB" w:rsidRPr="00665AEB">
        <w:rPr>
          <w:rFonts w:ascii="Times New Roman" w:hAnsi="Times New Roman" w:cs="Times New Roman"/>
          <w:sz w:val="24"/>
          <w:szCs w:val="24"/>
        </w:rPr>
        <w:t xml:space="preserve"> </w:t>
      </w:r>
      <w:r w:rsidR="00665AEB" w:rsidRPr="00665AEB">
        <w:rPr>
          <w:rFonts w:ascii="Times New Roman" w:hAnsi="Times New Roman" w:cs="Times New Roman" w:hint="eastAsia"/>
          <w:sz w:val="24"/>
          <w:szCs w:val="24"/>
        </w:rPr>
        <w:t xml:space="preserve">The point </w:t>
      </w:r>
      <w:r w:rsidR="00665AEB" w:rsidRPr="00665AEB">
        <w:rPr>
          <w:rFonts w:ascii="Times New Roman" w:hAnsi="Times New Roman" w:cs="Times New Roman"/>
          <w:sz w:val="24"/>
          <w:szCs w:val="24"/>
        </w:rPr>
        <w:t>density</w:t>
      </w:r>
      <w:r w:rsidR="00665AEB" w:rsidRPr="00665AEB">
        <w:rPr>
          <w:rFonts w:ascii="Times New Roman" w:hAnsi="Times New Roman" w:cs="Times New Roman" w:hint="eastAsia"/>
          <w:sz w:val="24"/>
          <w:szCs w:val="24"/>
        </w:rPr>
        <w:t xml:space="preserve"> </w:t>
      </w:r>
      <w:r w:rsidR="00665AEB">
        <w:rPr>
          <w:rFonts w:ascii="Times New Roman" w:hAnsi="Times New Roman" w:cs="Times New Roman" w:hint="eastAsia"/>
          <w:sz w:val="24"/>
          <w:szCs w:val="24"/>
        </w:rPr>
        <w:t>is</w:t>
      </w:r>
      <w:r w:rsidR="00665AEB" w:rsidRPr="00665AEB">
        <w:rPr>
          <w:rFonts w:ascii="Times New Roman" w:hAnsi="Times New Roman" w:cs="Times New Roman" w:hint="eastAsia"/>
          <w:sz w:val="24"/>
          <w:szCs w:val="24"/>
        </w:rPr>
        <w:t xml:space="preserve"> uneven. </w:t>
      </w:r>
      <w:r w:rsidR="00711CF0">
        <w:rPr>
          <w:rFonts w:ascii="Times New Roman" w:hAnsi="Times New Roman" w:cs="Times New Roman" w:hint="eastAsia"/>
          <w:sz w:val="24"/>
          <w:szCs w:val="24"/>
        </w:rPr>
        <w:t>The average strip overlap is 30%, and the median point density is 6.7 point/m</w:t>
      </w:r>
      <w:r w:rsidR="00711CF0" w:rsidRPr="007D5188">
        <w:rPr>
          <w:rFonts w:ascii="Times New Roman" w:hAnsi="Times New Roman" w:cs="Times New Roman" w:hint="eastAsia"/>
          <w:sz w:val="24"/>
          <w:szCs w:val="24"/>
          <w:vertAlign w:val="superscript"/>
        </w:rPr>
        <w:t>2</w:t>
      </w:r>
      <w:r w:rsidR="00711CF0">
        <w:rPr>
          <w:rFonts w:ascii="Times New Roman" w:hAnsi="Times New Roman" w:cs="Times New Roman" w:hint="eastAsia"/>
          <w:sz w:val="24"/>
          <w:szCs w:val="24"/>
        </w:rPr>
        <w:t>. Point density varies considerably over the whole block depending on the overlap, but in the regions covered by only one strip, the mean point density is 4 point/m</w:t>
      </w:r>
      <w:r w:rsidR="00711CF0" w:rsidRPr="007D5188">
        <w:rPr>
          <w:rFonts w:ascii="Times New Roman" w:hAnsi="Times New Roman" w:cs="Times New Roman" w:hint="eastAsia"/>
          <w:sz w:val="24"/>
          <w:szCs w:val="24"/>
          <w:vertAlign w:val="superscript"/>
        </w:rPr>
        <w:t>2</w:t>
      </w:r>
      <w:r w:rsidR="00711CF0">
        <w:rPr>
          <w:rFonts w:ascii="Times New Roman" w:hAnsi="Times New Roman" w:cs="Times New Roman" w:hint="eastAsia"/>
          <w:sz w:val="24"/>
          <w:szCs w:val="24"/>
        </w:rPr>
        <w:t xml:space="preserve">. </w:t>
      </w:r>
    </w:p>
    <w:p w:rsidR="00665AEB" w:rsidRPr="00665AEB" w:rsidRDefault="00665AEB" w:rsidP="00665AEB">
      <w:pPr>
        <w:spacing w:line="300" w:lineRule="auto"/>
        <w:rPr>
          <w:rFonts w:ascii="Times New Roman" w:hAnsi="Times New Roman" w:cs="Times New Roman"/>
          <w:sz w:val="24"/>
          <w:szCs w:val="24"/>
        </w:rPr>
      </w:pPr>
      <w:r w:rsidRPr="00665AEB">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Pr="00665AEB">
        <w:rPr>
          <w:rFonts w:ascii="Times New Roman" w:hAnsi="Times New Roman" w:cs="Times New Roman" w:hint="eastAsia"/>
          <w:sz w:val="24"/>
          <w:szCs w:val="24"/>
        </w:rPr>
        <w:t xml:space="preserve">The above data is </w:t>
      </w:r>
      <w:r w:rsidR="00EC0669">
        <w:rPr>
          <w:rFonts w:ascii="Times New Roman" w:hAnsi="Times New Roman" w:cs="Times New Roman"/>
          <w:sz w:val="24"/>
          <w:szCs w:val="24"/>
        </w:rPr>
        <w:t>airborne</w:t>
      </w:r>
      <w:r>
        <w:rPr>
          <w:rFonts w:ascii="Times New Roman" w:hAnsi="Times New Roman" w:cs="Times New Roman" w:hint="eastAsia"/>
          <w:sz w:val="24"/>
          <w:szCs w:val="24"/>
        </w:rPr>
        <w:t xml:space="preserve"> point clouds, </w:t>
      </w:r>
      <w:r w:rsidRPr="00665AEB">
        <w:rPr>
          <w:rFonts w:ascii="Times New Roman" w:hAnsi="Times New Roman" w:cs="Times New Roman"/>
          <w:sz w:val="24"/>
          <w:szCs w:val="24"/>
        </w:rPr>
        <w:t>obtained by a Leica ALS50 system with a</w:t>
      </w:r>
      <w:r w:rsidRPr="00665AEB">
        <w:rPr>
          <w:rFonts w:ascii="Times New Roman" w:hAnsi="Times New Roman" w:cs="Times New Roman" w:hint="eastAsia"/>
          <w:sz w:val="24"/>
          <w:szCs w:val="24"/>
        </w:rPr>
        <w:t xml:space="preserve"> </w:t>
      </w:r>
      <w:r w:rsidRPr="00665AEB">
        <w:rPr>
          <w:rFonts w:ascii="Times New Roman" w:hAnsi="Times New Roman" w:cs="Times New Roman"/>
          <w:sz w:val="24"/>
          <w:szCs w:val="24"/>
        </w:rPr>
        <w:t>mean flying height of 500 m above the ground and a 45◦ field</w:t>
      </w:r>
      <w:r>
        <w:rPr>
          <w:rFonts w:ascii="Times New Roman" w:hAnsi="Times New Roman" w:cs="Times New Roman" w:hint="eastAsia"/>
          <w:sz w:val="24"/>
          <w:szCs w:val="24"/>
        </w:rPr>
        <w:t xml:space="preserve"> </w:t>
      </w:r>
      <w:r w:rsidRPr="00665AEB">
        <w:rPr>
          <w:rFonts w:ascii="Times New Roman" w:hAnsi="Times New Roman" w:cs="Times New Roman"/>
          <w:sz w:val="24"/>
          <w:szCs w:val="24"/>
        </w:rPr>
        <w:t>of view.</w:t>
      </w:r>
    </w:p>
    <w:p w:rsidR="00665AEB" w:rsidRDefault="00665AEB" w:rsidP="00665AEB">
      <w:pPr>
        <w:spacing w:line="300" w:lineRule="auto"/>
        <w:ind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Scene IV </w:t>
      </w:r>
      <w:r>
        <w:rPr>
          <w:rFonts w:ascii="Times New Roman" w:hAnsi="Times New Roman" w:cs="Times New Roman"/>
          <w:sz w:val="24"/>
          <w:szCs w:val="24"/>
        </w:rPr>
        <w:t>–</w:t>
      </w:r>
      <w:r>
        <w:rPr>
          <w:rFonts w:ascii="Times New Roman" w:hAnsi="Times New Roman" w:cs="Times New Roman" w:hint="eastAsia"/>
          <w:sz w:val="24"/>
          <w:szCs w:val="24"/>
        </w:rPr>
        <w:t xml:space="preserve"> VI: They are parts of the dataset which supplied by</w:t>
      </w:r>
      <w:r>
        <w:rPr>
          <w:rFonts w:ascii="Times New Roman" w:hAnsi="Times New Roman" w:cs="Times New Roman"/>
          <w:sz w:val="24"/>
          <w:szCs w:val="24"/>
        </w:rPr>
        <w:t xml:space="preserve"> </w:t>
      </w:r>
      <w:proofErr w:type="spellStart"/>
      <w:r w:rsidRPr="00665AEB">
        <w:rPr>
          <w:rFonts w:ascii="Times New Roman" w:hAnsi="Times New Roman" w:cs="Times New Roman"/>
          <w:sz w:val="24"/>
          <w:szCs w:val="24"/>
        </w:rPr>
        <w:t>Eidgenössische</w:t>
      </w:r>
      <w:proofErr w:type="spellEnd"/>
      <w:r w:rsidRPr="00665AEB">
        <w:rPr>
          <w:rFonts w:ascii="Times New Roman" w:hAnsi="Times New Roman" w:cs="Times New Roman"/>
          <w:sz w:val="24"/>
          <w:szCs w:val="24"/>
        </w:rPr>
        <w:t xml:space="preserve"> </w:t>
      </w:r>
      <w:proofErr w:type="spellStart"/>
      <w:r w:rsidRPr="00665AEB">
        <w:rPr>
          <w:rFonts w:ascii="Times New Roman" w:hAnsi="Times New Roman" w:cs="Times New Roman"/>
          <w:sz w:val="24"/>
          <w:szCs w:val="24"/>
        </w:rPr>
        <w:t>Technische</w:t>
      </w:r>
      <w:proofErr w:type="spellEnd"/>
      <w:r w:rsidRPr="00665AEB">
        <w:rPr>
          <w:rFonts w:ascii="Times New Roman" w:hAnsi="Times New Roman" w:cs="Times New Roman"/>
          <w:sz w:val="24"/>
          <w:szCs w:val="24"/>
        </w:rPr>
        <w:t xml:space="preserve"> </w:t>
      </w:r>
      <w:proofErr w:type="spellStart"/>
      <w:r w:rsidRPr="00665AEB">
        <w:rPr>
          <w:rFonts w:ascii="Times New Roman" w:hAnsi="Times New Roman" w:cs="Times New Roman"/>
          <w:sz w:val="24"/>
          <w:szCs w:val="24"/>
        </w:rPr>
        <w:t>Hoheschule</w:t>
      </w:r>
      <w:proofErr w:type="spellEnd"/>
      <w:r w:rsidRPr="00665AEB">
        <w:rPr>
          <w:rFonts w:ascii="Times New Roman" w:hAnsi="Times New Roman" w:cs="Times New Roman"/>
          <w:sz w:val="24"/>
          <w:szCs w:val="24"/>
        </w:rPr>
        <w:t xml:space="preserve"> Zürich</w:t>
      </w:r>
      <w:r>
        <w:rPr>
          <w:rFonts w:ascii="Times New Roman" w:hAnsi="Times New Roman" w:cs="Times New Roman" w:hint="eastAsia"/>
          <w:sz w:val="24"/>
          <w:szCs w:val="24"/>
        </w:rPr>
        <w:t xml:space="preserve">. As they are </w:t>
      </w:r>
      <w:r>
        <w:rPr>
          <w:rFonts w:ascii="Times New Roman" w:hAnsi="Times New Roman" w:cs="Times New Roman"/>
          <w:sz w:val="24"/>
          <w:szCs w:val="24"/>
        </w:rPr>
        <w:t>ground point clouds</w:t>
      </w:r>
      <w:r>
        <w:rPr>
          <w:rFonts w:ascii="Times New Roman" w:hAnsi="Times New Roman" w:cs="Times New Roman" w:hint="eastAsia"/>
          <w:sz w:val="24"/>
          <w:szCs w:val="24"/>
        </w:rPr>
        <w:t xml:space="preserve">, the point density is uneven. The point clouds of the scenes are classified to </w:t>
      </w:r>
      <w:r w:rsidRPr="00665AEB">
        <w:rPr>
          <w:rFonts w:ascii="Times New Roman" w:hAnsi="Times New Roman" w:cs="Times New Roman"/>
          <w:sz w:val="24"/>
          <w:szCs w:val="24"/>
        </w:rPr>
        <w:t>natural terrain, high vegetation, low vegetation, buildings, hard scape, scanning artifacts, and cars</w:t>
      </w:r>
      <w:r>
        <w:rPr>
          <w:rFonts w:ascii="Times New Roman" w:hAnsi="Times New Roman" w:cs="Times New Roman" w:hint="eastAsia"/>
          <w:sz w:val="24"/>
          <w:szCs w:val="24"/>
        </w:rPr>
        <w:t>.</w:t>
      </w:r>
    </w:p>
    <w:p w:rsidR="00A3160B" w:rsidRDefault="00D37A71">
      <w:pPr>
        <w:spacing w:line="300" w:lineRule="auto"/>
      </w:pPr>
      <w:r>
        <w:rPr>
          <w:rFonts w:ascii="Times New Roman" w:hAnsi="Times New Roman" w:cs="Times New Roman"/>
          <w:b/>
          <w:sz w:val="24"/>
          <w:szCs w:val="24"/>
        </w:rPr>
        <w:t>B</w:t>
      </w:r>
      <w:r>
        <w:rPr>
          <w:rFonts w:ascii="Times New Roman" w:hAnsi="Times New Roman" w:cs="Times New Roman"/>
          <w:b/>
          <w:sz w:val="24"/>
          <w:szCs w:val="24"/>
        </w:rPr>
        <w:t>．</w:t>
      </w:r>
      <w:r>
        <w:rPr>
          <w:rFonts w:ascii="Times New Roman" w:hAnsi="Times New Roman" w:cs="Times New Roman"/>
          <w:b/>
          <w:sz w:val="24"/>
          <w:szCs w:val="24"/>
        </w:rPr>
        <w:t>Cla</w:t>
      </w:r>
      <w:r w:rsidR="00843D12">
        <w:rPr>
          <w:rFonts w:ascii="Times New Roman" w:hAnsi="Times New Roman" w:cs="Times New Roman"/>
          <w:b/>
          <w:sz w:val="24"/>
          <w:szCs w:val="24"/>
        </w:rPr>
        <w:t xml:space="preserve">ssification results of </w:t>
      </w:r>
      <w:r w:rsidR="00EC0669" w:rsidRPr="00EC0669">
        <w:rPr>
          <w:rFonts w:ascii="Times New Roman" w:hAnsi="Times New Roman" w:cs="Times New Roman"/>
          <w:b/>
          <w:sz w:val="24"/>
          <w:szCs w:val="24"/>
        </w:rPr>
        <w:t>airborne</w:t>
      </w:r>
      <w:r w:rsidR="00EC0669" w:rsidRPr="00EC0669">
        <w:rPr>
          <w:rFonts w:ascii="Times New Roman" w:hAnsi="Times New Roman" w:cs="Times New Roman" w:hint="eastAsia"/>
          <w:b/>
          <w:sz w:val="24"/>
          <w:szCs w:val="24"/>
        </w:rPr>
        <w:t xml:space="preserve"> point clouds</w:t>
      </w:r>
    </w:p>
    <w:p w:rsidR="00BC7442" w:rsidRDefault="00BC7442" w:rsidP="00BC744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For scene I and II,</w:t>
      </w:r>
      <w:r>
        <w:rPr>
          <w:rFonts w:ascii="Times New Roman" w:hAnsi="Times New Roman" w:cs="Times New Roman"/>
          <w:sz w:val="24"/>
          <w:szCs w:val="24"/>
        </w:rPr>
        <w:t xml:space="preserve"> </w:t>
      </w:r>
      <w:r>
        <w:rPr>
          <w:rFonts w:ascii="Times New Roman" w:hAnsi="Times New Roman" w:cs="Times New Roman" w:hint="eastAsia"/>
          <w:sz w:val="24"/>
          <w:szCs w:val="24"/>
        </w:rPr>
        <w:t>t</w:t>
      </w:r>
      <w:r w:rsidR="009259AB">
        <w:rPr>
          <w:rFonts w:ascii="Times New Roman" w:hAnsi="Times New Roman" w:cs="Times New Roman" w:hint="eastAsia"/>
          <w:sz w:val="24"/>
          <w:szCs w:val="24"/>
        </w:rPr>
        <w:t xml:space="preserve">he same features, cluster method, training and test data </w:t>
      </w:r>
      <w:r w:rsidR="00843D12">
        <w:rPr>
          <w:rFonts w:ascii="Times New Roman" w:hAnsi="Times New Roman" w:cs="Times New Roman" w:hint="eastAsia"/>
          <w:sz w:val="24"/>
          <w:szCs w:val="24"/>
        </w:rPr>
        <w:t xml:space="preserve">are used as </w:t>
      </w:r>
      <w:ins w:id="806" w:author="User" w:date="2016-11-07T23:24:00Z">
        <w:r w:rsidR="00F7476A" w:rsidRPr="00F7476A">
          <w:rPr>
            <w:rFonts w:ascii="Times New Roman" w:hAnsi="Times New Roman" w:cs="Times New Roman"/>
            <w:sz w:val="24"/>
            <w:szCs w:val="24"/>
          </w:rPr>
          <w:t>mention</w:t>
        </w:r>
        <w:r w:rsidR="00F7476A">
          <w:rPr>
            <w:rFonts w:ascii="Times New Roman" w:hAnsi="Times New Roman" w:cs="Times New Roman" w:hint="eastAsia"/>
            <w:sz w:val="24"/>
            <w:szCs w:val="24"/>
          </w:rPr>
          <w:t>ed</w:t>
        </w:r>
        <w:r w:rsidR="00F7476A" w:rsidRPr="00F7476A">
          <w:rPr>
            <w:rFonts w:ascii="Times New Roman" w:hAnsi="Times New Roman" w:cs="Times New Roman" w:hint="eastAsia"/>
            <w:sz w:val="24"/>
            <w:szCs w:val="24"/>
          </w:rPr>
          <w:t xml:space="preserve"> </w:t>
        </w:r>
      </w:ins>
      <w:ins w:id="807" w:author="User" w:date="2016-11-07T23:23:00Z">
        <w:r w:rsidR="00F7476A">
          <w:rPr>
            <w:rFonts w:ascii="Times New Roman" w:hAnsi="Times New Roman" w:cs="Times New Roman" w:hint="eastAsia"/>
            <w:sz w:val="24"/>
            <w:szCs w:val="24"/>
          </w:rPr>
          <w:t xml:space="preserve">in </w:t>
        </w:r>
      </w:ins>
      <w:r w:rsidR="00843D12">
        <w:rPr>
          <w:rFonts w:ascii="Times New Roman" w:hAnsi="Times New Roman" w:cs="Times New Roman" w:hint="eastAsia"/>
          <w:sz w:val="24"/>
          <w:szCs w:val="24"/>
        </w:rPr>
        <w:t>[18].</w:t>
      </w:r>
      <w:r w:rsidR="00843D12">
        <w:rPr>
          <w:rFonts w:ascii="Times New Roman" w:hAnsi="Times New Roman" w:cs="Times New Roman"/>
          <w:sz w:val="24"/>
          <w:szCs w:val="24"/>
        </w:rPr>
        <w:t xml:space="preserve"> </w:t>
      </w:r>
      <w:r>
        <w:rPr>
          <w:rFonts w:ascii="Times New Roman" w:hAnsi="Times New Roman" w:cs="Times New Roman"/>
          <w:sz w:val="24"/>
          <w:szCs w:val="24"/>
        </w:rPr>
        <w:t>F</w:t>
      </w:r>
      <w:r>
        <w:rPr>
          <w:rFonts w:ascii="Times New Roman" w:hAnsi="Times New Roman" w:cs="Times New Roman" w:hint="eastAsia"/>
          <w:sz w:val="24"/>
          <w:szCs w:val="24"/>
        </w:rPr>
        <w:t xml:space="preserve">or scene III, </w:t>
      </w:r>
      <w:del w:id="808" w:author="User" w:date="2016-11-07T23:24:00Z">
        <w:r w:rsidDel="00F7476A">
          <w:rPr>
            <w:rFonts w:ascii="Times New Roman" w:hAnsi="Times New Roman" w:cs="Times New Roman" w:hint="eastAsia"/>
            <w:sz w:val="24"/>
            <w:szCs w:val="24"/>
          </w:rPr>
          <w:delText xml:space="preserve">besides </w:delText>
        </w:r>
      </w:del>
      <w:del w:id="809" w:author="User" w:date="2016-11-07T23:27:00Z">
        <w:r w:rsidDel="00F7476A">
          <w:rPr>
            <w:rFonts w:ascii="Times New Roman" w:hAnsi="Times New Roman" w:cs="Times New Roman" w:hint="eastAsia"/>
            <w:sz w:val="24"/>
            <w:szCs w:val="24"/>
          </w:rPr>
          <w:delText>the mulit-</w:delText>
        </w:r>
      </w:del>
      <w:del w:id="810" w:author="User" w:date="2016-11-07T23:25:00Z">
        <w:r w:rsidDel="00F7476A">
          <w:rPr>
            <w:rFonts w:ascii="Times New Roman" w:hAnsi="Times New Roman" w:cs="Times New Roman" w:hint="eastAsia"/>
            <w:sz w:val="24"/>
            <w:szCs w:val="24"/>
          </w:rPr>
          <w:delText xml:space="preserve">layers </w:delText>
        </w:r>
      </w:del>
      <w:del w:id="811" w:author="User" w:date="2016-11-07T23:27:00Z">
        <w:r w:rsidDel="00F7476A">
          <w:rPr>
            <w:rFonts w:ascii="Times New Roman" w:hAnsi="Times New Roman" w:cs="Times New Roman" w:hint="eastAsia"/>
            <w:sz w:val="24"/>
            <w:szCs w:val="24"/>
          </w:rPr>
          <w:delText>cluster,</w:delText>
        </w:r>
      </w:del>
      <w:r>
        <w:rPr>
          <w:rFonts w:ascii="Times New Roman" w:hAnsi="Times New Roman" w:cs="Times New Roman" w:hint="eastAsia"/>
          <w:sz w:val="24"/>
          <w:szCs w:val="24"/>
        </w:rPr>
        <w:t xml:space="preserve"> </w:t>
      </w:r>
      <w:ins w:id="812" w:author="User" w:date="2016-11-08T00:24:00Z">
        <w:r w:rsidR="00BF4016">
          <w:rPr>
            <w:rFonts w:ascii="Times New Roman" w:hAnsi="Times New Roman" w:cs="Times New Roman" w:hint="eastAsia"/>
            <w:sz w:val="24"/>
            <w:szCs w:val="24"/>
          </w:rPr>
          <w:t>point clouds</w:t>
        </w:r>
      </w:ins>
      <w:ins w:id="813" w:author="User" w:date="2016-11-07T23:28:00Z">
        <w:r w:rsidR="00F7476A">
          <w:rPr>
            <w:rFonts w:ascii="Times New Roman" w:hAnsi="Times New Roman" w:cs="Times New Roman" w:hint="eastAsia"/>
            <w:sz w:val="24"/>
            <w:szCs w:val="24"/>
          </w:rPr>
          <w:t xml:space="preserve"> </w:t>
        </w:r>
      </w:ins>
      <w:ins w:id="814" w:author="User" w:date="2016-11-08T00:24:00Z">
        <w:r w:rsidR="00BF4016">
          <w:rPr>
            <w:rFonts w:ascii="Times New Roman" w:hAnsi="Times New Roman" w:cs="Times New Roman" w:hint="eastAsia"/>
            <w:sz w:val="24"/>
            <w:szCs w:val="24"/>
          </w:rPr>
          <w:t xml:space="preserve">are </w:t>
        </w:r>
      </w:ins>
      <w:ins w:id="815" w:author="User" w:date="2016-11-07T23:28:00Z">
        <w:r w:rsidR="00F7476A">
          <w:rPr>
            <w:rFonts w:ascii="Times New Roman" w:hAnsi="Times New Roman" w:cs="Times New Roman" w:hint="eastAsia"/>
            <w:sz w:val="24"/>
            <w:szCs w:val="24"/>
          </w:rPr>
          <w:t>clustered to multi-level clusters with the</w:t>
        </w:r>
      </w:ins>
      <w:ins w:id="816" w:author="User" w:date="2016-11-07T23:27:00Z">
        <w:r w:rsidR="00F7476A">
          <w:rPr>
            <w:rFonts w:ascii="Times New Roman" w:hAnsi="Times New Roman" w:cs="Times New Roman" w:hint="eastAsia"/>
            <w:sz w:val="24"/>
            <w:szCs w:val="24"/>
          </w:rPr>
          <w:t xml:space="preserve"> sizes 60,120,240. </w:t>
        </w:r>
      </w:ins>
      <w:ins w:id="817" w:author="User" w:date="2016-11-07T23:29:00Z">
        <w:r w:rsidR="00F7476A">
          <w:rPr>
            <w:rFonts w:ascii="Times New Roman" w:hAnsi="Times New Roman" w:cs="Times New Roman" w:hint="eastAsia"/>
            <w:sz w:val="24"/>
            <w:szCs w:val="24"/>
          </w:rPr>
          <w:t xml:space="preserve">The points of the </w:t>
        </w:r>
      </w:ins>
      <w:r>
        <w:rPr>
          <w:rFonts w:ascii="Times New Roman" w:hAnsi="Times New Roman" w:cs="Times New Roman" w:hint="eastAsia"/>
          <w:sz w:val="24"/>
          <w:szCs w:val="24"/>
        </w:rPr>
        <w:t xml:space="preserve">70% of the clusters </w:t>
      </w:r>
      <w:ins w:id="818" w:author="User" w:date="2016-11-07T23:29:00Z">
        <w:r w:rsidR="00F7476A">
          <w:rPr>
            <w:rFonts w:ascii="Times New Roman" w:hAnsi="Times New Roman" w:cs="Times New Roman" w:hint="eastAsia"/>
            <w:sz w:val="24"/>
            <w:szCs w:val="24"/>
          </w:rPr>
          <w:t>belong</w:t>
        </w:r>
      </w:ins>
      <w:ins w:id="819" w:author="User" w:date="2016-11-08T04:38:00Z">
        <w:r w:rsidR="008A4ECD">
          <w:rPr>
            <w:rFonts w:ascii="Times New Roman" w:hAnsi="Times New Roman" w:cs="Times New Roman" w:hint="eastAsia"/>
            <w:sz w:val="24"/>
            <w:szCs w:val="24"/>
          </w:rPr>
          <w:t>ing</w:t>
        </w:r>
      </w:ins>
      <w:ins w:id="820" w:author="User" w:date="2016-11-07T23:29:00Z">
        <w:r w:rsidR="00F7476A">
          <w:rPr>
            <w:rFonts w:ascii="Times New Roman" w:hAnsi="Times New Roman" w:cs="Times New Roman" w:hint="eastAsia"/>
            <w:sz w:val="24"/>
            <w:szCs w:val="24"/>
          </w:rPr>
          <w:t xml:space="preserve"> to the size </w:t>
        </w:r>
      </w:ins>
      <w:ins w:id="821" w:author="User" w:date="2016-11-08T04:38:00Z">
        <w:r w:rsidR="008A4ECD">
          <w:rPr>
            <w:rFonts w:ascii="Times New Roman" w:hAnsi="Times New Roman" w:cs="Times New Roman" w:hint="eastAsia"/>
            <w:sz w:val="24"/>
            <w:szCs w:val="24"/>
          </w:rPr>
          <w:t xml:space="preserve">level </w:t>
        </w:r>
      </w:ins>
      <w:ins w:id="822" w:author="User" w:date="2016-11-07T23:29:00Z">
        <w:r w:rsidR="00F7476A">
          <w:rPr>
            <w:rFonts w:ascii="Times New Roman" w:hAnsi="Times New Roman" w:cs="Times New Roman" w:hint="eastAsia"/>
            <w:sz w:val="24"/>
            <w:szCs w:val="24"/>
          </w:rPr>
          <w:t xml:space="preserve">of 240 </w:t>
        </w:r>
      </w:ins>
      <w:r>
        <w:rPr>
          <w:rFonts w:ascii="Times New Roman" w:hAnsi="Times New Roman" w:cs="Times New Roman" w:hint="eastAsia"/>
          <w:sz w:val="24"/>
          <w:szCs w:val="24"/>
        </w:rPr>
        <w:t xml:space="preserve">are </w:t>
      </w:r>
      <w:del w:id="823" w:author="User" w:date="2016-11-08T03:09:00Z">
        <w:r w:rsidDel="007C6C7F">
          <w:rPr>
            <w:rFonts w:ascii="Times New Roman" w:hAnsi="Times New Roman" w:cs="Times New Roman" w:hint="eastAsia"/>
            <w:sz w:val="24"/>
            <w:szCs w:val="24"/>
          </w:rPr>
          <w:delText xml:space="preserve">used </w:delText>
        </w:r>
      </w:del>
      <w:ins w:id="824" w:author="User" w:date="2016-11-08T03:09:00Z">
        <w:r w:rsidR="007C6C7F">
          <w:rPr>
            <w:rFonts w:ascii="Times New Roman" w:hAnsi="Times New Roman" w:cs="Times New Roman" w:hint="eastAsia"/>
            <w:sz w:val="24"/>
            <w:szCs w:val="24"/>
          </w:rPr>
          <w:t>random</w:t>
        </w:r>
      </w:ins>
      <w:ins w:id="825" w:author="User" w:date="2016-11-08T03:10:00Z">
        <w:r w:rsidR="007C6C7F">
          <w:rPr>
            <w:rFonts w:ascii="Times New Roman" w:hAnsi="Times New Roman" w:cs="Times New Roman" w:hint="eastAsia"/>
            <w:sz w:val="24"/>
            <w:szCs w:val="24"/>
          </w:rPr>
          <w:t>ly</w:t>
        </w:r>
      </w:ins>
      <w:ins w:id="826" w:author="User" w:date="2016-11-08T03:09:00Z">
        <w:r w:rsidR="007C6C7F">
          <w:rPr>
            <w:rFonts w:ascii="Times New Roman" w:hAnsi="Times New Roman" w:cs="Times New Roman" w:hint="eastAsia"/>
            <w:sz w:val="24"/>
            <w:szCs w:val="24"/>
          </w:rPr>
          <w:t xml:space="preserve"> selected </w:t>
        </w:r>
      </w:ins>
      <w:r>
        <w:rPr>
          <w:rFonts w:ascii="Times New Roman" w:hAnsi="Times New Roman" w:cs="Times New Roman" w:hint="eastAsia"/>
          <w:sz w:val="24"/>
          <w:szCs w:val="24"/>
        </w:rPr>
        <w:t>for training and the other 30% are used for testing.</w:t>
      </w:r>
      <w:del w:id="827" w:author="User" w:date="2016-11-07T23:27:00Z">
        <w:r w:rsidDel="00F7476A">
          <w:rPr>
            <w:rFonts w:ascii="Times New Roman" w:hAnsi="Times New Roman" w:cs="Times New Roman" w:hint="eastAsia"/>
            <w:sz w:val="24"/>
            <w:szCs w:val="24"/>
          </w:rPr>
          <w:delText xml:space="preserve"> </w:delText>
        </w:r>
        <w:r w:rsidDel="00F7476A">
          <w:rPr>
            <w:rFonts w:ascii="Times New Roman" w:hAnsi="Times New Roman" w:cs="Times New Roman"/>
            <w:sz w:val="24"/>
            <w:szCs w:val="24"/>
          </w:rPr>
          <w:delText>T</w:delText>
        </w:r>
        <w:r w:rsidDel="00F7476A">
          <w:rPr>
            <w:rFonts w:ascii="Times New Roman" w:hAnsi="Times New Roman" w:cs="Times New Roman" w:hint="eastAsia"/>
            <w:sz w:val="24"/>
            <w:szCs w:val="24"/>
          </w:rPr>
          <w:delText>he sizes of point clusters are set as 60,120,240</w:delText>
        </w:r>
      </w:del>
      <w:r>
        <w:rPr>
          <w:rFonts w:ascii="Times New Roman" w:hAnsi="Times New Roman" w:cs="Times New Roman" w:hint="eastAsia"/>
          <w:sz w:val="24"/>
          <w:szCs w:val="24"/>
        </w:rPr>
        <w:t xml:space="preserve">. </w:t>
      </w:r>
    </w:p>
    <w:p w:rsidR="00DF3AC1" w:rsidRDefault="00843D12" w:rsidP="00E3784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2 shows </w:t>
      </w:r>
      <w:r w:rsidR="008B3DA2">
        <w:rPr>
          <w:rFonts w:ascii="Times New Roman" w:hAnsi="Times New Roman" w:cs="Times New Roman" w:hint="eastAsia"/>
          <w:sz w:val="24"/>
          <w:szCs w:val="24"/>
        </w:rPr>
        <w:t xml:space="preserve">the </w:t>
      </w:r>
      <w:r w:rsidR="00BC7442">
        <w:rPr>
          <w:rFonts w:ascii="Times New Roman" w:hAnsi="Times New Roman" w:cs="Times New Roman" w:hint="eastAsia"/>
          <w:sz w:val="24"/>
          <w:szCs w:val="24"/>
        </w:rPr>
        <w:t xml:space="preserve">number of </w:t>
      </w:r>
      <w:r>
        <w:rPr>
          <w:rFonts w:ascii="Times New Roman" w:hAnsi="Times New Roman" w:cs="Times New Roman" w:hint="eastAsia"/>
          <w:sz w:val="24"/>
          <w:szCs w:val="24"/>
        </w:rPr>
        <w:t>the point and point cluster in the training and testing data</w:t>
      </w:r>
      <w:ins w:id="828" w:author="User" w:date="2016-11-07T23:31:00Z">
        <w:r w:rsidR="006B0430">
          <w:rPr>
            <w:rFonts w:ascii="Times New Roman" w:hAnsi="Times New Roman" w:cs="Times New Roman" w:hint="eastAsia"/>
            <w:sz w:val="24"/>
            <w:szCs w:val="24"/>
          </w:rPr>
          <w:t xml:space="preserve"> for scene I-III</w:t>
        </w:r>
      </w:ins>
      <w:r>
        <w:rPr>
          <w:rFonts w:ascii="Times New Roman" w:hAnsi="Times New Roman" w:cs="Times New Roman" w:hint="eastAsia"/>
          <w:sz w:val="24"/>
          <w:szCs w:val="24"/>
        </w:rPr>
        <w:t>.</w:t>
      </w:r>
      <w:r w:rsidR="00BC7442" w:rsidRPr="00BC7442">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Table </w:t>
      </w:r>
      <w:r w:rsidR="00BC7442">
        <w:rPr>
          <w:rFonts w:ascii="Times New Roman" w:hAnsi="Times New Roman" w:cs="Times New Roman" w:hint="eastAsia"/>
          <w:sz w:val="24"/>
          <w:szCs w:val="24"/>
        </w:rPr>
        <w:t>3</w:t>
      </w:r>
      <w:r>
        <w:rPr>
          <w:rFonts w:ascii="Times New Roman" w:hAnsi="Times New Roman" w:cs="Times New Roman" w:hint="eastAsia"/>
          <w:sz w:val="24"/>
          <w:szCs w:val="24"/>
        </w:rPr>
        <w:t xml:space="preserve"> shows the accuracy of the </w:t>
      </w:r>
      <w:r>
        <w:rPr>
          <w:rFonts w:ascii="Times New Roman" w:hAnsi="Times New Roman" w:cs="Times New Roman"/>
          <w:sz w:val="24"/>
          <w:szCs w:val="24"/>
        </w:rPr>
        <w:t>classification</w:t>
      </w:r>
      <w:ins w:id="829" w:author="User" w:date="2016-11-07T23:31:00Z">
        <w:r w:rsidR="006B0430">
          <w:rPr>
            <w:rFonts w:ascii="Times New Roman" w:hAnsi="Times New Roman" w:cs="Times New Roman" w:hint="eastAsia"/>
            <w:sz w:val="24"/>
            <w:szCs w:val="24"/>
          </w:rPr>
          <w:t xml:space="preserve"> </w:t>
        </w:r>
      </w:ins>
      <w:ins w:id="830" w:author="User" w:date="2016-11-07T23:32:00Z">
        <w:r w:rsidR="006B0430">
          <w:rPr>
            <w:rFonts w:ascii="Times New Roman" w:hAnsi="Times New Roman" w:cs="Times New Roman" w:hint="eastAsia"/>
            <w:sz w:val="24"/>
            <w:szCs w:val="24"/>
          </w:rPr>
          <w:t>of the three scenes</w:t>
        </w:r>
      </w:ins>
      <w:r>
        <w:rPr>
          <w:rFonts w:ascii="Times New Roman" w:hAnsi="Times New Roman" w:cs="Times New Roman" w:hint="eastAsia"/>
          <w:sz w:val="24"/>
          <w:szCs w:val="24"/>
        </w:rPr>
        <w:t xml:space="preserve">. Fig. </w:t>
      </w:r>
      <w:del w:id="831" w:author="User" w:date="2016-11-07T23:35:00Z">
        <w:r w:rsidDel="006B0430">
          <w:rPr>
            <w:rFonts w:ascii="Times New Roman" w:hAnsi="Times New Roman" w:cs="Times New Roman" w:hint="eastAsia"/>
            <w:sz w:val="24"/>
            <w:szCs w:val="24"/>
          </w:rPr>
          <w:delText>3</w:delText>
        </w:r>
      </w:del>
      <w:ins w:id="832" w:author="User" w:date="2016-11-07T23:35:00Z">
        <w:r w:rsidR="006B0430">
          <w:rPr>
            <w:rFonts w:ascii="Times New Roman" w:hAnsi="Times New Roman" w:cs="Times New Roman" w:hint="eastAsia"/>
            <w:sz w:val="24"/>
            <w:szCs w:val="24"/>
          </w:rPr>
          <w:t>2</w:t>
        </w:r>
      </w:ins>
      <w:r w:rsidR="00BC7442">
        <w:rPr>
          <w:rFonts w:ascii="Times New Roman" w:hAnsi="Times New Roman" w:cs="Times New Roman" w:hint="eastAsia"/>
          <w:sz w:val="24"/>
          <w:szCs w:val="24"/>
        </w:rPr>
        <w:t>-</w:t>
      </w:r>
      <w:del w:id="833" w:author="User" w:date="2016-11-07T23:35:00Z">
        <w:r w:rsidR="00BC7442" w:rsidDel="006B0430">
          <w:rPr>
            <w:rFonts w:ascii="Times New Roman" w:hAnsi="Times New Roman" w:cs="Times New Roman" w:hint="eastAsia"/>
            <w:sz w:val="24"/>
            <w:szCs w:val="24"/>
          </w:rPr>
          <w:delText>5</w:delText>
        </w:r>
        <w:r w:rsidDel="006B0430">
          <w:rPr>
            <w:rFonts w:ascii="Times New Roman" w:hAnsi="Times New Roman" w:cs="Times New Roman" w:hint="eastAsia"/>
            <w:sz w:val="24"/>
            <w:szCs w:val="24"/>
          </w:rPr>
          <w:delText xml:space="preserve"> </w:delText>
        </w:r>
      </w:del>
      <w:ins w:id="834" w:author="User" w:date="2016-11-07T23:35:00Z">
        <w:r w:rsidR="006B0430">
          <w:rPr>
            <w:rFonts w:ascii="Times New Roman" w:hAnsi="Times New Roman" w:cs="Times New Roman" w:hint="eastAsia"/>
            <w:sz w:val="24"/>
            <w:szCs w:val="24"/>
          </w:rPr>
          <w:t xml:space="preserve">4 </w:t>
        </w:r>
      </w:ins>
      <w:r>
        <w:rPr>
          <w:rFonts w:ascii="Times New Roman" w:hAnsi="Times New Roman" w:cs="Times New Roman" w:hint="eastAsia"/>
          <w:sz w:val="24"/>
          <w:szCs w:val="24"/>
        </w:rPr>
        <w:t>shows the training data, testing data and results</w:t>
      </w:r>
      <w:r w:rsidR="00BC7442">
        <w:rPr>
          <w:rFonts w:ascii="Times New Roman" w:hAnsi="Times New Roman" w:cs="Times New Roman" w:hint="eastAsia"/>
          <w:sz w:val="24"/>
          <w:szCs w:val="24"/>
        </w:rPr>
        <w:t xml:space="preserve"> of the three scenes</w:t>
      </w:r>
      <w:r>
        <w:rPr>
          <w:rFonts w:ascii="Times New Roman" w:hAnsi="Times New Roman" w:cs="Times New Roman" w:hint="eastAsia"/>
          <w:sz w:val="24"/>
          <w:szCs w:val="24"/>
        </w:rPr>
        <w:t>. In the Fig.</w:t>
      </w:r>
      <w:r w:rsidR="00BC7442" w:rsidRPr="00BC7442">
        <w:rPr>
          <w:rFonts w:ascii="Times New Roman" w:hAnsi="Times New Roman" w:cs="Times New Roman" w:hint="eastAsia"/>
          <w:sz w:val="24"/>
          <w:szCs w:val="24"/>
        </w:rPr>
        <w:t xml:space="preserve"> </w:t>
      </w:r>
      <w:del w:id="835" w:author="User" w:date="2016-11-07T23:35:00Z">
        <w:r w:rsidR="00BC7442" w:rsidDel="006B0430">
          <w:rPr>
            <w:rFonts w:ascii="Times New Roman" w:hAnsi="Times New Roman" w:cs="Times New Roman" w:hint="eastAsia"/>
            <w:sz w:val="24"/>
            <w:szCs w:val="24"/>
          </w:rPr>
          <w:delText xml:space="preserve">3 </w:delText>
        </w:r>
      </w:del>
      <w:ins w:id="836" w:author="User" w:date="2016-11-07T23:35:00Z">
        <w:r w:rsidR="006B0430">
          <w:rPr>
            <w:rFonts w:ascii="Times New Roman" w:hAnsi="Times New Roman" w:cs="Times New Roman" w:hint="eastAsia"/>
            <w:sz w:val="24"/>
            <w:szCs w:val="24"/>
          </w:rPr>
          <w:t xml:space="preserve">2 </w:t>
        </w:r>
      </w:ins>
      <w:r w:rsidR="00BC7442">
        <w:rPr>
          <w:rFonts w:ascii="Times New Roman" w:hAnsi="Times New Roman" w:cs="Times New Roman" w:hint="eastAsia"/>
          <w:sz w:val="24"/>
          <w:szCs w:val="24"/>
        </w:rPr>
        <w:t xml:space="preserve">and </w:t>
      </w:r>
      <w:del w:id="837" w:author="User" w:date="2016-11-07T23:35:00Z">
        <w:r w:rsidR="00BC7442" w:rsidDel="006B0430">
          <w:rPr>
            <w:rFonts w:ascii="Times New Roman" w:hAnsi="Times New Roman" w:cs="Times New Roman" w:hint="eastAsia"/>
            <w:sz w:val="24"/>
            <w:szCs w:val="24"/>
          </w:rPr>
          <w:delText>4</w:delText>
        </w:r>
      </w:del>
      <w:ins w:id="838" w:author="User" w:date="2016-11-07T23:35:00Z">
        <w:r w:rsidR="006B0430">
          <w:rPr>
            <w:rFonts w:ascii="Times New Roman" w:hAnsi="Times New Roman" w:cs="Times New Roman" w:hint="eastAsia"/>
            <w:sz w:val="24"/>
            <w:szCs w:val="24"/>
          </w:rPr>
          <w:t>3</w:t>
        </w:r>
      </w:ins>
      <w:r w:rsidR="00BC7442">
        <w:rPr>
          <w:rFonts w:ascii="Times New Roman" w:hAnsi="Times New Roman" w:cs="Times New Roman" w:hint="eastAsia"/>
          <w:sz w:val="24"/>
          <w:szCs w:val="24"/>
        </w:rPr>
        <w:t>,</w:t>
      </w:r>
      <w:r>
        <w:rPr>
          <w:rFonts w:ascii="Times New Roman" w:hAnsi="Times New Roman" w:cs="Times New Roman" w:hint="eastAsia"/>
          <w:sz w:val="24"/>
          <w:szCs w:val="24"/>
        </w:rPr>
        <w:t xml:space="preserve"> green points are buildings, blue points are </w:t>
      </w:r>
      <w:r w:rsidR="008B3DA2">
        <w:rPr>
          <w:rFonts w:ascii="Times New Roman" w:hAnsi="Times New Roman" w:cs="Times New Roman" w:hint="eastAsia"/>
          <w:sz w:val="24"/>
          <w:szCs w:val="24"/>
        </w:rPr>
        <w:t>trees</w:t>
      </w:r>
      <w:r w:rsidR="006A24A1">
        <w:rPr>
          <w:rFonts w:ascii="Times New Roman" w:hAnsi="Times New Roman" w:cs="Times New Roman" w:hint="eastAsia"/>
          <w:sz w:val="24"/>
          <w:szCs w:val="24"/>
        </w:rPr>
        <w:t xml:space="preserve"> </w:t>
      </w:r>
      <w:r w:rsidR="006A24A1">
        <w:rPr>
          <w:rFonts w:ascii="Times New Roman" w:hAnsi="Times New Roman" w:cs="Times New Roman"/>
          <w:sz w:val="24"/>
          <w:szCs w:val="24"/>
        </w:rPr>
        <w:t>and red</w:t>
      </w:r>
      <w:r>
        <w:rPr>
          <w:rFonts w:ascii="Times New Roman" w:hAnsi="Times New Roman" w:cs="Times New Roman" w:hint="eastAsia"/>
          <w:sz w:val="24"/>
          <w:szCs w:val="24"/>
        </w:rPr>
        <w:t xml:space="preserve"> points are cars.</w:t>
      </w:r>
      <w:r w:rsidR="00BC7442">
        <w:rPr>
          <w:rFonts w:ascii="Times New Roman" w:hAnsi="Times New Roman" w:cs="Times New Roman" w:hint="eastAsia"/>
          <w:sz w:val="24"/>
          <w:szCs w:val="24"/>
        </w:rPr>
        <w:t xml:space="preserve">  In Fig. </w:t>
      </w:r>
      <w:del w:id="839" w:author="User" w:date="2016-11-07T23:35:00Z">
        <w:r w:rsidR="00BC7442" w:rsidDel="006B0430">
          <w:rPr>
            <w:rFonts w:ascii="Times New Roman" w:hAnsi="Times New Roman" w:cs="Times New Roman" w:hint="eastAsia"/>
            <w:sz w:val="24"/>
            <w:szCs w:val="24"/>
          </w:rPr>
          <w:delText>5</w:delText>
        </w:r>
      </w:del>
      <w:ins w:id="840" w:author="User" w:date="2016-11-07T23:35:00Z">
        <w:r w:rsidR="006B0430">
          <w:rPr>
            <w:rFonts w:ascii="Times New Roman" w:hAnsi="Times New Roman" w:cs="Times New Roman" w:hint="eastAsia"/>
            <w:sz w:val="24"/>
            <w:szCs w:val="24"/>
          </w:rPr>
          <w:t>4</w:t>
        </w:r>
      </w:ins>
      <w:r w:rsidR="00BC7442">
        <w:rPr>
          <w:rFonts w:ascii="Times New Roman" w:hAnsi="Times New Roman" w:cs="Times New Roman" w:hint="eastAsia"/>
          <w:sz w:val="24"/>
          <w:szCs w:val="24"/>
        </w:rPr>
        <w:t xml:space="preserve">, red points are roofs, pink points are </w:t>
      </w:r>
      <w:r w:rsidR="00BC7442">
        <w:rPr>
          <w:rFonts w:ascii="Times New Roman" w:hAnsi="Times New Roman" w:cs="Times New Roman"/>
          <w:sz w:val="24"/>
          <w:szCs w:val="24"/>
        </w:rPr>
        <w:t>facade</w:t>
      </w:r>
      <w:r w:rsidR="00BC7442">
        <w:rPr>
          <w:rFonts w:ascii="Times New Roman" w:hAnsi="Times New Roman" w:cs="Times New Roman" w:hint="eastAsia"/>
          <w:sz w:val="24"/>
          <w:szCs w:val="24"/>
        </w:rPr>
        <w:t>, blue points are low</w:t>
      </w:r>
      <w:r w:rsidR="00BC7442" w:rsidRPr="00BC7442">
        <w:rPr>
          <w:rFonts w:ascii="Times New Roman" w:hAnsi="Times New Roman" w:cs="Times New Roman"/>
          <w:sz w:val="24"/>
          <w:szCs w:val="24"/>
        </w:rPr>
        <w:t xml:space="preserve"> </w:t>
      </w:r>
      <w:r w:rsidR="00BC7442" w:rsidRPr="00711CF0">
        <w:rPr>
          <w:rFonts w:ascii="Times New Roman" w:hAnsi="Times New Roman" w:cs="Times New Roman"/>
          <w:sz w:val="24"/>
          <w:szCs w:val="24"/>
        </w:rPr>
        <w:t>vegetation</w:t>
      </w:r>
      <w:r w:rsidR="00BC7442">
        <w:rPr>
          <w:rFonts w:ascii="Times New Roman" w:hAnsi="Times New Roman" w:cs="Times New Roman" w:hint="eastAsia"/>
          <w:sz w:val="24"/>
          <w:szCs w:val="24"/>
        </w:rPr>
        <w:t xml:space="preserve"> and green points are</w:t>
      </w:r>
      <w:r w:rsidR="00BC7442" w:rsidRPr="00BC7442">
        <w:rPr>
          <w:rFonts w:ascii="Times New Roman" w:hAnsi="Times New Roman" w:cs="Times New Roman" w:hint="eastAsia"/>
          <w:sz w:val="24"/>
          <w:szCs w:val="24"/>
        </w:rPr>
        <w:t xml:space="preserve"> </w:t>
      </w:r>
      <w:r w:rsidR="00BC7442">
        <w:rPr>
          <w:rFonts w:ascii="Times New Roman" w:hAnsi="Times New Roman" w:cs="Times New Roman" w:hint="eastAsia"/>
          <w:sz w:val="24"/>
          <w:szCs w:val="24"/>
        </w:rPr>
        <w:t>s</w:t>
      </w:r>
      <w:r w:rsidR="00BC7442" w:rsidRPr="00711CF0">
        <w:rPr>
          <w:rFonts w:ascii="Times New Roman" w:hAnsi="Times New Roman" w:cs="Times New Roman"/>
          <w:sz w:val="24"/>
          <w:szCs w:val="24"/>
        </w:rPr>
        <w:t>hrub</w:t>
      </w:r>
      <w:r w:rsidR="00BC7442">
        <w:rPr>
          <w:rFonts w:ascii="Times New Roman" w:hAnsi="Times New Roman" w:cs="Times New Roman" w:hint="eastAsia"/>
          <w:sz w:val="24"/>
          <w:szCs w:val="24"/>
        </w:rPr>
        <w:t>s and t</w:t>
      </w:r>
      <w:r w:rsidR="00BC7442" w:rsidRPr="00711CF0">
        <w:rPr>
          <w:rFonts w:ascii="Times New Roman" w:hAnsi="Times New Roman" w:cs="Times New Roman"/>
          <w:sz w:val="24"/>
          <w:szCs w:val="24"/>
        </w:rPr>
        <w:t>ree</w:t>
      </w:r>
      <w:r w:rsidR="00BC7442">
        <w:rPr>
          <w:rFonts w:ascii="Times New Roman" w:hAnsi="Times New Roman" w:cs="Times New Roman" w:hint="eastAsia"/>
          <w:sz w:val="24"/>
          <w:szCs w:val="24"/>
        </w:rPr>
        <w:t xml:space="preserve">s.  </w:t>
      </w:r>
      <w:r w:rsidR="00BC7442">
        <w:rPr>
          <w:rFonts w:ascii="Times New Roman" w:hAnsi="Times New Roman" w:cs="Times New Roman"/>
          <w:sz w:val="24"/>
          <w:szCs w:val="24"/>
        </w:rPr>
        <w:t>I</w:t>
      </w:r>
      <w:r w:rsidR="00BC7442">
        <w:rPr>
          <w:rFonts w:ascii="Times New Roman" w:hAnsi="Times New Roman" w:cs="Times New Roman" w:hint="eastAsia"/>
          <w:sz w:val="24"/>
          <w:szCs w:val="24"/>
        </w:rPr>
        <w:t>n Fig</w:t>
      </w:r>
      <w:proofErr w:type="gramStart"/>
      <w:r w:rsidR="00BC7442">
        <w:rPr>
          <w:rFonts w:ascii="Times New Roman" w:hAnsi="Times New Roman" w:cs="Times New Roman" w:hint="eastAsia"/>
          <w:sz w:val="24"/>
          <w:szCs w:val="24"/>
        </w:rPr>
        <w:t>.</w:t>
      </w:r>
      <w:proofErr w:type="gramEnd"/>
      <w:del w:id="841" w:author="User" w:date="2016-11-07T23:35:00Z">
        <w:r w:rsidR="00BC7442" w:rsidDel="006B0430">
          <w:rPr>
            <w:rFonts w:ascii="Times New Roman" w:hAnsi="Times New Roman" w:cs="Times New Roman" w:hint="eastAsia"/>
            <w:sz w:val="24"/>
            <w:szCs w:val="24"/>
          </w:rPr>
          <w:delText>3</w:delText>
        </w:r>
      </w:del>
      <w:ins w:id="842" w:author="User" w:date="2016-11-07T23:35:00Z">
        <w:r w:rsidR="006B0430">
          <w:rPr>
            <w:rFonts w:ascii="Times New Roman" w:hAnsi="Times New Roman" w:cs="Times New Roman" w:hint="eastAsia"/>
            <w:sz w:val="24"/>
            <w:szCs w:val="24"/>
          </w:rPr>
          <w:t>2</w:t>
        </w:r>
      </w:ins>
      <w:r w:rsidR="00BC7442">
        <w:rPr>
          <w:rFonts w:ascii="Times New Roman" w:hAnsi="Times New Roman" w:cs="Times New Roman" w:hint="eastAsia"/>
          <w:sz w:val="24"/>
          <w:szCs w:val="24"/>
        </w:rPr>
        <w:t>-</w:t>
      </w:r>
      <w:del w:id="843" w:author="User" w:date="2016-11-07T23:35:00Z">
        <w:r w:rsidR="00BC7442" w:rsidDel="006B0430">
          <w:rPr>
            <w:rFonts w:ascii="Times New Roman" w:hAnsi="Times New Roman" w:cs="Times New Roman" w:hint="eastAsia"/>
            <w:sz w:val="24"/>
            <w:szCs w:val="24"/>
          </w:rPr>
          <w:delText xml:space="preserve">5 </w:delText>
        </w:r>
      </w:del>
      <w:ins w:id="844" w:author="User" w:date="2016-11-07T23:35:00Z">
        <w:r w:rsidR="006B0430">
          <w:rPr>
            <w:rFonts w:ascii="Times New Roman" w:hAnsi="Times New Roman" w:cs="Times New Roman" w:hint="eastAsia"/>
            <w:sz w:val="24"/>
            <w:szCs w:val="24"/>
          </w:rPr>
          <w:t xml:space="preserve">4 </w:t>
        </w:r>
      </w:ins>
      <w:r w:rsidR="00BC7442">
        <w:rPr>
          <w:rFonts w:ascii="Times New Roman" w:hAnsi="Times New Roman" w:cs="Times New Roman" w:hint="eastAsia"/>
          <w:sz w:val="24"/>
          <w:szCs w:val="24"/>
        </w:rPr>
        <w:t>(d), the gray points are the points</w:t>
      </w:r>
      <w:r w:rsidR="006B50FD">
        <w:rPr>
          <w:rFonts w:ascii="Times New Roman" w:hAnsi="Times New Roman" w:cs="Times New Roman" w:hint="eastAsia"/>
          <w:sz w:val="24"/>
          <w:szCs w:val="24"/>
        </w:rPr>
        <w:t xml:space="preserve"> classified</w:t>
      </w:r>
      <w:r w:rsidR="00BC7442">
        <w:rPr>
          <w:rFonts w:ascii="Times New Roman" w:hAnsi="Times New Roman" w:cs="Times New Roman" w:hint="eastAsia"/>
          <w:sz w:val="24"/>
          <w:szCs w:val="24"/>
        </w:rPr>
        <w:t xml:space="preserve"> </w:t>
      </w:r>
      <w:r w:rsidR="006B50FD">
        <w:rPr>
          <w:rFonts w:ascii="Times New Roman" w:hAnsi="Times New Roman" w:cs="Times New Roman" w:hint="eastAsia"/>
          <w:sz w:val="24"/>
          <w:szCs w:val="24"/>
        </w:rPr>
        <w:t>right.</w:t>
      </w:r>
    </w:p>
    <w:p w:rsidR="00E37840" w:rsidRDefault="00E37840" w:rsidP="00E37840">
      <w:pPr>
        <w:spacing w:line="300" w:lineRule="auto"/>
        <w:ind w:firstLineChars="200" w:firstLine="480"/>
        <w:rPr>
          <w:rFonts w:ascii="Times New Roman" w:hAnsi="Times New Roman" w:cs="Times New Roman"/>
          <w:sz w:val="24"/>
          <w:szCs w:val="24"/>
        </w:rPr>
      </w:pPr>
    </w:p>
    <w:p w:rsidR="006B50FD" w:rsidRDefault="008B3DA2" w:rsidP="008B3DA2">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Table 2 </w:t>
      </w:r>
      <w:proofErr w:type="gramStart"/>
      <w:r>
        <w:rPr>
          <w:rFonts w:ascii="Times New Roman" w:hAnsi="Times New Roman" w:cs="Times New Roman" w:hint="eastAsia"/>
          <w:sz w:val="24"/>
          <w:szCs w:val="24"/>
        </w:rPr>
        <w:t>The</w:t>
      </w:r>
      <w:proofErr w:type="gramEnd"/>
      <w:r>
        <w:rPr>
          <w:rFonts w:ascii="Times New Roman" w:hAnsi="Times New Roman" w:cs="Times New Roman" w:hint="eastAsia"/>
          <w:sz w:val="24"/>
          <w:szCs w:val="24"/>
        </w:rPr>
        <w:t xml:space="preserve"> </w:t>
      </w:r>
      <w:r w:rsidRPr="008B3DA2">
        <w:rPr>
          <w:rFonts w:ascii="Times New Roman" w:hAnsi="Times New Roman" w:cs="Times New Roman"/>
          <w:sz w:val="24"/>
          <w:szCs w:val="24"/>
        </w:rPr>
        <w:t xml:space="preserve">number of the point and point cluster in </w:t>
      </w:r>
      <w:r w:rsidR="00642C93">
        <w:rPr>
          <w:rFonts w:ascii="Times New Roman" w:hAnsi="Times New Roman" w:cs="Times New Roman" w:hint="eastAsia"/>
          <w:sz w:val="24"/>
          <w:szCs w:val="24"/>
        </w:rPr>
        <w:t>scene I-III</w:t>
      </w:r>
    </w:p>
    <w:tbl>
      <w:tblPr>
        <w:tblStyle w:val="af1"/>
        <w:tblW w:w="5000" w:type="pct"/>
        <w:tblLayout w:type="fixed"/>
        <w:tblLook w:val="04A0" w:firstRow="1" w:lastRow="0" w:firstColumn="1" w:lastColumn="0" w:noHBand="0" w:noVBand="1"/>
      </w:tblPr>
      <w:tblGrid>
        <w:gridCol w:w="1526"/>
        <w:gridCol w:w="2410"/>
        <w:gridCol w:w="2126"/>
        <w:gridCol w:w="2460"/>
      </w:tblGrid>
      <w:tr w:rsidR="006B0430" w:rsidRPr="006B0430" w:rsidTr="008B3DA2">
        <w:tc>
          <w:tcPr>
            <w:tcW w:w="1526" w:type="dxa"/>
            <w:shd w:val="clear" w:color="auto" w:fill="auto"/>
            <w:tcMar>
              <w:left w:w="108" w:type="dxa"/>
            </w:tcMar>
          </w:tcPr>
          <w:p w:rsidR="006B0430" w:rsidRPr="006B0430" w:rsidRDefault="006B0430" w:rsidP="00916A27">
            <w:pPr>
              <w:spacing w:line="300" w:lineRule="auto"/>
              <w:rPr>
                <w:rFonts w:ascii="Times New Roman" w:hAnsi="Times New Roman" w:cs="Times New Roman"/>
                <w:sz w:val="22"/>
                <w:szCs w:val="22"/>
              </w:rPr>
            </w:pPr>
            <w:r w:rsidRPr="006B0430">
              <w:rPr>
                <w:rFonts w:ascii="Times New Roman" w:hAnsi="Times New Roman" w:cs="Times New Roman"/>
                <w:sz w:val="22"/>
                <w:szCs w:val="22"/>
              </w:rPr>
              <w:t>S</w:t>
            </w:r>
            <w:r w:rsidRPr="006B0430">
              <w:rPr>
                <w:rFonts w:ascii="Times New Roman" w:eastAsiaTheme="minorEastAsia" w:hAnsi="Times New Roman" w:cs="Times New Roman" w:hint="eastAsia"/>
                <w:sz w:val="22"/>
                <w:szCs w:val="22"/>
              </w:rPr>
              <w:t>cene</w:t>
            </w:r>
            <w:r w:rsidRPr="006B0430">
              <w:rPr>
                <w:rFonts w:ascii="Times New Roman" w:hAnsi="Times New Roman" w:cs="Times New Roman" w:hint="eastAsia"/>
                <w:sz w:val="22"/>
                <w:szCs w:val="22"/>
              </w:rPr>
              <w:t xml:space="preserve"> I</w:t>
            </w:r>
          </w:p>
        </w:tc>
        <w:tc>
          <w:tcPr>
            <w:tcW w:w="2410" w:type="dxa"/>
            <w:shd w:val="clear" w:color="auto" w:fill="auto"/>
            <w:tcMar>
              <w:left w:w="108" w:type="dxa"/>
            </w:tcMar>
          </w:tcPr>
          <w:p w:rsidR="006B0430" w:rsidRPr="006B0430" w:rsidRDefault="006B0430" w:rsidP="006B0430">
            <w:pPr>
              <w:spacing w:line="300" w:lineRule="auto"/>
              <w:rPr>
                <w:rFonts w:ascii="Times New Roman" w:hAnsi="Times New Roman" w:cs="Times New Roman"/>
                <w:sz w:val="22"/>
                <w:szCs w:val="22"/>
              </w:rPr>
            </w:pPr>
            <w:r w:rsidRPr="006B0430">
              <w:rPr>
                <w:rFonts w:ascii="Times New Roman" w:eastAsiaTheme="minorEastAsia" w:hAnsi="Times New Roman" w:cs="Times New Roman"/>
                <w:sz w:val="22"/>
                <w:szCs w:val="22"/>
              </w:rPr>
              <w:t>Building</w:t>
            </w:r>
          </w:p>
        </w:tc>
        <w:tc>
          <w:tcPr>
            <w:tcW w:w="2126" w:type="dxa"/>
            <w:shd w:val="clear" w:color="auto" w:fill="auto"/>
            <w:tcMar>
              <w:left w:w="108" w:type="dxa"/>
            </w:tcMar>
          </w:tcPr>
          <w:p w:rsidR="006B0430" w:rsidRPr="006B0430" w:rsidRDefault="006B0430" w:rsidP="006B0430">
            <w:pPr>
              <w:spacing w:line="300" w:lineRule="auto"/>
              <w:rPr>
                <w:rFonts w:ascii="Times New Roman" w:hAnsi="Times New Roman" w:cs="Times New Roman"/>
                <w:sz w:val="22"/>
                <w:szCs w:val="22"/>
              </w:rPr>
            </w:pPr>
            <w:r w:rsidRPr="006B0430">
              <w:rPr>
                <w:rFonts w:ascii="Times New Roman" w:eastAsiaTheme="minorEastAsia" w:hAnsi="Times New Roman" w:cs="Times New Roman"/>
                <w:sz w:val="22"/>
                <w:szCs w:val="22"/>
              </w:rPr>
              <w:t>Tree</w:t>
            </w:r>
          </w:p>
        </w:tc>
        <w:tc>
          <w:tcPr>
            <w:tcW w:w="2460" w:type="dxa"/>
          </w:tcPr>
          <w:p w:rsidR="006B0430" w:rsidRPr="006B0430" w:rsidRDefault="006B0430" w:rsidP="006B0430">
            <w:pPr>
              <w:spacing w:line="300" w:lineRule="auto"/>
              <w:rPr>
                <w:rFonts w:ascii="Times New Roman" w:hAnsi="Times New Roman" w:cs="Times New Roman"/>
                <w:sz w:val="22"/>
                <w:szCs w:val="22"/>
              </w:rPr>
            </w:pPr>
            <w:r w:rsidRPr="006B0430">
              <w:rPr>
                <w:rFonts w:ascii="Times New Roman" w:eastAsiaTheme="minorEastAsia" w:hAnsi="Times New Roman" w:cs="Times New Roman"/>
                <w:sz w:val="22"/>
                <w:szCs w:val="22"/>
              </w:rPr>
              <w:t>Car</w:t>
            </w:r>
          </w:p>
        </w:tc>
      </w:tr>
      <w:tr w:rsidR="00357501" w:rsidRPr="006B0430" w:rsidTr="008B3DA2">
        <w:tc>
          <w:tcPr>
            <w:tcW w:w="1526" w:type="dxa"/>
            <w:shd w:val="clear" w:color="auto" w:fill="auto"/>
            <w:tcMar>
              <w:left w:w="108" w:type="dxa"/>
            </w:tcMar>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Training data</w:t>
            </w:r>
          </w:p>
        </w:tc>
        <w:tc>
          <w:tcPr>
            <w:tcW w:w="2410" w:type="dxa"/>
            <w:shd w:val="clear" w:color="auto" w:fill="auto"/>
            <w:tcMar>
              <w:left w:w="108" w:type="dxa"/>
            </w:tcMar>
          </w:tcPr>
          <w:p w:rsidR="00357501" w:rsidRPr="006B0430" w:rsidRDefault="00D833EE" w:rsidP="00916A27">
            <w:pPr>
              <w:spacing w:line="300" w:lineRule="auto"/>
              <w:rPr>
                <w:rFonts w:ascii="Times New Roman" w:eastAsiaTheme="minorEastAsia" w:hAnsi="Times New Roman" w:cs="Times New Roman"/>
                <w:sz w:val="22"/>
                <w:szCs w:val="22"/>
              </w:rPr>
            </w:pPr>
            <w:r w:rsidRPr="00D833EE">
              <w:rPr>
                <w:rFonts w:ascii="Times New Roman" w:eastAsiaTheme="minorEastAsia" w:hAnsi="Times New Roman" w:cs="Times New Roman"/>
                <w:sz w:val="22"/>
                <w:szCs w:val="22"/>
              </w:rPr>
              <w:t>37847(1040)</w:t>
            </w:r>
          </w:p>
        </w:tc>
        <w:tc>
          <w:tcPr>
            <w:tcW w:w="2126" w:type="dxa"/>
            <w:shd w:val="clear" w:color="auto" w:fill="auto"/>
            <w:tcMar>
              <w:left w:w="108" w:type="dxa"/>
            </w:tcMar>
          </w:tcPr>
          <w:p w:rsidR="00357501" w:rsidRPr="006B0430" w:rsidRDefault="00D833EE" w:rsidP="00D833EE">
            <w:pPr>
              <w:spacing w:line="300" w:lineRule="auto"/>
              <w:rPr>
                <w:rFonts w:ascii="Times New Roman" w:eastAsiaTheme="minorEastAsia" w:hAnsi="Times New Roman" w:cs="Times New Roman"/>
                <w:sz w:val="22"/>
                <w:szCs w:val="22"/>
              </w:rPr>
            </w:pPr>
            <w:r w:rsidRPr="00D833EE">
              <w:rPr>
                <w:rFonts w:ascii="Times New Roman" w:eastAsiaTheme="minorEastAsia" w:hAnsi="Times New Roman" w:cs="Times New Roman"/>
                <w:sz w:val="22"/>
                <w:szCs w:val="22"/>
              </w:rPr>
              <w:t>70540(2016)</w:t>
            </w:r>
          </w:p>
        </w:tc>
        <w:tc>
          <w:tcPr>
            <w:tcW w:w="2460" w:type="dxa"/>
          </w:tcPr>
          <w:p w:rsidR="00357501" w:rsidRPr="006B0430" w:rsidRDefault="00D833EE" w:rsidP="00D833EE">
            <w:pPr>
              <w:spacing w:line="300" w:lineRule="auto"/>
              <w:rPr>
                <w:rFonts w:ascii="Times New Roman" w:eastAsiaTheme="minorEastAsia" w:hAnsi="Times New Roman" w:cs="Times New Roman"/>
                <w:sz w:val="22"/>
                <w:szCs w:val="22"/>
              </w:rPr>
            </w:pPr>
            <w:r w:rsidRPr="00D833EE">
              <w:rPr>
                <w:rFonts w:ascii="Times New Roman" w:eastAsiaTheme="minorEastAsia" w:hAnsi="Times New Roman" w:cs="Times New Roman"/>
                <w:sz w:val="22"/>
                <w:szCs w:val="22"/>
              </w:rPr>
              <w:t>5410(173)</w:t>
            </w:r>
          </w:p>
        </w:tc>
      </w:tr>
      <w:tr w:rsidR="00357501" w:rsidRPr="006B0430" w:rsidTr="008B3DA2">
        <w:tc>
          <w:tcPr>
            <w:tcW w:w="1526" w:type="dxa"/>
            <w:shd w:val="clear" w:color="auto" w:fill="auto"/>
            <w:tcMar>
              <w:left w:w="108" w:type="dxa"/>
            </w:tcMar>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Test data</w:t>
            </w:r>
          </w:p>
        </w:tc>
        <w:tc>
          <w:tcPr>
            <w:tcW w:w="2410" w:type="dxa"/>
            <w:shd w:val="clear" w:color="auto" w:fill="auto"/>
            <w:tcMar>
              <w:left w:w="108" w:type="dxa"/>
            </w:tcMar>
          </w:tcPr>
          <w:p w:rsidR="00357501" w:rsidRPr="006B0430" w:rsidRDefault="00D833EE" w:rsidP="00D833EE">
            <w:pPr>
              <w:spacing w:line="300" w:lineRule="auto"/>
              <w:rPr>
                <w:rFonts w:ascii="Times New Roman" w:eastAsiaTheme="minorEastAsia" w:hAnsi="Times New Roman" w:cs="Times New Roman"/>
                <w:sz w:val="22"/>
                <w:szCs w:val="22"/>
              </w:rPr>
            </w:pPr>
            <w:r w:rsidRPr="00D833EE">
              <w:rPr>
                <w:rFonts w:ascii="Times New Roman" w:eastAsiaTheme="minorEastAsia" w:hAnsi="Times New Roman" w:cs="Times New Roman"/>
                <w:sz w:val="22"/>
                <w:szCs w:val="22"/>
              </w:rPr>
              <w:t>201674(5375)</w:t>
            </w:r>
          </w:p>
        </w:tc>
        <w:tc>
          <w:tcPr>
            <w:tcW w:w="2126" w:type="dxa"/>
            <w:shd w:val="clear" w:color="auto" w:fill="auto"/>
            <w:tcMar>
              <w:left w:w="108" w:type="dxa"/>
            </w:tcMar>
          </w:tcPr>
          <w:p w:rsidR="00357501" w:rsidRPr="006B0430" w:rsidRDefault="00D833EE" w:rsidP="00D833EE">
            <w:pPr>
              <w:spacing w:line="300" w:lineRule="auto"/>
              <w:rPr>
                <w:rFonts w:ascii="Times New Roman" w:eastAsiaTheme="minorEastAsia" w:hAnsi="Times New Roman" w:cs="Times New Roman"/>
                <w:sz w:val="22"/>
                <w:szCs w:val="22"/>
              </w:rPr>
            </w:pPr>
            <w:r w:rsidRPr="00D833EE">
              <w:rPr>
                <w:rFonts w:ascii="Times New Roman" w:eastAsiaTheme="minorEastAsia" w:hAnsi="Times New Roman" w:cs="Times New Roman"/>
                <w:sz w:val="22"/>
                <w:szCs w:val="22"/>
              </w:rPr>
              <w:t>218110(6055)</w:t>
            </w:r>
          </w:p>
        </w:tc>
        <w:tc>
          <w:tcPr>
            <w:tcW w:w="2460" w:type="dxa"/>
          </w:tcPr>
          <w:p w:rsidR="00357501" w:rsidRPr="006B0430" w:rsidRDefault="00D833EE" w:rsidP="00D833EE">
            <w:pPr>
              <w:spacing w:line="300" w:lineRule="auto"/>
              <w:rPr>
                <w:rFonts w:ascii="Times New Roman" w:eastAsiaTheme="minorEastAsia" w:hAnsi="Times New Roman" w:cs="Times New Roman"/>
                <w:sz w:val="22"/>
                <w:szCs w:val="22"/>
              </w:rPr>
            </w:pPr>
            <w:r w:rsidRPr="00D833EE">
              <w:rPr>
                <w:rFonts w:ascii="Times New Roman" w:eastAsiaTheme="minorEastAsia" w:hAnsi="Times New Roman" w:cs="Times New Roman"/>
                <w:sz w:val="22"/>
                <w:szCs w:val="22"/>
              </w:rPr>
              <w:t>7987(249)</w:t>
            </w:r>
          </w:p>
        </w:tc>
      </w:tr>
      <w:tr w:rsidR="00357501" w:rsidRPr="006B0430" w:rsidTr="008B3DA2">
        <w:tc>
          <w:tcPr>
            <w:tcW w:w="1526"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hAnsi="Times New Roman" w:cs="Times New Roman"/>
                <w:sz w:val="22"/>
                <w:szCs w:val="22"/>
              </w:rPr>
              <w:t>S</w:t>
            </w:r>
            <w:r w:rsidRPr="006B0430">
              <w:rPr>
                <w:rFonts w:ascii="Times New Roman" w:eastAsiaTheme="minorEastAsia" w:hAnsi="Times New Roman" w:cs="Times New Roman" w:hint="eastAsia"/>
                <w:sz w:val="22"/>
                <w:szCs w:val="22"/>
              </w:rPr>
              <w:t>cene</w:t>
            </w:r>
            <w:r w:rsidRPr="006B0430">
              <w:rPr>
                <w:rFonts w:ascii="Times New Roman" w:hAnsi="Times New Roman" w:cs="Times New Roman" w:hint="eastAsia"/>
                <w:sz w:val="22"/>
                <w:szCs w:val="22"/>
              </w:rPr>
              <w:t xml:space="preserve"> II</w:t>
            </w:r>
          </w:p>
        </w:tc>
        <w:tc>
          <w:tcPr>
            <w:tcW w:w="2410" w:type="dxa"/>
          </w:tcPr>
          <w:p w:rsidR="00357501" w:rsidRPr="006B0430" w:rsidRDefault="00357501" w:rsidP="00642C93">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Building</w:t>
            </w:r>
          </w:p>
        </w:tc>
        <w:tc>
          <w:tcPr>
            <w:tcW w:w="2126" w:type="dxa"/>
          </w:tcPr>
          <w:p w:rsidR="00357501" w:rsidRPr="006B0430" w:rsidRDefault="00357501" w:rsidP="00642C93">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Tree</w:t>
            </w:r>
          </w:p>
        </w:tc>
        <w:tc>
          <w:tcPr>
            <w:tcW w:w="2460" w:type="dxa"/>
          </w:tcPr>
          <w:p w:rsidR="00357501" w:rsidRPr="006B0430" w:rsidRDefault="00357501" w:rsidP="00357501">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Car</w:t>
            </w:r>
          </w:p>
        </w:tc>
      </w:tr>
      <w:tr w:rsidR="00357501" w:rsidRPr="006B0430" w:rsidTr="008B3DA2">
        <w:tc>
          <w:tcPr>
            <w:tcW w:w="1526"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Training data</w:t>
            </w:r>
          </w:p>
        </w:tc>
        <w:tc>
          <w:tcPr>
            <w:tcW w:w="2410"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64952(1713)</w:t>
            </w:r>
          </w:p>
        </w:tc>
        <w:tc>
          <w:tcPr>
            <w:tcW w:w="2126"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39743(1115)</w:t>
            </w:r>
          </w:p>
        </w:tc>
        <w:tc>
          <w:tcPr>
            <w:tcW w:w="2460"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4584(142)</w:t>
            </w:r>
          </w:p>
        </w:tc>
      </w:tr>
      <w:tr w:rsidR="00357501" w:rsidRPr="006B0430" w:rsidTr="008B3DA2">
        <w:tc>
          <w:tcPr>
            <w:tcW w:w="1526"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Test data</w:t>
            </w:r>
          </w:p>
        </w:tc>
        <w:tc>
          <w:tcPr>
            <w:tcW w:w="2410"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157447(4174)</w:t>
            </w:r>
          </w:p>
        </w:tc>
        <w:tc>
          <w:tcPr>
            <w:tcW w:w="2126"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74264(2128)</w:t>
            </w:r>
          </w:p>
        </w:tc>
        <w:tc>
          <w:tcPr>
            <w:tcW w:w="2460" w:type="dxa"/>
          </w:tcPr>
          <w:p w:rsidR="00357501" w:rsidRPr="006B0430" w:rsidRDefault="00357501" w:rsidP="00916A27">
            <w:pPr>
              <w:spacing w:line="300" w:lineRule="auto"/>
              <w:rPr>
                <w:rFonts w:ascii="Times New Roman" w:eastAsiaTheme="minorEastAsia" w:hAnsi="Times New Roman" w:cs="Times New Roman"/>
                <w:sz w:val="22"/>
                <w:szCs w:val="22"/>
              </w:rPr>
            </w:pPr>
            <w:r w:rsidRPr="006B0430">
              <w:rPr>
                <w:rFonts w:ascii="Times New Roman" w:eastAsiaTheme="minorEastAsia" w:hAnsi="Times New Roman" w:cs="Times New Roman"/>
                <w:sz w:val="22"/>
                <w:szCs w:val="22"/>
              </w:rPr>
              <w:t>7738(239)</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1985"/>
        <w:gridCol w:w="2019"/>
        <w:gridCol w:w="1433"/>
      </w:tblGrid>
      <w:tr w:rsidR="008B3DA2" w:rsidRPr="006B0430" w:rsidTr="00916A27">
        <w:tc>
          <w:tcPr>
            <w:tcW w:w="1526"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S</w:t>
            </w:r>
            <w:r w:rsidRPr="006B0430">
              <w:rPr>
                <w:rFonts w:ascii="Times New Roman" w:hAnsi="Times New Roman" w:cs="Times New Roman" w:hint="eastAsia"/>
                <w:sz w:val="22"/>
              </w:rPr>
              <w:t>cene III</w:t>
            </w:r>
          </w:p>
        </w:tc>
        <w:tc>
          <w:tcPr>
            <w:tcW w:w="1559" w:type="dxa"/>
            <w:shd w:val="clear" w:color="auto" w:fill="auto"/>
            <w:tcMar>
              <w:left w:w="108" w:type="dxa"/>
            </w:tcMar>
          </w:tcPr>
          <w:p w:rsidR="008B3DA2" w:rsidRPr="006B0430" w:rsidRDefault="00642C93" w:rsidP="00916A27">
            <w:pPr>
              <w:spacing w:line="300" w:lineRule="auto"/>
              <w:rPr>
                <w:rFonts w:ascii="Times New Roman" w:hAnsi="Times New Roman" w:cs="Times New Roman"/>
                <w:sz w:val="22"/>
              </w:rPr>
            </w:pPr>
            <w:r w:rsidRPr="006B0430">
              <w:rPr>
                <w:rFonts w:ascii="Times New Roman" w:hAnsi="Times New Roman" w:cs="Times New Roman" w:hint="eastAsia"/>
                <w:sz w:val="22"/>
              </w:rPr>
              <w:t>R</w:t>
            </w:r>
            <w:r w:rsidR="008B3DA2" w:rsidRPr="006B0430">
              <w:rPr>
                <w:rFonts w:ascii="Times New Roman" w:hAnsi="Times New Roman" w:cs="Times New Roman" w:hint="eastAsia"/>
                <w:sz w:val="22"/>
              </w:rPr>
              <w:t>oof</w:t>
            </w:r>
          </w:p>
        </w:tc>
        <w:tc>
          <w:tcPr>
            <w:tcW w:w="1985" w:type="dxa"/>
            <w:shd w:val="clear" w:color="auto" w:fill="auto"/>
            <w:tcMar>
              <w:left w:w="108" w:type="dxa"/>
            </w:tcMar>
          </w:tcPr>
          <w:p w:rsidR="008B3DA2" w:rsidRPr="006B0430" w:rsidRDefault="00642C93" w:rsidP="00916A27">
            <w:pPr>
              <w:spacing w:line="300" w:lineRule="auto"/>
              <w:rPr>
                <w:rFonts w:ascii="Times New Roman" w:hAnsi="Times New Roman" w:cs="Times New Roman"/>
                <w:sz w:val="22"/>
              </w:rPr>
            </w:pPr>
            <w:r w:rsidRPr="006B0430">
              <w:rPr>
                <w:rFonts w:ascii="Times New Roman" w:hAnsi="Times New Roman" w:cs="Times New Roman" w:hint="eastAsia"/>
                <w:sz w:val="22"/>
              </w:rPr>
              <w:t>S</w:t>
            </w:r>
            <w:r w:rsidR="008B3DA2" w:rsidRPr="006B0430">
              <w:rPr>
                <w:rFonts w:ascii="Times New Roman" w:hAnsi="Times New Roman" w:cs="Times New Roman"/>
                <w:sz w:val="22"/>
              </w:rPr>
              <w:t>hrub</w:t>
            </w:r>
            <w:r w:rsidR="008B3DA2" w:rsidRPr="006B0430">
              <w:rPr>
                <w:rFonts w:ascii="Times New Roman" w:hAnsi="Times New Roman" w:cs="Times New Roman" w:hint="eastAsia"/>
                <w:sz w:val="22"/>
              </w:rPr>
              <w:t>s and t</w:t>
            </w:r>
            <w:r w:rsidR="008B3DA2" w:rsidRPr="006B0430">
              <w:rPr>
                <w:rFonts w:ascii="Times New Roman" w:hAnsi="Times New Roman" w:cs="Times New Roman"/>
                <w:sz w:val="22"/>
              </w:rPr>
              <w:t>ree</w:t>
            </w:r>
            <w:r w:rsidR="008B3DA2" w:rsidRPr="006B0430">
              <w:rPr>
                <w:rFonts w:ascii="Times New Roman" w:hAnsi="Times New Roman" w:cs="Times New Roman" w:hint="eastAsia"/>
                <w:sz w:val="22"/>
              </w:rPr>
              <w:t>s</w:t>
            </w:r>
          </w:p>
        </w:tc>
        <w:tc>
          <w:tcPr>
            <w:tcW w:w="2019" w:type="dxa"/>
            <w:shd w:val="clear" w:color="auto" w:fill="auto"/>
          </w:tcPr>
          <w:p w:rsidR="008B3DA2" w:rsidRPr="006B0430" w:rsidRDefault="00642C93" w:rsidP="00916A27">
            <w:pPr>
              <w:spacing w:line="300" w:lineRule="auto"/>
              <w:rPr>
                <w:rFonts w:ascii="Times New Roman" w:hAnsi="Times New Roman" w:cs="Times New Roman"/>
                <w:sz w:val="22"/>
              </w:rPr>
            </w:pPr>
            <w:r w:rsidRPr="006B0430">
              <w:rPr>
                <w:rFonts w:ascii="Times New Roman" w:hAnsi="Times New Roman" w:cs="Times New Roman" w:hint="eastAsia"/>
                <w:sz w:val="22"/>
              </w:rPr>
              <w:t>L</w:t>
            </w:r>
            <w:r w:rsidR="008B3DA2" w:rsidRPr="006B0430">
              <w:rPr>
                <w:rFonts w:ascii="Times New Roman" w:hAnsi="Times New Roman" w:cs="Times New Roman" w:hint="eastAsia"/>
                <w:sz w:val="22"/>
              </w:rPr>
              <w:t>ow</w:t>
            </w:r>
            <w:r w:rsidR="008B3DA2" w:rsidRPr="006B0430">
              <w:rPr>
                <w:rFonts w:ascii="Times New Roman" w:hAnsi="Times New Roman" w:cs="Times New Roman"/>
                <w:sz w:val="22"/>
              </w:rPr>
              <w:t xml:space="preserve"> vegetation</w:t>
            </w:r>
          </w:p>
        </w:tc>
        <w:tc>
          <w:tcPr>
            <w:tcW w:w="1433" w:type="dxa"/>
            <w:shd w:val="clear" w:color="auto" w:fill="auto"/>
          </w:tcPr>
          <w:p w:rsidR="008B3DA2" w:rsidRPr="006B0430" w:rsidRDefault="00642C93" w:rsidP="00916A27">
            <w:pPr>
              <w:spacing w:line="300" w:lineRule="auto"/>
              <w:rPr>
                <w:rFonts w:ascii="Times New Roman" w:hAnsi="Times New Roman" w:cs="Times New Roman"/>
                <w:sz w:val="22"/>
              </w:rPr>
            </w:pPr>
            <w:r w:rsidRPr="006B0430">
              <w:rPr>
                <w:rFonts w:ascii="Times New Roman" w:hAnsi="Times New Roman" w:cs="Times New Roman" w:hint="eastAsia"/>
                <w:sz w:val="22"/>
              </w:rPr>
              <w:t>F</w:t>
            </w:r>
            <w:r w:rsidR="008B3DA2" w:rsidRPr="006B0430">
              <w:rPr>
                <w:rFonts w:ascii="Times New Roman" w:hAnsi="Times New Roman" w:cs="Times New Roman"/>
                <w:sz w:val="22"/>
              </w:rPr>
              <w:t>acade</w:t>
            </w:r>
          </w:p>
        </w:tc>
      </w:tr>
      <w:tr w:rsidR="008B3DA2" w:rsidRPr="006B0430" w:rsidTr="00916A27">
        <w:tc>
          <w:tcPr>
            <w:tcW w:w="1526"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Training data</w:t>
            </w:r>
          </w:p>
        </w:tc>
        <w:tc>
          <w:tcPr>
            <w:tcW w:w="1559"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97631(4183)</w:t>
            </w:r>
          </w:p>
        </w:tc>
        <w:tc>
          <w:tcPr>
            <w:tcW w:w="1985"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118526(11619)</w:t>
            </w:r>
          </w:p>
        </w:tc>
        <w:tc>
          <w:tcPr>
            <w:tcW w:w="2019" w:type="dxa"/>
            <w:shd w:val="clear" w:color="auto" w:fill="auto"/>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115484(5062)</w:t>
            </w:r>
          </w:p>
        </w:tc>
        <w:tc>
          <w:tcPr>
            <w:tcW w:w="1433" w:type="dxa"/>
            <w:shd w:val="clear" w:color="auto" w:fill="auto"/>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19566(932)</w:t>
            </w:r>
          </w:p>
        </w:tc>
      </w:tr>
      <w:tr w:rsidR="008B3DA2" w:rsidRPr="006B0430" w:rsidTr="00916A27">
        <w:tc>
          <w:tcPr>
            <w:tcW w:w="1526"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Test data</w:t>
            </w:r>
          </w:p>
        </w:tc>
        <w:tc>
          <w:tcPr>
            <w:tcW w:w="1559"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61015(2303)</w:t>
            </w:r>
          </w:p>
        </w:tc>
        <w:tc>
          <w:tcPr>
            <w:tcW w:w="1985" w:type="dxa"/>
            <w:shd w:val="clear" w:color="auto" w:fill="auto"/>
            <w:tcMar>
              <w:left w:w="108" w:type="dxa"/>
            </w:tcMar>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61559(5873)</w:t>
            </w:r>
          </w:p>
        </w:tc>
        <w:tc>
          <w:tcPr>
            <w:tcW w:w="2019" w:type="dxa"/>
            <w:shd w:val="clear" w:color="auto" w:fill="auto"/>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50768(2815)</w:t>
            </w:r>
          </w:p>
        </w:tc>
        <w:tc>
          <w:tcPr>
            <w:tcW w:w="1433" w:type="dxa"/>
            <w:shd w:val="clear" w:color="auto" w:fill="auto"/>
          </w:tcPr>
          <w:p w:rsidR="008B3DA2" w:rsidRPr="006B0430" w:rsidRDefault="008B3DA2" w:rsidP="00916A27">
            <w:pPr>
              <w:spacing w:line="300" w:lineRule="auto"/>
              <w:rPr>
                <w:rFonts w:ascii="Times New Roman" w:hAnsi="Times New Roman" w:cs="Times New Roman"/>
                <w:sz w:val="22"/>
              </w:rPr>
            </w:pPr>
            <w:r w:rsidRPr="006B0430">
              <w:rPr>
                <w:rFonts w:ascii="Times New Roman" w:hAnsi="Times New Roman" w:cs="Times New Roman"/>
                <w:sz w:val="22"/>
              </w:rPr>
              <w:t>8098(349)</w:t>
            </w:r>
          </w:p>
        </w:tc>
      </w:tr>
    </w:tbl>
    <w:p w:rsidR="008B3DA2" w:rsidRPr="00C54053" w:rsidRDefault="008B3DA2" w:rsidP="008B3DA2">
      <w:pPr>
        <w:spacing w:line="300" w:lineRule="auto"/>
        <w:jc w:val="center"/>
        <w:rPr>
          <w:rFonts w:ascii="Times New Roman" w:hAnsi="Times New Roman" w:cs="Times New Roman"/>
          <w:sz w:val="24"/>
          <w:szCs w:val="24"/>
        </w:rPr>
      </w:pPr>
    </w:p>
    <w:p w:rsidR="008B3DA2" w:rsidRPr="00C54053" w:rsidRDefault="008B3DA2" w:rsidP="008B3DA2">
      <w:pPr>
        <w:spacing w:line="300" w:lineRule="auto"/>
        <w:jc w:val="center"/>
        <w:rPr>
          <w:rFonts w:ascii="Times New Roman" w:hAnsi="Times New Roman" w:cs="Times New Roman"/>
          <w:sz w:val="24"/>
          <w:szCs w:val="24"/>
        </w:rPr>
      </w:pPr>
      <w:r w:rsidRPr="00C54053">
        <w:rPr>
          <w:rFonts w:ascii="Times New Roman" w:hAnsi="Times New Roman" w:cs="Times New Roman"/>
          <w:noProof/>
        </w:rPr>
        <w:t xml:space="preserve">     </w:t>
      </w:r>
      <w:r w:rsidRPr="00C54053">
        <w:rPr>
          <w:rFonts w:ascii="Times New Roman" w:hAnsi="Times New Roman" w:cs="Times New Roman"/>
          <w:noProof/>
        </w:rPr>
        <w:drawing>
          <wp:inline distT="0" distB="0" distL="0" distR="0" wp14:anchorId="02E9D5DA" wp14:editId="5FBDC810">
            <wp:extent cx="1788795" cy="1733550"/>
            <wp:effectExtent l="0" t="0" r="1905" b="0"/>
            <wp:docPr id="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88795" cy="1733550"/>
                    </a:xfrm>
                    <a:prstGeom prst="rect">
                      <a:avLst/>
                    </a:prstGeom>
                    <a:noFill/>
                    <a:ln>
                      <a:noFill/>
                    </a:ln>
                  </pic:spPr>
                </pic:pic>
              </a:graphicData>
            </a:graphic>
          </wp:inline>
        </w:drawing>
      </w:r>
      <w:r w:rsidRPr="00C54053">
        <w:rPr>
          <w:rFonts w:ascii="Times New Roman" w:hAnsi="Times New Roman" w:cs="Times New Roman"/>
          <w:noProof/>
        </w:rPr>
        <w:t xml:space="preserve">      </w:t>
      </w:r>
      <w:r w:rsidRPr="00C54053">
        <w:rPr>
          <w:rFonts w:ascii="Times New Roman" w:hAnsi="Times New Roman" w:cs="Times New Roman"/>
          <w:noProof/>
        </w:rPr>
        <w:drawing>
          <wp:inline distT="0" distB="0" distL="0" distR="0" wp14:anchorId="0EB0ECAD" wp14:editId="347471AE">
            <wp:extent cx="2250440" cy="1733550"/>
            <wp:effectExtent l="0" t="0" r="0" b="0"/>
            <wp:docPr id="1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0440" cy="1733550"/>
                    </a:xfrm>
                    <a:prstGeom prst="rect">
                      <a:avLst/>
                    </a:prstGeom>
                    <a:noFill/>
                    <a:ln>
                      <a:noFill/>
                    </a:ln>
                  </pic:spPr>
                </pic:pic>
              </a:graphicData>
            </a:graphic>
          </wp:inline>
        </w:drawing>
      </w:r>
    </w:p>
    <w:p w:rsidR="008B3DA2" w:rsidRPr="00C54053" w:rsidRDefault="008B3DA2" w:rsidP="008B3DA2">
      <w:pPr>
        <w:spacing w:line="300" w:lineRule="auto"/>
        <w:rPr>
          <w:rFonts w:ascii="Times New Roman" w:hAnsi="Times New Roman" w:cs="Times New Roman"/>
          <w:sz w:val="24"/>
          <w:szCs w:val="24"/>
        </w:rPr>
      </w:pPr>
      <w:r w:rsidRPr="00C54053">
        <w:rPr>
          <w:rFonts w:ascii="Times New Roman" w:hAnsi="Times New Roman" w:cs="Times New Roman"/>
          <w:sz w:val="24"/>
          <w:szCs w:val="24"/>
        </w:rPr>
        <w:t xml:space="preserve">                            (</w:t>
      </w:r>
      <w:proofErr w:type="gramStart"/>
      <w:r w:rsidRPr="00C54053">
        <w:rPr>
          <w:rFonts w:ascii="Times New Roman" w:hAnsi="Times New Roman" w:cs="Times New Roman"/>
          <w:sz w:val="24"/>
          <w:szCs w:val="24"/>
        </w:rPr>
        <w:t>a)</w:t>
      </w:r>
      <w:proofErr w:type="gramEnd"/>
      <w:r>
        <w:rPr>
          <w:rFonts w:ascii="Times New Roman" w:hAnsi="Times New Roman" w:cs="Times New Roman" w:hint="eastAsia"/>
          <w:sz w:val="24"/>
          <w:szCs w:val="24"/>
        </w:rPr>
        <w:t>training data</w:t>
      </w:r>
      <w:r w:rsidRPr="00C54053">
        <w:rPr>
          <w:rFonts w:ascii="Times New Roman" w:hAnsi="Times New Roman" w:cs="Times New Roman"/>
          <w:sz w:val="24"/>
          <w:szCs w:val="24"/>
        </w:rPr>
        <w:t xml:space="preserve">                                      (b) </w:t>
      </w:r>
      <w:r>
        <w:rPr>
          <w:rFonts w:ascii="Times New Roman" w:hAnsi="Times New Roman" w:cs="Times New Roman" w:hint="eastAsia"/>
          <w:sz w:val="24"/>
          <w:szCs w:val="24"/>
        </w:rPr>
        <w:t>testing data</w:t>
      </w:r>
    </w:p>
    <w:p w:rsidR="008B3DA2" w:rsidRPr="00C54053" w:rsidRDefault="008B3DA2" w:rsidP="008B3DA2">
      <w:pPr>
        <w:spacing w:line="300" w:lineRule="auto"/>
        <w:rPr>
          <w:rFonts w:ascii="Times New Roman" w:hAnsi="Times New Roman" w:cs="Times New Roman"/>
          <w:sz w:val="24"/>
          <w:szCs w:val="24"/>
        </w:rPr>
      </w:pPr>
      <w:r w:rsidRPr="00C54053">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7239E8F7" wp14:editId="32AB33E2">
                <wp:simplePos x="0" y="0"/>
                <wp:positionH relativeFrom="column">
                  <wp:posOffset>1059815</wp:posOffset>
                </wp:positionH>
                <wp:positionV relativeFrom="paragraph">
                  <wp:posOffset>582295</wp:posOffset>
                </wp:positionV>
                <wp:extent cx="230505" cy="238760"/>
                <wp:effectExtent l="0" t="0" r="17145" b="27940"/>
                <wp:wrapNone/>
                <wp:docPr id="76" name="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 cy="2387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6" o:spid="_x0000_s1026" style="position:absolute;left:0;text-align:left;margin-left:83.45pt;margin-top:45.85pt;width:18.15pt;height:1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" filled="f" strokecolor="#385d8a" strokeweight="2pt">
                <v:path arrowok="t"/>
              </v:rect>
            </w:pict>
          </mc:Fallback>
        </mc:AlternateContent>
      </w:r>
      <w:r w:rsidRPr="00C54053">
        <w:rPr>
          <w:rFonts w:ascii="Times New Roman" w:hAnsi="Times New Roman" w:cs="Times New Roman"/>
          <w:noProof/>
        </w:rPr>
        <w:drawing>
          <wp:inline distT="0" distB="0" distL="0" distR="0" wp14:anchorId="6CF22B02" wp14:editId="2168D7A0">
            <wp:extent cx="2194560" cy="1637665"/>
            <wp:effectExtent l="0" t="0" r="0" b="635"/>
            <wp:docPr id="1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4560" cy="1637665"/>
                    </a:xfrm>
                    <a:prstGeom prst="rect">
                      <a:avLst/>
                    </a:prstGeom>
                    <a:noFill/>
                    <a:ln>
                      <a:noFill/>
                    </a:ln>
                  </pic:spPr>
                </pic:pic>
              </a:graphicData>
            </a:graphic>
          </wp:inline>
        </w:drawing>
      </w:r>
      <w:r w:rsidRPr="00C54053">
        <w:rPr>
          <w:rFonts w:ascii="Times New Roman" w:hAnsi="Times New Roman" w:cs="Times New Roman"/>
          <w:noProof/>
        </w:rPr>
        <w:drawing>
          <wp:inline distT="0" distB="0" distL="0" distR="0" wp14:anchorId="4E24DE2E" wp14:editId="776C685E">
            <wp:extent cx="2178685" cy="1637665"/>
            <wp:effectExtent l="0" t="0" r="0" b="635"/>
            <wp:docPr id="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685" cy="1637665"/>
                    </a:xfrm>
                    <a:prstGeom prst="rect">
                      <a:avLst/>
                    </a:prstGeom>
                    <a:noFill/>
                    <a:ln>
                      <a:noFill/>
                    </a:ln>
                  </pic:spPr>
                </pic:pic>
              </a:graphicData>
            </a:graphic>
          </wp:inline>
        </w:drawing>
      </w:r>
    </w:p>
    <w:p w:rsidR="008B3DA2" w:rsidRPr="00C54053" w:rsidRDefault="008B3DA2" w:rsidP="008B3DA2">
      <w:pPr>
        <w:spacing w:line="300" w:lineRule="auto"/>
        <w:rPr>
          <w:rFonts w:ascii="Times New Roman" w:hAnsi="Times New Roman" w:cs="Times New Roman"/>
          <w:sz w:val="24"/>
          <w:szCs w:val="24"/>
        </w:rPr>
      </w:pPr>
      <w:r w:rsidRPr="00C54053">
        <w:rPr>
          <w:rFonts w:ascii="Times New Roman" w:hAnsi="Times New Roman" w:cs="Times New Roman"/>
          <w:sz w:val="24"/>
          <w:szCs w:val="24"/>
        </w:rPr>
        <w:t xml:space="preserve">  </w:t>
      </w:r>
    </w:p>
    <w:p w:rsidR="008B3DA2" w:rsidRDefault="008B3DA2" w:rsidP="008B3DA2">
      <w:pPr>
        <w:spacing w:line="300" w:lineRule="auto"/>
        <w:ind w:firstLineChars="650" w:firstLine="1560"/>
        <w:rPr>
          <w:rFonts w:ascii="Times New Roman" w:hAnsi="Times New Roman" w:cs="Times New Roman"/>
          <w:sz w:val="24"/>
          <w:szCs w:val="24"/>
        </w:rPr>
      </w:pPr>
      <w:r w:rsidRPr="00C54053">
        <w:rPr>
          <w:rFonts w:ascii="Times New Roman" w:hAnsi="Times New Roman" w:cs="Times New Roman"/>
          <w:sz w:val="24"/>
          <w:szCs w:val="24"/>
        </w:rPr>
        <w:t xml:space="preserve">(c) </w:t>
      </w:r>
      <w:proofErr w:type="gramStart"/>
      <w:r>
        <w:rPr>
          <w:rFonts w:ascii="Times New Roman" w:hAnsi="Times New Roman" w:cs="Times New Roman" w:hint="eastAsia"/>
          <w:sz w:val="24"/>
          <w:szCs w:val="24"/>
        </w:rPr>
        <w:t>classification</w:t>
      </w:r>
      <w:proofErr w:type="gramEnd"/>
      <w:r>
        <w:rPr>
          <w:rFonts w:ascii="Times New Roman" w:hAnsi="Times New Roman" w:cs="Times New Roman" w:hint="eastAsia"/>
          <w:sz w:val="24"/>
          <w:szCs w:val="24"/>
        </w:rPr>
        <w:t xml:space="preserve"> result</w:t>
      </w:r>
      <w:r w:rsidRPr="00C54053">
        <w:rPr>
          <w:rFonts w:ascii="Times New Roman" w:hAnsi="Times New Roman" w:cs="Times New Roman"/>
          <w:sz w:val="24"/>
          <w:szCs w:val="24"/>
        </w:rPr>
        <w:t xml:space="preserve">                         </w:t>
      </w:r>
      <w:r>
        <w:rPr>
          <w:rFonts w:ascii="Times New Roman" w:hAnsi="Times New Roman" w:cs="Times New Roman" w:hint="eastAsia"/>
          <w:sz w:val="24"/>
          <w:szCs w:val="24"/>
        </w:rPr>
        <w:t>(</w:t>
      </w:r>
      <w:r w:rsidRPr="00C54053">
        <w:rPr>
          <w:rFonts w:ascii="Times New Roman" w:hAnsi="Times New Roman" w:cs="Times New Roman"/>
          <w:sz w:val="24"/>
          <w:szCs w:val="24"/>
        </w:rPr>
        <w:t xml:space="preserve">d) </w:t>
      </w:r>
      <w:r>
        <w:rPr>
          <w:rFonts w:ascii="Times New Roman" w:hAnsi="Times New Roman" w:cs="Times New Roman" w:hint="eastAsia"/>
          <w:sz w:val="24"/>
          <w:szCs w:val="24"/>
        </w:rPr>
        <w:t>highlight wrong points</w:t>
      </w:r>
    </w:p>
    <w:p w:rsidR="008B3DA2" w:rsidRPr="00C54053" w:rsidRDefault="008B3DA2" w:rsidP="008B3DA2">
      <w:pPr>
        <w:spacing w:line="300" w:lineRule="auto"/>
        <w:ind w:firstLineChars="650" w:firstLine="1560"/>
        <w:rPr>
          <w:rFonts w:ascii="Times New Roman" w:hAnsi="Times New Roman" w:cs="Times New Roman"/>
          <w:sz w:val="24"/>
          <w:szCs w:val="24"/>
        </w:rPr>
      </w:pPr>
      <w:proofErr w:type="gramStart"/>
      <w:r>
        <w:rPr>
          <w:rFonts w:ascii="Times New Roman" w:hAnsi="Times New Roman" w:cs="Times New Roman" w:hint="eastAsia"/>
          <w:sz w:val="24"/>
          <w:szCs w:val="24"/>
        </w:rPr>
        <w:t>Fig.</w:t>
      </w:r>
      <w:proofErr w:type="gramEnd"/>
      <w:del w:id="845" w:author="User" w:date="2016-11-07T23:35:00Z">
        <w:r w:rsidRPr="00C54053" w:rsidDel="006B0430">
          <w:rPr>
            <w:rFonts w:ascii="Times New Roman" w:hAnsi="Times New Roman" w:cs="Times New Roman"/>
            <w:sz w:val="24"/>
            <w:szCs w:val="24"/>
          </w:rPr>
          <w:delText>3</w:delText>
        </w:r>
        <w:r w:rsidRPr="008B3DA2" w:rsidDel="006B0430">
          <w:rPr>
            <w:rFonts w:ascii="Times New Roman" w:hAnsi="Times New Roman" w:cs="Times New Roman" w:hint="eastAsia"/>
            <w:sz w:val="24"/>
            <w:szCs w:val="24"/>
          </w:rPr>
          <w:delText xml:space="preserve"> </w:delText>
        </w:r>
      </w:del>
      <w:ins w:id="846" w:author="User" w:date="2016-11-07T23:35:00Z">
        <w:r w:rsidR="006B0430">
          <w:rPr>
            <w:rFonts w:ascii="Times New Roman" w:hAnsi="Times New Roman" w:cs="Times New Roman" w:hint="eastAsia"/>
            <w:sz w:val="24"/>
            <w:szCs w:val="24"/>
          </w:rPr>
          <w:t>2</w:t>
        </w:r>
        <w:r w:rsidR="006B0430" w:rsidRPr="008B3DA2">
          <w:rPr>
            <w:rFonts w:ascii="Times New Roman" w:hAnsi="Times New Roman" w:cs="Times New Roman" w:hint="eastAsia"/>
            <w:sz w:val="24"/>
            <w:szCs w:val="24"/>
          </w:rPr>
          <w:t xml:space="preserve"> </w:t>
        </w:r>
      </w:ins>
      <w:r>
        <w:rPr>
          <w:rFonts w:ascii="Times New Roman" w:hAnsi="Times New Roman" w:cs="Times New Roman" w:hint="eastAsia"/>
          <w:sz w:val="24"/>
          <w:szCs w:val="24"/>
        </w:rPr>
        <w:t>the training data, testing data and results of scene I</w:t>
      </w:r>
    </w:p>
    <w:p w:rsidR="008B3DA2" w:rsidRPr="00C54053" w:rsidRDefault="008B3DA2" w:rsidP="008B3DA2">
      <w:pPr>
        <w:spacing w:line="300" w:lineRule="auto"/>
        <w:jc w:val="left"/>
        <w:rPr>
          <w:rFonts w:ascii="Times New Roman" w:hAnsi="Times New Roman" w:cs="Times New Roman"/>
          <w:sz w:val="24"/>
          <w:szCs w:val="24"/>
        </w:rPr>
      </w:pPr>
      <w:r w:rsidRPr="00C54053">
        <w:rPr>
          <w:rFonts w:ascii="Times New Roman" w:hAnsi="Times New Roman" w:cs="Times New Roman"/>
          <w:noProof/>
          <w:sz w:val="24"/>
          <w:szCs w:val="24"/>
        </w:rPr>
        <w:drawing>
          <wp:inline distT="0" distB="0" distL="0" distR="0" wp14:anchorId="14ECE04D" wp14:editId="5E65B114">
            <wp:extent cx="2449195" cy="1200785"/>
            <wp:effectExtent l="0" t="0" r="8255" b="0"/>
            <wp:docPr id="1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9195" cy="1200785"/>
                    </a:xfrm>
                    <a:prstGeom prst="rect">
                      <a:avLst/>
                    </a:prstGeom>
                    <a:noFill/>
                    <a:ln>
                      <a:noFill/>
                    </a:ln>
                  </pic:spPr>
                </pic:pic>
              </a:graphicData>
            </a:graphic>
          </wp:inline>
        </w:drawing>
      </w:r>
      <w:r w:rsidRPr="00C54053">
        <w:rPr>
          <w:rFonts w:ascii="Times New Roman" w:hAnsi="Times New Roman" w:cs="Times New Roman"/>
          <w:noProof/>
          <w:sz w:val="24"/>
          <w:szCs w:val="24"/>
        </w:rPr>
        <w:t xml:space="preserve">      </w:t>
      </w:r>
      <w:r w:rsidRPr="00C54053">
        <w:rPr>
          <w:rFonts w:ascii="Times New Roman" w:hAnsi="Times New Roman" w:cs="Times New Roman"/>
          <w:noProof/>
          <w:sz w:val="24"/>
          <w:szCs w:val="24"/>
        </w:rPr>
        <w:drawing>
          <wp:inline distT="0" distB="0" distL="0" distR="0" wp14:anchorId="7E473490" wp14:editId="0CB87286">
            <wp:extent cx="2528570" cy="1240155"/>
            <wp:effectExtent l="0" t="0" r="5080" b="0"/>
            <wp:docPr id="1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8570" cy="1240155"/>
                    </a:xfrm>
                    <a:prstGeom prst="rect">
                      <a:avLst/>
                    </a:prstGeom>
                    <a:noFill/>
                    <a:ln>
                      <a:noFill/>
                    </a:ln>
                  </pic:spPr>
                </pic:pic>
              </a:graphicData>
            </a:graphic>
          </wp:inline>
        </w:drawing>
      </w:r>
    </w:p>
    <w:p w:rsidR="008B3DA2" w:rsidRPr="00C54053" w:rsidRDefault="008B3DA2" w:rsidP="008B3DA2">
      <w:pPr>
        <w:spacing w:line="300" w:lineRule="auto"/>
        <w:jc w:val="center"/>
        <w:rPr>
          <w:rFonts w:ascii="Times New Roman" w:hAnsi="Times New Roman" w:cs="Times New Roman"/>
          <w:sz w:val="24"/>
          <w:szCs w:val="24"/>
        </w:rPr>
      </w:pPr>
      <w:r w:rsidRPr="00C54053">
        <w:rPr>
          <w:rFonts w:ascii="Times New Roman" w:hAnsi="Times New Roman" w:cs="Times New Roman"/>
          <w:sz w:val="24"/>
          <w:szCs w:val="24"/>
        </w:rPr>
        <w:t>(</w:t>
      </w:r>
      <w:proofErr w:type="gramStart"/>
      <w:r w:rsidRPr="00C54053">
        <w:rPr>
          <w:rFonts w:ascii="Times New Roman" w:hAnsi="Times New Roman" w:cs="Times New Roman"/>
          <w:sz w:val="24"/>
          <w:szCs w:val="24"/>
        </w:rPr>
        <w:t>a)</w:t>
      </w:r>
      <w:proofErr w:type="gramEnd"/>
      <w:r>
        <w:rPr>
          <w:rFonts w:ascii="Times New Roman" w:hAnsi="Times New Roman" w:cs="Times New Roman" w:hint="eastAsia"/>
          <w:sz w:val="24"/>
          <w:szCs w:val="24"/>
        </w:rPr>
        <w:t>training data</w:t>
      </w:r>
      <w:r w:rsidRPr="00C54053">
        <w:rPr>
          <w:rFonts w:ascii="Times New Roman" w:hAnsi="Times New Roman" w:cs="Times New Roman"/>
          <w:sz w:val="24"/>
          <w:szCs w:val="24"/>
        </w:rPr>
        <w:t xml:space="preserve">                                      (b) </w:t>
      </w:r>
      <w:r>
        <w:rPr>
          <w:rFonts w:ascii="Times New Roman" w:hAnsi="Times New Roman" w:cs="Times New Roman" w:hint="eastAsia"/>
          <w:sz w:val="24"/>
          <w:szCs w:val="24"/>
        </w:rPr>
        <w:t>testing data</w:t>
      </w:r>
    </w:p>
    <w:p w:rsidR="008B3DA2" w:rsidRPr="00C54053" w:rsidRDefault="008B3DA2" w:rsidP="008B3DA2">
      <w:pPr>
        <w:spacing w:line="300" w:lineRule="auto"/>
        <w:jc w:val="left"/>
        <w:rPr>
          <w:rFonts w:ascii="Times New Roman" w:hAnsi="Times New Roman" w:cs="Times New Roman"/>
          <w:sz w:val="24"/>
          <w:szCs w:val="24"/>
        </w:rPr>
      </w:pPr>
      <w:r w:rsidRPr="00C5405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B0E3C0C" wp14:editId="0C226923">
                <wp:simplePos x="0" y="0"/>
                <wp:positionH relativeFrom="column">
                  <wp:posOffset>313055</wp:posOffset>
                </wp:positionH>
                <wp:positionV relativeFrom="paragraph">
                  <wp:posOffset>740410</wp:posOffset>
                </wp:positionV>
                <wp:extent cx="230505" cy="238125"/>
                <wp:effectExtent l="0" t="0" r="17145" b="28575"/>
                <wp:wrapNone/>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 cy="2381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77" o:spid="_x0000_s1026" style="position:absolute;left:0;text-align:left;margin-left:24.65pt;margin-top:58.3pt;width:18.1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" filled="f" strokecolor="#385d8a" strokeweight="2pt">
                <v:path arrowok="t"/>
              </v:rect>
            </w:pict>
          </mc:Fallback>
        </mc:AlternateContent>
      </w:r>
      <w:r w:rsidRPr="00C54053">
        <w:rPr>
          <w:rFonts w:ascii="Times New Roman" w:hAnsi="Times New Roman" w:cs="Times New Roman"/>
          <w:noProof/>
          <w:sz w:val="24"/>
          <w:szCs w:val="24"/>
        </w:rPr>
        <w:drawing>
          <wp:inline distT="0" distB="0" distL="0" distR="0" wp14:anchorId="1F280FDA" wp14:editId="5EF4D125">
            <wp:extent cx="2512695" cy="1224280"/>
            <wp:effectExtent l="0" t="0" r="1905" b="0"/>
            <wp:docPr id="1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2695" cy="1224280"/>
                    </a:xfrm>
                    <a:prstGeom prst="rect">
                      <a:avLst/>
                    </a:prstGeom>
                    <a:noFill/>
                    <a:ln>
                      <a:noFill/>
                    </a:ln>
                  </pic:spPr>
                </pic:pic>
              </a:graphicData>
            </a:graphic>
          </wp:inline>
        </w:drawing>
      </w:r>
      <w:r w:rsidRPr="00C54053">
        <w:rPr>
          <w:rFonts w:ascii="Times New Roman" w:hAnsi="Times New Roman" w:cs="Times New Roman"/>
          <w:noProof/>
          <w:sz w:val="24"/>
          <w:szCs w:val="24"/>
        </w:rPr>
        <w:t xml:space="preserve">      </w:t>
      </w:r>
      <w:r w:rsidRPr="00C54053">
        <w:rPr>
          <w:rFonts w:ascii="Times New Roman" w:hAnsi="Times New Roman" w:cs="Times New Roman"/>
          <w:noProof/>
          <w:sz w:val="24"/>
          <w:szCs w:val="24"/>
        </w:rPr>
        <w:drawing>
          <wp:inline distT="0" distB="0" distL="0" distR="0" wp14:anchorId="7108660F" wp14:editId="6A4043AF">
            <wp:extent cx="2480945" cy="1216660"/>
            <wp:effectExtent l="0" t="0" r="0" b="2540"/>
            <wp:docPr id="1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0945" cy="1216660"/>
                    </a:xfrm>
                    <a:prstGeom prst="rect">
                      <a:avLst/>
                    </a:prstGeom>
                    <a:noFill/>
                    <a:ln>
                      <a:noFill/>
                    </a:ln>
                  </pic:spPr>
                </pic:pic>
              </a:graphicData>
            </a:graphic>
          </wp:inline>
        </w:drawing>
      </w:r>
    </w:p>
    <w:p w:rsidR="008B3DA2" w:rsidRDefault="008B3DA2" w:rsidP="008B3DA2">
      <w:pPr>
        <w:spacing w:line="300" w:lineRule="auto"/>
        <w:ind w:firstLineChars="650" w:firstLine="1560"/>
        <w:rPr>
          <w:rFonts w:ascii="Times New Roman" w:hAnsi="Times New Roman" w:cs="Times New Roman"/>
          <w:sz w:val="24"/>
          <w:szCs w:val="24"/>
        </w:rPr>
      </w:pPr>
      <w:r w:rsidRPr="00C54053">
        <w:rPr>
          <w:rFonts w:ascii="Times New Roman" w:hAnsi="Times New Roman" w:cs="Times New Roman"/>
          <w:sz w:val="24"/>
          <w:szCs w:val="24"/>
        </w:rPr>
        <w:t xml:space="preserve">(c) </w:t>
      </w:r>
      <w:proofErr w:type="gramStart"/>
      <w:r>
        <w:rPr>
          <w:rFonts w:ascii="Times New Roman" w:hAnsi="Times New Roman" w:cs="Times New Roman" w:hint="eastAsia"/>
          <w:sz w:val="24"/>
          <w:szCs w:val="24"/>
        </w:rPr>
        <w:t>classification</w:t>
      </w:r>
      <w:proofErr w:type="gramEnd"/>
      <w:r>
        <w:rPr>
          <w:rFonts w:ascii="Times New Roman" w:hAnsi="Times New Roman" w:cs="Times New Roman" w:hint="eastAsia"/>
          <w:sz w:val="24"/>
          <w:szCs w:val="24"/>
        </w:rPr>
        <w:t xml:space="preserve"> result</w:t>
      </w:r>
      <w:r w:rsidRPr="00C54053">
        <w:rPr>
          <w:rFonts w:ascii="Times New Roman" w:hAnsi="Times New Roman" w:cs="Times New Roman"/>
          <w:sz w:val="24"/>
          <w:szCs w:val="24"/>
        </w:rPr>
        <w:t xml:space="preserve">                         </w:t>
      </w:r>
      <w:r>
        <w:rPr>
          <w:rFonts w:ascii="Times New Roman" w:hAnsi="Times New Roman" w:cs="Times New Roman" w:hint="eastAsia"/>
          <w:sz w:val="24"/>
          <w:szCs w:val="24"/>
        </w:rPr>
        <w:t>(</w:t>
      </w:r>
      <w:r w:rsidRPr="00C54053">
        <w:rPr>
          <w:rFonts w:ascii="Times New Roman" w:hAnsi="Times New Roman" w:cs="Times New Roman"/>
          <w:sz w:val="24"/>
          <w:szCs w:val="24"/>
        </w:rPr>
        <w:t xml:space="preserve">d) </w:t>
      </w:r>
      <w:r>
        <w:rPr>
          <w:rFonts w:ascii="Times New Roman" w:hAnsi="Times New Roman" w:cs="Times New Roman" w:hint="eastAsia"/>
          <w:sz w:val="24"/>
          <w:szCs w:val="24"/>
        </w:rPr>
        <w:t>highlight wrong points</w:t>
      </w:r>
    </w:p>
    <w:p w:rsidR="008B3DA2" w:rsidRPr="00C54053" w:rsidRDefault="008B3DA2" w:rsidP="008B3DA2">
      <w:pPr>
        <w:spacing w:line="300" w:lineRule="auto"/>
        <w:ind w:firstLineChars="650" w:firstLine="1560"/>
        <w:rPr>
          <w:rFonts w:ascii="Times New Roman" w:hAnsi="Times New Roman" w:cs="Times New Roman"/>
          <w:sz w:val="24"/>
          <w:szCs w:val="24"/>
        </w:rPr>
      </w:pPr>
      <w:proofErr w:type="gramStart"/>
      <w:r>
        <w:rPr>
          <w:rFonts w:ascii="Times New Roman" w:hAnsi="Times New Roman" w:cs="Times New Roman" w:hint="eastAsia"/>
          <w:sz w:val="24"/>
          <w:szCs w:val="24"/>
        </w:rPr>
        <w:t>Fig.</w:t>
      </w:r>
      <w:proofErr w:type="gramEnd"/>
      <w:del w:id="847" w:author="User" w:date="2016-11-07T23:35:00Z">
        <w:r w:rsidDel="006B0430">
          <w:rPr>
            <w:rFonts w:ascii="Times New Roman" w:hAnsi="Times New Roman" w:cs="Times New Roman" w:hint="eastAsia"/>
            <w:sz w:val="24"/>
            <w:szCs w:val="24"/>
          </w:rPr>
          <w:delText>4</w:delText>
        </w:r>
        <w:r w:rsidRPr="008B3DA2" w:rsidDel="006B0430">
          <w:rPr>
            <w:rFonts w:ascii="Times New Roman" w:hAnsi="Times New Roman" w:cs="Times New Roman" w:hint="eastAsia"/>
            <w:sz w:val="24"/>
            <w:szCs w:val="24"/>
          </w:rPr>
          <w:delText xml:space="preserve"> </w:delText>
        </w:r>
      </w:del>
      <w:ins w:id="848" w:author="User" w:date="2016-11-07T23:35:00Z">
        <w:r w:rsidR="006B0430">
          <w:rPr>
            <w:rFonts w:ascii="Times New Roman" w:hAnsi="Times New Roman" w:cs="Times New Roman" w:hint="eastAsia"/>
            <w:sz w:val="24"/>
            <w:szCs w:val="24"/>
          </w:rPr>
          <w:t>3</w:t>
        </w:r>
        <w:r w:rsidR="006B0430" w:rsidRPr="008B3DA2">
          <w:rPr>
            <w:rFonts w:ascii="Times New Roman" w:hAnsi="Times New Roman" w:cs="Times New Roman" w:hint="eastAsia"/>
            <w:sz w:val="24"/>
            <w:szCs w:val="24"/>
          </w:rPr>
          <w:t xml:space="preserve"> </w:t>
        </w:r>
      </w:ins>
      <w:r>
        <w:rPr>
          <w:rFonts w:ascii="Times New Roman" w:hAnsi="Times New Roman" w:cs="Times New Roman" w:hint="eastAsia"/>
          <w:sz w:val="24"/>
          <w:szCs w:val="24"/>
        </w:rPr>
        <w:t>the training data, testing data and results of scene II</w:t>
      </w:r>
    </w:p>
    <w:p w:rsidR="00DF3AC1" w:rsidRPr="00C54053" w:rsidRDefault="00DF3AC1" w:rsidP="00DF3AC1">
      <w:pPr>
        <w:spacing w:line="300" w:lineRule="auto"/>
        <w:jc w:val="left"/>
        <w:rPr>
          <w:rFonts w:ascii="Times New Roman" w:hAnsi="Times New Roman" w:cs="Times New Roman"/>
          <w:b/>
          <w:sz w:val="24"/>
          <w:szCs w:val="24"/>
        </w:rPr>
      </w:pPr>
    </w:p>
    <w:p w:rsidR="00DF3AC1" w:rsidRPr="00C54053" w:rsidRDefault="00DF3AC1" w:rsidP="00DF3AC1">
      <w:pPr>
        <w:spacing w:line="300" w:lineRule="auto"/>
        <w:ind w:firstLine="480"/>
        <w:rPr>
          <w:rFonts w:ascii="Times New Roman" w:hAnsi="Times New Roman" w:cs="Times New Roman"/>
          <w:sz w:val="24"/>
          <w:szCs w:val="24"/>
        </w:rPr>
      </w:pPr>
      <w:r w:rsidRPr="00C54053">
        <w:rPr>
          <w:rFonts w:ascii="Times New Roman" w:hAnsi="Times New Roman" w:cs="Times New Roman"/>
          <w:noProof/>
          <w:sz w:val="24"/>
          <w:szCs w:val="24"/>
        </w:rPr>
        <w:drawing>
          <wp:inline distT="0" distB="0" distL="0" distR="0" wp14:anchorId="3E71828A" wp14:editId="23A9CC8A">
            <wp:extent cx="2131060" cy="1176655"/>
            <wp:effectExtent l="0" t="0" r="2540" b="4445"/>
            <wp:docPr id="1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1060" cy="1176655"/>
                    </a:xfrm>
                    <a:prstGeom prst="rect">
                      <a:avLst/>
                    </a:prstGeom>
                    <a:noFill/>
                    <a:ln>
                      <a:noFill/>
                    </a:ln>
                  </pic:spPr>
                </pic:pic>
              </a:graphicData>
            </a:graphic>
          </wp:inline>
        </w:drawing>
      </w:r>
      <w:r w:rsidRPr="00C54053">
        <w:rPr>
          <w:rFonts w:ascii="Times New Roman" w:hAnsi="Times New Roman" w:cs="Times New Roman"/>
          <w:noProof/>
          <w:sz w:val="24"/>
          <w:szCs w:val="24"/>
        </w:rPr>
        <w:drawing>
          <wp:inline distT="0" distB="0" distL="0" distR="0" wp14:anchorId="44188CE5" wp14:editId="7CE200F5">
            <wp:extent cx="2273935" cy="1200785"/>
            <wp:effectExtent l="0" t="0" r="0" b="0"/>
            <wp:docPr id="1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3935" cy="1200785"/>
                    </a:xfrm>
                    <a:prstGeom prst="rect">
                      <a:avLst/>
                    </a:prstGeom>
                    <a:noFill/>
                    <a:ln>
                      <a:noFill/>
                    </a:ln>
                  </pic:spPr>
                </pic:pic>
              </a:graphicData>
            </a:graphic>
          </wp:inline>
        </w:drawing>
      </w:r>
    </w:p>
    <w:p w:rsidR="00DF3AC1" w:rsidRPr="00C54053" w:rsidRDefault="00DF3AC1" w:rsidP="00DF3AC1">
      <w:pPr>
        <w:spacing w:line="300" w:lineRule="auto"/>
        <w:jc w:val="center"/>
        <w:rPr>
          <w:rFonts w:ascii="Times New Roman" w:hAnsi="Times New Roman" w:cs="Times New Roman"/>
          <w:sz w:val="24"/>
          <w:szCs w:val="24"/>
        </w:rPr>
      </w:pPr>
      <w:r w:rsidRPr="00C54053">
        <w:rPr>
          <w:rFonts w:ascii="Times New Roman" w:hAnsi="Times New Roman" w:cs="Times New Roman"/>
          <w:sz w:val="24"/>
          <w:szCs w:val="24"/>
        </w:rPr>
        <w:t xml:space="preserve">                  (a)</w:t>
      </w:r>
      <w:r w:rsidR="007D5188">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training</w:t>
      </w:r>
      <w:proofErr w:type="gramEnd"/>
      <w:r>
        <w:rPr>
          <w:rFonts w:ascii="Times New Roman" w:hAnsi="Times New Roman" w:cs="Times New Roman" w:hint="eastAsia"/>
          <w:sz w:val="24"/>
          <w:szCs w:val="24"/>
        </w:rPr>
        <w:t xml:space="preserve"> data</w:t>
      </w:r>
      <w:r w:rsidRPr="00C54053">
        <w:rPr>
          <w:rFonts w:ascii="Times New Roman" w:hAnsi="Times New Roman" w:cs="Times New Roman"/>
          <w:sz w:val="24"/>
          <w:szCs w:val="24"/>
        </w:rPr>
        <w:t xml:space="preserve">                                      (b) </w:t>
      </w:r>
      <w:r>
        <w:rPr>
          <w:rFonts w:ascii="Times New Roman" w:hAnsi="Times New Roman" w:cs="Times New Roman" w:hint="eastAsia"/>
          <w:sz w:val="24"/>
          <w:szCs w:val="24"/>
        </w:rPr>
        <w:t>testing data</w:t>
      </w:r>
    </w:p>
    <w:p w:rsidR="00DF3AC1" w:rsidRPr="00DF3AC1" w:rsidRDefault="00DF3AC1" w:rsidP="00DF3AC1">
      <w:pPr>
        <w:spacing w:line="300" w:lineRule="auto"/>
        <w:rPr>
          <w:rFonts w:ascii="Times New Roman" w:hAnsi="Times New Roman" w:cs="Times New Roman"/>
          <w:sz w:val="24"/>
          <w:szCs w:val="24"/>
        </w:rPr>
      </w:pPr>
    </w:p>
    <w:p w:rsidR="00DF3AC1" w:rsidRPr="00C54053" w:rsidRDefault="00DF3AC1" w:rsidP="00DF3AC1">
      <w:pPr>
        <w:spacing w:line="300" w:lineRule="auto"/>
        <w:ind w:firstLine="480"/>
        <w:rPr>
          <w:rFonts w:ascii="Times New Roman" w:hAnsi="Times New Roman" w:cs="Times New Roman"/>
          <w:sz w:val="24"/>
          <w:szCs w:val="24"/>
        </w:rPr>
      </w:pPr>
    </w:p>
    <w:p w:rsidR="00DF3AC1" w:rsidRPr="00C54053" w:rsidRDefault="00DF3AC1" w:rsidP="00DF3AC1">
      <w:pPr>
        <w:spacing w:line="300" w:lineRule="auto"/>
        <w:ind w:firstLine="480"/>
        <w:rPr>
          <w:rFonts w:ascii="Times New Roman" w:hAnsi="Times New Roman" w:cs="Times New Roman"/>
          <w:sz w:val="24"/>
          <w:szCs w:val="24"/>
        </w:rPr>
      </w:pPr>
      <w:r w:rsidRPr="00C54053">
        <w:rPr>
          <w:rFonts w:ascii="Times New Roman" w:hAnsi="Times New Roman" w:cs="Times New Roman"/>
          <w:noProof/>
          <w:sz w:val="24"/>
          <w:szCs w:val="24"/>
        </w:rPr>
        <w:lastRenderedPageBreak/>
        <w:drawing>
          <wp:inline distT="0" distB="0" distL="0" distR="0" wp14:anchorId="054BBA0F" wp14:editId="452D7916">
            <wp:extent cx="2353310" cy="1232535"/>
            <wp:effectExtent l="0" t="0" r="8890" b="5715"/>
            <wp:docPr id="1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3310" cy="1232535"/>
                    </a:xfrm>
                    <a:prstGeom prst="rect">
                      <a:avLst/>
                    </a:prstGeom>
                    <a:noFill/>
                    <a:ln>
                      <a:noFill/>
                    </a:ln>
                  </pic:spPr>
                </pic:pic>
              </a:graphicData>
            </a:graphic>
          </wp:inline>
        </w:drawing>
      </w:r>
      <w:r w:rsidRPr="00C54053">
        <w:rPr>
          <w:rFonts w:ascii="Times New Roman" w:hAnsi="Times New Roman" w:cs="Times New Roman"/>
          <w:noProof/>
          <w:sz w:val="24"/>
          <w:szCs w:val="24"/>
        </w:rPr>
        <w:drawing>
          <wp:inline distT="0" distB="0" distL="0" distR="0" wp14:anchorId="7C8B1E33" wp14:editId="0012893C">
            <wp:extent cx="2449195" cy="1391285"/>
            <wp:effectExtent l="0" t="0" r="8255" b="0"/>
            <wp:docPr id="2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9195" cy="1391285"/>
                    </a:xfrm>
                    <a:prstGeom prst="rect">
                      <a:avLst/>
                    </a:prstGeom>
                    <a:noFill/>
                    <a:ln>
                      <a:noFill/>
                    </a:ln>
                  </pic:spPr>
                </pic:pic>
              </a:graphicData>
            </a:graphic>
          </wp:inline>
        </w:drawing>
      </w:r>
    </w:p>
    <w:p w:rsidR="00DF3AC1" w:rsidRDefault="00DF3AC1" w:rsidP="00DF3AC1">
      <w:pPr>
        <w:spacing w:line="300" w:lineRule="auto"/>
        <w:ind w:firstLineChars="500" w:firstLine="1200"/>
        <w:rPr>
          <w:rFonts w:ascii="Times New Roman" w:hAnsi="Times New Roman" w:cs="Times New Roman"/>
          <w:sz w:val="24"/>
          <w:szCs w:val="24"/>
        </w:rPr>
      </w:pPr>
      <w:r w:rsidRPr="00C54053">
        <w:rPr>
          <w:rFonts w:ascii="Times New Roman" w:hAnsi="Times New Roman" w:cs="Times New Roman"/>
          <w:sz w:val="24"/>
          <w:szCs w:val="24"/>
        </w:rPr>
        <w:t xml:space="preserve">(c) </w:t>
      </w:r>
      <w:proofErr w:type="gramStart"/>
      <w:r w:rsidRPr="00DF3AC1">
        <w:rPr>
          <w:rFonts w:ascii="Times New Roman" w:hAnsi="Times New Roman" w:cs="Times New Roman"/>
          <w:sz w:val="24"/>
          <w:szCs w:val="24"/>
        </w:rPr>
        <w:t>highlight</w:t>
      </w:r>
      <w:proofErr w:type="gramEnd"/>
      <w:r w:rsidRPr="00DF3AC1">
        <w:rPr>
          <w:rFonts w:ascii="Times New Roman" w:hAnsi="Times New Roman" w:cs="Times New Roman"/>
          <w:sz w:val="24"/>
          <w:szCs w:val="24"/>
        </w:rPr>
        <w:t xml:space="preserve"> wrong points</w:t>
      </w:r>
      <w:r>
        <w:rPr>
          <w:rFonts w:ascii="Times New Roman" w:hAnsi="Times New Roman" w:cs="Times New Roman"/>
          <w:sz w:val="24"/>
          <w:szCs w:val="24"/>
        </w:rPr>
        <w:t xml:space="preserve">     </w:t>
      </w:r>
      <w:r>
        <w:rPr>
          <w:rFonts w:ascii="Times New Roman" w:hAnsi="Times New Roman" w:cs="Times New Roman" w:hint="eastAsia"/>
          <w:sz w:val="24"/>
          <w:szCs w:val="24"/>
        </w:rPr>
        <w:t>(</w:t>
      </w:r>
      <w:r w:rsidRPr="00C54053">
        <w:rPr>
          <w:rFonts w:ascii="Times New Roman" w:hAnsi="Times New Roman" w:cs="Times New Roman"/>
          <w:sz w:val="24"/>
          <w:szCs w:val="24"/>
        </w:rPr>
        <w:t xml:space="preserve">d) </w:t>
      </w:r>
      <w:r>
        <w:rPr>
          <w:rFonts w:ascii="Times New Roman" w:hAnsi="Times New Roman" w:cs="Times New Roman" w:hint="eastAsia"/>
          <w:sz w:val="24"/>
          <w:szCs w:val="24"/>
        </w:rPr>
        <w:t xml:space="preserve"> </w:t>
      </w:r>
      <w:r w:rsidRPr="00DF3AC1">
        <w:rPr>
          <w:rFonts w:ascii="Times New Roman" w:hAnsi="Times New Roman" w:cs="Times New Roman"/>
          <w:sz w:val="24"/>
          <w:szCs w:val="24"/>
        </w:rPr>
        <w:t xml:space="preserve">highlight </w:t>
      </w:r>
      <w:r>
        <w:rPr>
          <w:rFonts w:ascii="Times New Roman" w:hAnsi="Times New Roman" w:cs="Times New Roman" w:hint="eastAsia"/>
          <w:sz w:val="24"/>
          <w:szCs w:val="24"/>
        </w:rPr>
        <w:t>roof and low vegetation points</w:t>
      </w:r>
    </w:p>
    <w:p w:rsidR="006B7E72" w:rsidRDefault="006B7E72" w:rsidP="006B7E72">
      <w:pPr>
        <w:spacing w:line="300" w:lineRule="auto"/>
        <w:ind w:firstLineChars="650" w:firstLine="1560"/>
        <w:rPr>
          <w:rFonts w:ascii="Times New Roman" w:hAnsi="Times New Roman" w:cs="Times New Roman"/>
          <w:sz w:val="24"/>
          <w:szCs w:val="24"/>
        </w:rPr>
      </w:pPr>
      <w:proofErr w:type="gramStart"/>
      <w:r>
        <w:rPr>
          <w:rFonts w:ascii="Times New Roman" w:hAnsi="Times New Roman" w:cs="Times New Roman" w:hint="eastAsia"/>
          <w:sz w:val="24"/>
          <w:szCs w:val="24"/>
        </w:rPr>
        <w:t>Fig.</w:t>
      </w:r>
      <w:proofErr w:type="gramEnd"/>
      <w:del w:id="849" w:author="User" w:date="2016-11-07T23:35:00Z">
        <w:r w:rsidDel="006B0430">
          <w:rPr>
            <w:rFonts w:ascii="Times New Roman" w:hAnsi="Times New Roman" w:cs="Times New Roman" w:hint="eastAsia"/>
            <w:sz w:val="24"/>
            <w:szCs w:val="24"/>
          </w:rPr>
          <w:delText>5</w:delText>
        </w:r>
        <w:r w:rsidRPr="008B3DA2" w:rsidDel="006B0430">
          <w:rPr>
            <w:rFonts w:ascii="Times New Roman" w:hAnsi="Times New Roman" w:cs="Times New Roman" w:hint="eastAsia"/>
            <w:sz w:val="24"/>
            <w:szCs w:val="24"/>
          </w:rPr>
          <w:delText xml:space="preserve"> </w:delText>
        </w:r>
      </w:del>
      <w:ins w:id="850" w:author="User" w:date="2016-11-07T23:35:00Z">
        <w:r w:rsidR="006B0430">
          <w:rPr>
            <w:rFonts w:ascii="Times New Roman" w:hAnsi="Times New Roman" w:cs="Times New Roman" w:hint="eastAsia"/>
            <w:sz w:val="24"/>
            <w:szCs w:val="24"/>
          </w:rPr>
          <w:t>4</w:t>
        </w:r>
        <w:r w:rsidR="006B0430" w:rsidRPr="008B3DA2">
          <w:rPr>
            <w:rFonts w:ascii="Times New Roman" w:hAnsi="Times New Roman" w:cs="Times New Roman" w:hint="eastAsia"/>
            <w:sz w:val="24"/>
            <w:szCs w:val="24"/>
          </w:rPr>
          <w:t xml:space="preserve"> </w:t>
        </w:r>
      </w:ins>
      <w:r>
        <w:rPr>
          <w:rFonts w:ascii="Times New Roman" w:hAnsi="Times New Roman" w:cs="Times New Roman" w:hint="eastAsia"/>
          <w:sz w:val="24"/>
          <w:szCs w:val="24"/>
        </w:rPr>
        <w:t>the training data, testing data and results of scene II</w:t>
      </w:r>
    </w:p>
    <w:p w:rsidR="00CF3D44" w:rsidRDefault="00CF3D44" w:rsidP="006B7E72">
      <w:pPr>
        <w:spacing w:line="300" w:lineRule="auto"/>
        <w:ind w:firstLineChars="650" w:firstLine="1560"/>
        <w:rPr>
          <w:rFonts w:ascii="Times New Roman" w:hAnsi="Times New Roman" w:cs="Times New Roman"/>
          <w:sz w:val="24"/>
          <w:szCs w:val="24"/>
        </w:rPr>
      </w:pPr>
    </w:p>
    <w:p w:rsidR="00CF3D44" w:rsidRPr="00C54053" w:rsidRDefault="00CF3D44" w:rsidP="00DA6C41">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Table 3 </w:t>
      </w:r>
      <w:r w:rsidR="00DA6C41">
        <w:rPr>
          <w:rFonts w:ascii="Times New Roman" w:hAnsi="Times New Roman" w:cs="Times New Roman" w:hint="eastAsia"/>
          <w:sz w:val="24"/>
          <w:szCs w:val="24"/>
        </w:rPr>
        <w:t xml:space="preserve">the </w:t>
      </w:r>
      <w:r w:rsidR="00DA6C41" w:rsidRPr="00DA6C41">
        <w:rPr>
          <w:rFonts w:ascii="Times New Roman" w:hAnsi="Times New Roman" w:cs="Times New Roman"/>
          <w:sz w:val="24"/>
          <w:szCs w:val="24"/>
        </w:rPr>
        <w:t>precision</w:t>
      </w:r>
      <w:r w:rsidR="00DA6C41">
        <w:rPr>
          <w:rFonts w:ascii="Times New Roman" w:hAnsi="Times New Roman" w:cs="Times New Roman" w:hint="eastAsia"/>
          <w:sz w:val="24"/>
          <w:szCs w:val="24"/>
        </w:rPr>
        <w:t xml:space="preserve">/recall and </w:t>
      </w:r>
      <w:r>
        <w:rPr>
          <w:rFonts w:ascii="Times New Roman" w:hAnsi="Times New Roman" w:cs="Times New Roman" w:hint="eastAsia"/>
          <w:sz w:val="24"/>
          <w:szCs w:val="24"/>
        </w:rPr>
        <w:t xml:space="preserve">accuracy of the </w:t>
      </w:r>
      <w:r w:rsidR="00642C93">
        <w:rPr>
          <w:rFonts w:ascii="Times New Roman" w:hAnsi="Times New Roman" w:cs="Times New Roman" w:hint="eastAsia"/>
          <w:sz w:val="24"/>
          <w:szCs w:val="24"/>
        </w:rPr>
        <w:t xml:space="preserve">classification </w:t>
      </w:r>
      <w:r w:rsidR="00DA6C41">
        <w:rPr>
          <w:rFonts w:ascii="Times New Roman" w:hAnsi="Times New Roman" w:cs="Times New Roman" w:hint="eastAsia"/>
          <w:sz w:val="24"/>
          <w:szCs w:val="24"/>
        </w:rPr>
        <w:t>results</w:t>
      </w:r>
      <w:r>
        <w:rPr>
          <w:rFonts w:ascii="Times New Roman" w:hAnsi="Times New Roman" w:cs="Times New Roman" w:hint="eastAsia"/>
          <w:sz w:val="24"/>
          <w:szCs w:val="24"/>
        </w:rPr>
        <w:t xml:space="preserve"> of scene I-III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4"/>
        <w:gridCol w:w="571"/>
        <w:gridCol w:w="706"/>
        <w:gridCol w:w="995"/>
        <w:gridCol w:w="564"/>
        <w:gridCol w:w="1137"/>
        <w:gridCol w:w="564"/>
        <w:gridCol w:w="995"/>
        <w:gridCol w:w="281"/>
        <w:gridCol w:w="1450"/>
        <w:gridCol w:w="15"/>
      </w:tblGrid>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bookmarkStart w:id="851" w:name="_Hlk463276488"/>
            <w:r w:rsidRPr="00CF3D44">
              <w:rPr>
                <w:rFonts w:ascii="Times New Roman" w:hAnsi="Times New Roman" w:cs="Times New Roman"/>
                <w:sz w:val="22"/>
                <w:szCs w:val="24"/>
              </w:rPr>
              <w:t>S</w:t>
            </w:r>
            <w:r w:rsidRPr="00CF3D44">
              <w:rPr>
                <w:rFonts w:ascii="Times New Roman" w:hAnsi="Times New Roman" w:cs="Times New Roman" w:hint="eastAsia"/>
                <w:sz w:val="22"/>
                <w:szCs w:val="24"/>
              </w:rPr>
              <w:t>cene I</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Building</w:t>
            </w:r>
            <w:bookmarkStart w:id="852" w:name="OLE_LINK79"/>
            <w:r w:rsidRPr="00CF3D44">
              <w:rPr>
                <w:rFonts w:ascii="Times New Roman" w:hAnsi="Times New Roman" w:cs="Times New Roman"/>
                <w:sz w:val="22"/>
                <w:szCs w:val="24"/>
              </w:rPr>
              <w:t>(</w:t>
            </w:r>
            <w:proofErr w:type="gramEnd"/>
            <w:r w:rsidRPr="00CF3D44">
              <w:rPr>
                <w:rFonts w:ascii="Times New Roman" w:hAnsi="Times New Roman" w:cs="Times New Roman"/>
                <w:sz w:val="22"/>
                <w:szCs w:val="24"/>
              </w:rPr>
              <w:t>%)</w:t>
            </w:r>
            <w:bookmarkEnd w:id="852"/>
          </w:p>
          <w:p w:rsidR="00CF3D44" w:rsidRPr="00CF3D44" w:rsidRDefault="00CF3D44" w:rsidP="00916A27">
            <w:pPr>
              <w:spacing w:line="300" w:lineRule="auto"/>
              <w:rPr>
                <w:rFonts w:ascii="Times New Roman" w:hAnsi="Times New Roman" w:cs="Times New Roman"/>
                <w:sz w:val="22"/>
                <w:szCs w:val="24"/>
              </w:rPr>
            </w:pP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Tree(</w:t>
            </w:r>
            <w:proofErr w:type="gramEnd"/>
            <w:r w:rsidRPr="00CF3D44">
              <w:rPr>
                <w:rFonts w:ascii="Times New Roman" w:hAnsi="Times New Roman" w:cs="Times New Roman"/>
                <w:sz w:val="22"/>
                <w:szCs w:val="24"/>
              </w:rPr>
              <w:t>%)</w:t>
            </w:r>
          </w:p>
          <w:p w:rsidR="00CF3D44" w:rsidRPr="00CF3D44" w:rsidRDefault="00CF3D44" w:rsidP="00916A27">
            <w:pPr>
              <w:spacing w:line="300" w:lineRule="auto"/>
              <w:rPr>
                <w:rFonts w:ascii="Times New Roman" w:hAnsi="Times New Roman" w:cs="Times New Roman"/>
                <w:sz w:val="22"/>
                <w:szCs w:val="24"/>
              </w:rPr>
            </w:pP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Car(</w:t>
            </w:r>
            <w:proofErr w:type="gramEnd"/>
            <w:r w:rsidRPr="00CF3D44">
              <w:rPr>
                <w:rFonts w:ascii="Times New Roman" w:hAnsi="Times New Roman" w:cs="Times New Roman"/>
                <w:sz w:val="22"/>
                <w:szCs w:val="24"/>
              </w:rPr>
              <w:t>%)</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Accuracy</w:t>
            </w:r>
            <w:bookmarkStart w:id="853" w:name="OLE_LINK78"/>
            <w:r w:rsidRPr="00CF3D44">
              <w:rPr>
                <w:rFonts w:ascii="Times New Roman" w:hAnsi="Times New Roman" w:cs="Times New Roman"/>
                <w:sz w:val="22"/>
                <w:szCs w:val="24"/>
              </w:rPr>
              <w:t>(</w:t>
            </w:r>
            <w:proofErr w:type="gramEnd"/>
            <w:r w:rsidRPr="00CF3D44">
              <w:rPr>
                <w:rFonts w:ascii="Times New Roman" w:hAnsi="Times New Roman" w:cs="Times New Roman"/>
                <w:sz w:val="22"/>
                <w:szCs w:val="24"/>
              </w:rPr>
              <w:t>%)</w:t>
            </w:r>
            <w:bookmarkEnd w:id="853"/>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bookmarkStart w:id="854" w:name="OLE_LINK67"/>
            <w:bookmarkStart w:id="855" w:name="OLE_LINK68"/>
            <w:bookmarkStart w:id="856" w:name="OLE_LINK69"/>
            <w:bookmarkEnd w:id="851"/>
            <w:r w:rsidRPr="00CF3D44">
              <w:rPr>
                <w:rFonts w:ascii="Times New Roman" w:hAnsi="Times New Roman" w:cs="Times New Roman"/>
                <w:sz w:val="22"/>
                <w:szCs w:val="24"/>
              </w:rPr>
              <w:t>our Method</w:t>
            </w:r>
            <w:bookmarkEnd w:id="854"/>
            <w:bookmarkEnd w:id="855"/>
            <w:bookmarkEnd w:id="856"/>
            <w:r w:rsidRPr="00CF3D44">
              <w:rPr>
                <w:rFonts w:ascii="Times New Roman" w:hAnsi="Times New Roman" w:cs="Times New Roman"/>
                <w:sz w:val="22"/>
                <w:szCs w:val="24"/>
              </w:rPr>
              <w:t xml:space="preserve"> </w:t>
            </w:r>
          </w:p>
        </w:tc>
        <w:tc>
          <w:tcPr>
            <w:tcW w:w="998"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97.7/98.8</w:t>
            </w:r>
          </w:p>
        </w:tc>
        <w:tc>
          <w:tcPr>
            <w:tcW w:w="998"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99.2/97.7</w:t>
            </w:r>
          </w:p>
        </w:tc>
        <w:tc>
          <w:tcPr>
            <w:tcW w:w="915" w:type="pct"/>
            <w:gridSpan w:val="2"/>
            <w:shd w:val="clear" w:color="auto" w:fill="auto"/>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85.2/98.1</w:t>
            </w:r>
          </w:p>
        </w:tc>
        <w:tc>
          <w:tcPr>
            <w:tcW w:w="1016" w:type="pct"/>
            <w:gridSpan w:val="2"/>
            <w:shd w:val="clear" w:color="auto" w:fill="auto"/>
          </w:tcPr>
          <w:p w:rsidR="00CF3D44" w:rsidRPr="00642C93" w:rsidRDefault="00CF3D44" w:rsidP="00916A27">
            <w:pPr>
              <w:spacing w:line="300" w:lineRule="auto"/>
              <w:rPr>
                <w:rFonts w:ascii="Times New Roman" w:hAnsi="Times New Roman" w:cs="Times New Roman"/>
                <w:b/>
                <w:sz w:val="22"/>
                <w:szCs w:val="24"/>
              </w:rPr>
            </w:pPr>
            <w:bookmarkStart w:id="857" w:name="OLE_LINK37"/>
            <w:bookmarkStart w:id="858" w:name="OLE_LINK38"/>
            <w:r w:rsidRPr="00642C93">
              <w:rPr>
                <w:rFonts w:ascii="Times New Roman" w:hAnsi="Times New Roman" w:cs="Times New Roman"/>
                <w:b/>
                <w:sz w:val="22"/>
                <w:szCs w:val="24"/>
              </w:rPr>
              <w:t>98.2</w:t>
            </w:r>
            <w:bookmarkEnd w:id="857"/>
            <w:bookmarkEnd w:id="858"/>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bookmarkStart w:id="859" w:name="OLE_LINK63"/>
            <w:bookmarkStart w:id="860" w:name="OLE_LINK64"/>
            <w:r w:rsidRPr="00CF3D44">
              <w:rPr>
                <w:rFonts w:ascii="Times New Roman" w:hAnsi="Times New Roman" w:cs="Times New Roman"/>
                <w:sz w:val="22"/>
                <w:szCs w:val="24"/>
              </w:rPr>
              <w:t xml:space="preserve">Method </w:t>
            </w:r>
            <w:bookmarkEnd w:id="859"/>
            <w:bookmarkEnd w:id="860"/>
            <w:r w:rsidRPr="00CF3D44">
              <w:rPr>
                <w:rFonts w:ascii="Times New Roman" w:hAnsi="Times New Roman" w:cs="Times New Roman"/>
                <w:sz w:val="22"/>
                <w:szCs w:val="24"/>
              </w:rPr>
              <w:t>in[17]</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94.0/95.4</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95.0/94.3</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79.1/60.8</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94.5</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in[18]</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95.7/96.2</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95.9/95.9</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80.8/67.9</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95.8</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4</w:t>
            </w:r>
            <w:r w:rsidRPr="00CF3D44">
              <w:rPr>
                <w:rFonts w:ascii="Times New Roman" w:hAnsi="Times New Roman" w:cs="Times New Roman"/>
                <w:sz w:val="22"/>
                <w:szCs w:val="24"/>
              </w:rPr>
              <w:t>]</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89.7/98.1</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97.9/89.1</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65.2/46.6</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92.9</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35</w:t>
            </w:r>
            <w:r w:rsidRPr="00CF3D44">
              <w:rPr>
                <w:rFonts w:ascii="Times New Roman" w:hAnsi="Times New Roman" w:cs="Times New Roman"/>
                <w:sz w:val="22"/>
                <w:szCs w:val="24"/>
              </w:rPr>
              <w:t>]</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w:t>
            </w:r>
            <w:r w:rsidRPr="00CF3D44">
              <w:rPr>
                <w:rFonts w:ascii="Times New Roman" w:hAnsi="Times New Roman" w:cs="Times New Roman"/>
                <w:sz w:val="22"/>
                <w:szCs w:val="24"/>
              </w:rPr>
              <w:t>3</w:t>
            </w:r>
            <w:r w:rsidRPr="00CF3D44">
              <w:rPr>
                <w:rFonts w:ascii="Times New Roman" w:hAnsi="Times New Roman" w:cs="Times New Roman" w:hint="eastAsia"/>
                <w:sz w:val="22"/>
                <w:szCs w:val="24"/>
              </w:rPr>
              <w:t>.5/96.2</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95.3/94.1</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75.3/84.6</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95.1</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S</w:t>
            </w:r>
            <w:r w:rsidRPr="00CF3D44">
              <w:rPr>
                <w:rFonts w:ascii="Times New Roman" w:hAnsi="Times New Roman" w:cs="Times New Roman" w:hint="eastAsia"/>
                <w:sz w:val="22"/>
                <w:szCs w:val="24"/>
              </w:rPr>
              <w:t>cene II</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Building(</w:t>
            </w:r>
            <w:proofErr w:type="gramEnd"/>
            <w:r w:rsidRPr="00CF3D44">
              <w:rPr>
                <w:rFonts w:ascii="Times New Roman" w:hAnsi="Times New Roman" w:cs="Times New Roman"/>
                <w:sz w:val="22"/>
                <w:szCs w:val="24"/>
              </w:rPr>
              <w:t>%)</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Tree(</w:t>
            </w:r>
            <w:proofErr w:type="gramEnd"/>
            <w:r w:rsidRPr="00CF3D44">
              <w:rPr>
                <w:rFonts w:ascii="Times New Roman" w:hAnsi="Times New Roman" w:cs="Times New Roman"/>
                <w:sz w:val="22"/>
                <w:szCs w:val="24"/>
              </w:rPr>
              <w:t>%)</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Car(</w:t>
            </w:r>
            <w:proofErr w:type="gramEnd"/>
            <w:r w:rsidRPr="00CF3D44">
              <w:rPr>
                <w:rFonts w:ascii="Times New Roman" w:hAnsi="Times New Roman" w:cs="Times New Roman"/>
                <w:sz w:val="22"/>
                <w:szCs w:val="24"/>
              </w:rPr>
              <w:t>%)</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Accuracy(</w:t>
            </w:r>
            <w:proofErr w:type="gramEnd"/>
            <w:r w:rsidRPr="00CF3D44">
              <w:rPr>
                <w:rFonts w:ascii="Times New Roman" w:hAnsi="Times New Roman" w:cs="Times New Roman"/>
                <w:sz w:val="22"/>
                <w:szCs w:val="24"/>
              </w:rPr>
              <w:t>%)</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our Method</w:t>
            </w:r>
          </w:p>
        </w:tc>
        <w:tc>
          <w:tcPr>
            <w:tcW w:w="998"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98.9/98.4</w:t>
            </w:r>
          </w:p>
        </w:tc>
        <w:tc>
          <w:tcPr>
            <w:tcW w:w="998"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sz w:val="22"/>
                <w:szCs w:val="24"/>
              </w:rPr>
            </w:pPr>
            <w:r w:rsidRPr="00642C93">
              <w:rPr>
                <w:rFonts w:ascii="Times New Roman" w:hAnsi="Times New Roman" w:cs="Times New Roman"/>
                <w:sz w:val="22"/>
                <w:szCs w:val="24"/>
              </w:rPr>
              <w:t>96.2/96.5</w:t>
            </w:r>
          </w:p>
        </w:tc>
        <w:tc>
          <w:tcPr>
            <w:tcW w:w="915" w:type="pct"/>
            <w:gridSpan w:val="2"/>
            <w:shd w:val="clear" w:color="auto" w:fill="auto"/>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78.4/84.9</w:t>
            </w:r>
          </w:p>
        </w:tc>
        <w:tc>
          <w:tcPr>
            <w:tcW w:w="1016" w:type="pct"/>
            <w:gridSpan w:val="2"/>
            <w:shd w:val="clear" w:color="auto" w:fill="auto"/>
          </w:tcPr>
          <w:p w:rsidR="00CF3D44" w:rsidRPr="00642C93" w:rsidRDefault="00CF3D44" w:rsidP="00916A27">
            <w:pPr>
              <w:spacing w:line="300" w:lineRule="auto"/>
              <w:rPr>
                <w:rFonts w:ascii="Times New Roman" w:hAnsi="Times New Roman" w:cs="Times New Roman"/>
                <w:b/>
                <w:sz w:val="22"/>
                <w:szCs w:val="24"/>
              </w:rPr>
            </w:pPr>
            <w:bookmarkStart w:id="861" w:name="OLE_LINK39"/>
            <w:bookmarkStart w:id="862" w:name="OLE_LINK40"/>
            <w:r w:rsidRPr="00642C93">
              <w:rPr>
                <w:rFonts w:ascii="Times New Roman" w:hAnsi="Times New Roman" w:cs="Times New Roman"/>
                <w:b/>
                <w:sz w:val="22"/>
                <w:szCs w:val="24"/>
              </w:rPr>
              <w:t>97.4</w:t>
            </w:r>
            <w:bookmarkEnd w:id="861"/>
            <w:bookmarkEnd w:id="862"/>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bookmarkStart w:id="863" w:name="_Hlk463277677"/>
            <w:r w:rsidRPr="00CF3D44">
              <w:rPr>
                <w:rFonts w:ascii="Times New Roman" w:hAnsi="Times New Roman" w:cs="Times New Roman"/>
                <w:sz w:val="22"/>
                <w:szCs w:val="24"/>
              </w:rPr>
              <w:t>Method in[17]</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90.3/93.9</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97.6/96.5</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49.4/42.0</w:t>
            </w:r>
          </w:p>
          <w:p w:rsidR="00CF3D44" w:rsidRPr="00CF3D44" w:rsidRDefault="00CF3D44" w:rsidP="00916A27">
            <w:pPr>
              <w:spacing w:line="300" w:lineRule="auto"/>
              <w:rPr>
                <w:rFonts w:ascii="Times New Roman" w:hAnsi="Times New Roman" w:cs="Times New Roman"/>
                <w:sz w:val="22"/>
                <w:szCs w:val="24"/>
              </w:rPr>
            </w:pP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94.1</w:t>
            </w:r>
          </w:p>
        </w:tc>
      </w:tr>
      <w:bookmarkEnd w:id="863"/>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in[18]</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94.7/94.5</w:t>
            </w:r>
          </w:p>
        </w:tc>
        <w:tc>
          <w:tcPr>
            <w:tcW w:w="998"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98.1/97.7</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53.9/60.5</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95.5</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4</w:t>
            </w:r>
            <w:r w:rsidRPr="00CF3D44">
              <w:rPr>
                <w:rFonts w:ascii="Times New Roman" w:hAnsi="Times New Roman" w:cs="Times New Roman"/>
                <w:sz w:val="22"/>
                <w:szCs w:val="24"/>
              </w:rPr>
              <w:t>]</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86.8/91.2</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96.8/95.5</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44.1/34.8</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92.2</w:t>
            </w:r>
          </w:p>
        </w:tc>
      </w:tr>
      <w:tr w:rsidR="00CF3D44" w:rsidRPr="00CF3D44" w:rsidTr="00642C93">
        <w:trPr>
          <w:gridAfter w:val="1"/>
          <w:wAfter w:w="9" w:type="pct"/>
        </w:trPr>
        <w:tc>
          <w:tcPr>
            <w:tcW w:w="1064"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35</w:t>
            </w:r>
            <w:r w:rsidRPr="00CF3D44">
              <w:rPr>
                <w:rFonts w:ascii="Times New Roman" w:hAnsi="Times New Roman" w:cs="Times New Roman"/>
                <w:sz w:val="22"/>
                <w:szCs w:val="24"/>
              </w:rPr>
              <w:t>]</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92.7/94.0</w:t>
            </w:r>
          </w:p>
        </w:tc>
        <w:tc>
          <w:tcPr>
            <w:tcW w:w="998"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w:t>
            </w:r>
            <w:r w:rsidRPr="00CF3D44">
              <w:rPr>
                <w:rFonts w:ascii="Times New Roman" w:hAnsi="Times New Roman" w:cs="Times New Roman"/>
                <w:sz w:val="22"/>
                <w:szCs w:val="24"/>
              </w:rPr>
              <w:t>5.1/92.6</w:t>
            </w:r>
          </w:p>
        </w:tc>
        <w:tc>
          <w:tcPr>
            <w:tcW w:w="915"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71.2/65.3</w:t>
            </w:r>
          </w:p>
        </w:tc>
        <w:tc>
          <w:tcPr>
            <w:tcW w:w="1016"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94.3</w:t>
            </w:r>
          </w:p>
        </w:tc>
      </w:tr>
      <w:tr w:rsidR="00642C93" w:rsidRPr="00C54053" w:rsidTr="00642C93">
        <w:tc>
          <w:tcPr>
            <w:tcW w:w="729" w:type="pct"/>
            <w:shd w:val="clear" w:color="auto" w:fill="auto"/>
            <w:tcMar>
              <w:left w:w="108" w:type="dxa"/>
            </w:tcMar>
          </w:tcPr>
          <w:p w:rsidR="00CF3D44" w:rsidRPr="00CF3D44" w:rsidRDefault="00642C93" w:rsidP="00916A27">
            <w:pPr>
              <w:spacing w:line="300" w:lineRule="auto"/>
              <w:rPr>
                <w:rFonts w:ascii="Times New Roman" w:hAnsi="Times New Roman" w:cs="Times New Roman"/>
                <w:sz w:val="22"/>
                <w:szCs w:val="24"/>
              </w:rPr>
            </w:pPr>
            <w:bookmarkStart w:id="864" w:name="OLE_LINK29"/>
            <w:bookmarkStart w:id="865" w:name="OLE_LINK30"/>
            <w:r w:rsidRPr="00CF3D44">
              <w:rPr>
                <w:rFonts w:ascii="Times New Roman" w:hAnsi="Times New Roman" w:cs="Times New Roman"/>
                <w:sz w:val="22"/>
                <w:szCs w:val="24"/>
              </w:rPr>
              <w:t>S</w:t>
            </w:r>
            <w:r w:rsidRPr="00CF3D44">
              <w:rPr>
                <w:rFonts w:ascii="Times New Roman" w:hAnsi="Times New Roman" w:cs="Times New Roman" w:hint="eastAsia"/>
                <w:sz w:val="22"/>
                <w:szCs w:val="24"/>
              </w:rPr>
              <w:t>cene II</w:t>
            </w:r>
            <w:r>
              <w:rPr>
                <w:rFonts w:ascii="Times New Roman" w:hAnsi="Times New Roman" w:cs="Times New Roman" w:hint="eastAsia"/>
                <w:sz w:val="22"/>
                <w:szCs w:val="24"/>
              </w:rPr>
              <w:t>I</w:t>
            </w:r>
          </w:p>
        </w:tc>
        <w:tc>
          <w:tcPr>
            <w:tcW w:w="749" w:type="pct"/>
            <w:gridSpan w:val="2"/>
            <w:shd w:val="clear" w:color="auto" w:fill="auto"/>
            <w:tcMar>
              <w:left w:w="108" w:type="dxa"/>
            </w:tcMar>
          </w:tcPr>
          <w:p w:rsidR="00CF3D44" w:rsidRPr="00CF3D44" w:rsidRDefault="00642C93" w:rsidP="00916A27">
            <w:pPr>
              <w:spacing w:line="300" w:lineRule="auto"/>
              <w:jc w:val="center"/>
              <w:rPr>
                <w:rFonts w:ascii="Times New Roman" w:hAnsi="Times New Roman" w:cs="Times New Roman"/>
                <w:sz w:val="22"/>
                <w:szCs w:val="24"/>
              </w:rPr>
            </w:pPr>
            <w:proofErr w:type="gramStart"/>
            <w:r>
              <w:rPr>
                <w:rFonts w:ascii="Times New Roman" w:hAnsi="Times New Roman" w:cs="Times New Roman" w:hint="eastAsia"/>
                <w:sz w:val="22"/>
                <w:szCs w:val="24"/>
              </w:rPr>
              <w:t>roof</w:t>
            </w:r>
            <w:r w:rsidR="00CF3D44" w:rsidRPr="00CF3D44">
              <w:rPr>
                <w:rFonts w:ascii="Times New Roman" w:hAnsi="Times New Roman" w:cs="Times New Roman"/>
                <w:sz w:val="22"/>
                <w:szCs w:val="24"/>
              </w:rPr>
              <w:t>(</w:t>
            </w:r>
            <w:proofErr w:type="gramEnd"/>
            <w:r w:rsidR="00CF3D44" w:rsidRPr="00CF3D44">
              <w:rPr>
                <w:rFonts w:ascii="Times New Roman" w:hAnsi="Times New Roman" w:cs="Times New Roman"/>
                <w:sz w:val="22"/>
                <w:szCs w:val="24"/>
              </w:rPr>
              <w:t>%)</w:t>
            </w:r>
          </w:p>
          <w:p w:rsidR="00CF3D44" w:rsidRPr="00CF3D44" w:rsidRDefault="00CF3D44" w:rsidP="00916A27">
            <w:pPr>
              <w:spacing w:line="300" w:lineRule="auto"/>
              <w:jc w:val="center"/>
              <w:rPr>
                <w:rFonts w:ascii="Times New Roman" w:hAnsi="Times New Roman" w:cs="Times New Roman"/>
                <w:sz w:val="22"/>
                <w:szCs w:val="24"/>
              </w:rPr>
            </w:pPr>
          </w:p>
        </w:tc>
        <w:tc>
          <w:tcPr>
            <w:tcW w:w="915" w:type="pct"/>
            <w:gridSpan w:val="2"/>
            <w:shd w:val="clear" w:color="auto" w:fill="auto"/>
            <w:tcMar>
              <w:left w:w="108" w:type="dxa"/>
            </w:tcMar>
          </w:tcPr>
          <w:p w:rsidR="00CF3D44" w:rsidRPr="00CF3D44" w:rsidRDefault="00642C93" w:rsidP="00916A27">
            <w:pPr>
              <w:spacing w:line="300" w:lineRule="auto"/>
              <w:jc w:val="center"/>
              <w:rPr>
                <w:rFonts w:ascii="Times New Roman" w:hAnsi="Times New Roman" w:cs="Times New Roman"/>
                <w:sz w:val="22"/>
                <w:szCs w:val="24"/>
              </w:rPr>
            </w:pPr>
            <w:proofErr w:type="gramStart"/>
            <w:r>
              <w:rPr>
                <w:rFonts w:ascii="Times New Roman" w:hAnsi="Times New Roman" w:cs="Times New Roman" w:hint="eastAsia"/>
                <w:sz w:val="24"/>
                <w:szCs w:val="24"/>
              </w:rPr>
              <w:t>s</w:t>
            </w:r>
            <w:r w:rsidRPr="00711CF0">
              <w:rPr>
                <w:rFonts w:ascii="Times New Roman" w:hAnsi="Times New Roman" w:cs="Times New Roman"/>
                <w:sz w:val="24"/>
                <w:szCs w:val="24"/>
              </w:rPr>
              <w:t>hrub</w:t>
            </w:r>
            <w:r>
              <w:rPr>
                <w:rFonts w:ascii="Times New Roman" w:hAnsi="Times New Roman" w:cs="Times New Roman" w:hint="eastAsia"/>
                <w:sz w:val="24"/>
                <w:szCs w:val="24"/>
              </w:rPr>
              <w:t>s</w:t>
            </w:r>
            <w:proofErr w:type="gramEnd"/>
            <w:r>
              <w:rPr>
                <w:rFonts w:ascii="Times New Roman" w:hAnsi="Times New Roman" w:cs="Times New Roman" w:hint="eastAsia"/>
                <w:sz w:val="24"/>
                <w:szCs w:val="24"/>
              </w:rPr>
              <w:t xml:space="preserve"> and t</w:t>
            </w:r>
            <w:r w:rsidRPr="00711CF0">
              <w:rPr>
                <w:rFonts w:ascii="Times New Roman" w:hAnsi="Times New Roman" w:cs="Times New Roman"/>
                <w:sz w:val="24"/>
                <w:szCs w:val="24"/>
              </w:rPr>
              <w:t>ree</w:t>
            </w:r>
            <w:r>
              <w:rPr>
                <w:rFonts w:ascii="Times New Roman" w:hAnsi="Times New Roman" w:cs="Times New Roman" w:hint="eastAsia"/>
                <w:sz w:val="24"/>
                <w:szCs w:val="24"/>
              </w:rPr>
              <w:t>s</w:t>
            </w:r>
            <w:r w:rsidRPr="00CF3D44">
              <w:rPr>
                <w:rFonts w:ascii="Times New Roman" w:hAnsi="Times New Roman" w:cs="Times New Roman"/>
                <w:sz w:val="22"/>
                <w:szCs w:val="24"/>
              </w:rPr>
              <w:t xml:space="preserve"> </w:t>
            </w:r>
            <w:r w:rsidR="00CF3D44" w:rsidRPr="00CF3D44">
              <w:rPr>
                <w:rFonts w:ascii="Times New Roman" w:hAnsi="Times New Roman" w:cs="Times New Roman"/>
                <w:sz w:val="22"/>
                <w:szCs w:val="24"/>
              </w:rPr>
              <w:t>(%)</w:t>
            </w:r>
          </w:p>
          <w:p w:rsidR="00CF3D44" w:rsidRPr="00CF3D44" w:rsidRDefault="00CF3D44" w:rsidP="00916A27">
            <w:pPr>
              <w:spacing w:line="300" w:lineRule="auto"/>
              <w:jc w:val="center"/>
              <w:rPr>
                <w:rFonts w:ascii="Times New Roman" w:hAnsi="Times New Roman" w:cs="Times New Roman"/>
                <w:sz w:val="22"/>
                <w:szCs w:val="24"/>
              </w:rPr>
            </w:pPr>
          </w:p>
        </w:tc>
        <w:tc>
          <w:tcPr>
            <w:tcW w:w="998" w:type="pct"/>
            <w:gridSpan w:val="2"/>
            <w:shd w:val="clear" w:color="auto" w:fill="auto"/>
          </w:tcPr>
          <w:p w:rsidR="00CF3D44" w:rsidRPr="00CF3D44" w:rsidRDefault="00642C93" w:rsidP="00916A27">
            <w:pPr>
              <w:spacing w:line="300" w:lineRule="auto"/>
              <w:jc w:val="center"/>
              <w:rPr>
                <w:rFonts w:ascii="Times New Roman" w:hAnsi="Times New Roman" w:cs="Times New Roman"/>
                <w:sz w:val="22"/>
                <w:szCs w:val="24"/>
              </w:rPr>
            </w:pPr>
            <w:r w:rsidRPr="00642C93">
              <w:rPr>
                <w:rFonts w:ascii="Times New Roman" w:hAnsi="Times New Roman" w:cs="Times New Roman"/>
                <w:sz w:val="22"/>
                <w:szCs w:val="24"/>
              </w:rPr>
              <w:t xml:space="preserve">Low vegetation </w:t>
            </w:r>
            <w:r w:rsidR="00CF3D44" w:rsidRPr="00CF3D44">
              <w:rPr>
                <w:rFonts w:ascii="Times New Roman" w:hAnsi="Times New Roman" w:cs="Times New Roman"/>
                <w:sz w:val="22"/>
                <w:szCs w:val="24"/>
              </w:rPr>
              <w:t>(%)</w:t>
            </w:r>
          </w:p>
          <w:p w:rsidR="00CF3D44" w:rsidRPr="00CF3D44" w:rsidRDefault="00CF3D44" w:rsidP="00916A27">
            <w:pPr>
              <w:spacing w:line="300" w:lineRule="auto"/>
              <w:jc w:val="center"/>
              <w:rPr>
                <w:rFonts w:ascii="Times New Roman" w:hAnsi="Times New Roman" w:cs="Times New Roman"/>
                <w:sz w:val="22"/>
                <w:szCs w:val="24"/>
              </w:rPr>
            </w:pPr>
          </w:p>
        </w:tc>
        <w:tc>
          <w:tcPr>
            <w:tcW w:w="749" w:type="pct"/>
            <w:gridSpan w:val="2"/>
            <w:shd w:val="clear" w:color="auto" w:fill="auto"/>
          </w:tcPr>
          <w:p w:rsidR="00CF3D44" w:rsidRPr="00CF3D44" w:rsidRDefault="00642C93" w:rsidP="00916A27">
            <w:pPr>
              <w:spacing w:line="300" w:lineRule="auto"/>
              <w:jc w:val="center"/>
              <w:rPr>
                <w:rFonts w:ascii="Times New Roman" w:hAnsi="Times New Roman" w:cs="Times New Roman"/>
                <w:sz w:val="22"/>
                <w:szCs w:val="24"/>
              </w:rPr>
            </w:pPr>
            <w:proofErr w:type="gramStart"/>
            <w:r>
              <w:rPr>
                <w:rFonts w:ascii="Times New Roman" w:hAnsi="Times New Roman" w:cs="Times New Roman" w:hint="eastAsia"/>
                <w:sz w:val="22"/>
                <w:szCs w:val="24"/>
              </w:rPr>
              <w:t>Facade</w:t>
            </w:r>
            <w:r w:rsidR="00CF3D44" w:rsidRPr="00CF3D44">
              <w:rPr>
                <w:rFonts w:ascii="Times New Roman" w:hAnsi="Times New Roman" w:cs="Times New Roman"/>
                <w:sz w:val="22"/>
                <w:szCs w:val="24"/>
              </w:rPr>
              <w:t>(</w:t>
            </w:r>
            <w:proofErr w:type="gramEnd"/>
            <w:r w:rsidR="00CF3D44" w:rsidRPr="00CF3D44">
              <w:rPr>
                <w:rFonts w:ascii="Times New Roman" w:hAnsi="Times New Roman" w:cs="Times New Roman"/>
                <w:sz w:val="22"/>
                <w:szCs w:val="24"/>
              </w:rPr>
              <w:t>%)</w:t>
            </w:r>
          </w:p>
          <w:p w:rsidR="00CF3D44" w:rsidRPr="00CF3D44" w:rsidRDefault="00CF3D44" w:rsidP="00916A27">
            <w:pPr>
              <w:spacing w:line="300" w:lineRule="auto"/>
              <w:jc w:val="center"/>
              <w:rPr>
                <w:rFonts w:ascii="Times New Roman" w:hAnsi="Times New Roman" w:cs="Times New Roman"/>
                <w:sz w:val="22"/>
                <w:szCs w:val="24"/>
              </w:rPr>
            </w:pPr>
          </w:p>
        </w:tc>
        <w:tc>
          <w:tcPr>
            <w:tcW w:w="861"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proofErr w:type="gramStart"/>
            <w:r w:rsidRPr="00CF3D44">
              <w:rPr>
                <w:rFonts w:ascii="Times New Roman" w:hAnsi="Times New Roman" w:cs="Times New Roman"/>
                <w:sz w:val="22"/>
                <w:szCs w:val="24"/>
              </w:rPr>
              <w:t>Accuracy(</w:t>
            </w:r>
            <w:proofErr w:type="gramEnd"/>
            <w:r w:rsidRPr="00CF3D44">
              <w:rPr>
                <w:rFonts w:ascii="Times New Roman" w:hAnsi="Times New Roman" w:cs="Times New Roman"/>
                <w:sz w:val="22"/>
                <w:szCs w:val="24"/>
              </w:rPr>
              <w:t>%)</w:t>
            </w:r>
          </w:p>
        </w:tc>
      </w:tr>
      <w:tr w:rsidR="00642C93" w:rsidRPr="00C54053" w:rsidTr="00642C93">
        <w:tc>
          <w:tcPr>
            <w:tcW w:w="729" w:type="pct"/>
            <w:shd w:val="clear" w:color="auto" w:fill="auto"/>
            <w:tcMar>
              <w:left w:w="108" w:type="dxa"/>
            </w:tcMar>
          </w:tcPr>
          <w:p w:rsidR="00CF3D44" w:rsidRPr="00CF3D44" w:rsidRDefault="00642C93"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our Method</w:t>
            </w:r>
          </w:p>
        </w:tc>
        <w:tc>
          <w:tcPr>
            <w:tcW w:w="749"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97.4/97.8</w:t>
            </w:r>
          </w:p>
        </w:tc>
        <w:tc>
          <w:tcPr>
            <w:tcW w:w="915"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99.8%/97.3</w:t>
            </w:r>
          </w:p>
        </w:tc>
        <w:tc>
          <w:tcPr>
            <w:tcW w:w="998" w:type="pct"/>
            <w:gridSpan w:val="2"/>
            <w:shd w:val="clear" w:color="auto" w:fill="auto"/>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97.0%/99.2</w:t>
            </w:r>
          </w:p>
        </w:tc>
        <w:tc>
          <w:tcPr>
            <w:tcW w:w="749" w:type="pct"/>
            <w:gridSpan w:val="2"/>
            <w:shd w:val="clear" w:color="auto" w:fill="auto"/>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95.5/97.3</w:t>
            </w:r>
          </w:p>
        </w:tc>
        <w:tc>
          <w:tcPr>
            <w:tcW w:w="861" w:type="pct"/>
            <w:gridSpan w:val="2"/>
            <w:shd w:val="clear" w:color="auto" w:fill="auto"/>
            <w:tcMar>
              <w:left w:w="108" w:type="dxa"/>
            </w:tcMar>
          </w:tcPr>
          <w:p w:rsidR="00CF3D44" w:rsidRPr="00642C93" w:rsidRDefault="00CF3D44" w:rsidP="00916A27">
            <w:pPr>
              <w:spacing w:line="300" w:lineRule="auto"/>
              <w:rPr>
                <w:rFonts w:ascii="Times New Roman" w:hAnsi="Times New Roman" w:cs="Times New Roman"/>
                <w:b/>
                <w:sz w:val="22"/>
                <w:szCs w:val="24"/>
              </w:rPr>
            </w:pPr>
            <w:r w:rsidRPr="00642C93">
              <w:rPr>
                <w:rFonts w:ascii="Times New Roman" w:hAnsi="Times New Roman" w:cs="Times New Roman"/>
                <w:b/>
                <w:sz w:val="22"/>
                <w:szCs w:val="24"/>
              </w:rPr>
              <w:t>98.0</w:t>
            </w:r>
          </w:p>
        </w:tc>
      </w:tr>
      <w:tr w:rsidR="00642C93" w:rsidRPr="00C54053" w:rsidTr="00642C93">
        <w:tc>
          <w:tcPr>
            <w:tcW w:w="729" w:type="pct"/>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in[17]</w:t>
            </w:r>
          </w:p>
        </w:tc>
        <w:tc>
          <w:tcPr>
            <w:tcW w:w="749"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79.1/85.5</w:t>
            </w:r>
          </w:p>
        </w:tc>
        <w:tc>
          <w:tcPr>
            <w:tcW w:w="915"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89.4</w:t>
            </w:r>
            <w:bookmarkStart w:id="866" w:name="OLE_LINK90"/>
            <w:bookmarkStart w:id="867" w:name="OLE_LINK91"/>
            <w:r w:rsidRPr="00CF3D44">
              <w:rPr>
                <w:rFonts w:ascii="Times New Roman" w:hAnsi="Times New Roman" w:cs="Times New Roman"/>
                <w:sz w:val="22"/>
                <w:szCs w:val="24"/>
              </w:rPr>
              <w:t>/</w:t>
            </w:r>
            <w:bookmarkEnd w:id="866"/>
            <w:bookmarkEnd w:id="867"/>
            <w:r w:rsidRPr="00CF3D44">
              <w:rPr>
                <w:rFonts w:ascii="Times New Roman" w:hAnsi="Times New Roman" w:cs="Times New Roman"/>
                <w:sz w:val="22"/>
                <w:szCs w:val="24"/>
              </w:rPr>
              <w:t>86.4</w:t>
            </w:r>
          </w:p>
        </w:tc>
        <w:tc>
          <w:tcPr>
            <w:tcW w:w="998"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89.6/86.3</w:t>
            </w:r>
          </w:p>
        </w:tc>
        <w:tc>
          <w:tcPr>
            <w:tcW w:w="749"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53.8/59.6</w:t>
            </w:r>
          </w:p>
        </w:tc>
        <w:tc>
          <w:tcPr>
            <w:tcW w:w="861"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85.1</w:t>
            </w:r>
          </w:p>
        </w:tc>
      </w:tr>
      <w:tr w:rsidR="00642C93" w:rsidRPr="00C54053" w:rsidTr="00642C93">
        <w:tc>
          <w:tcPr>
            <w:tcW w:w="729" w:type="pct"/>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18</w:t>
            </w:r>
            <w:r w:rsidRPr="00CF3D44">
              <w:rPr>
                <w:rFonts w:ascii="Times New Roman" w:hAnsi="Times New Roman" w:cs="Times New Roman"/>
                <w:sz w:val="22"/>
                <w:szCs w:val="24"/>
              </w:rPr>
              <w:t>]</w:t>
            </w:r>
          </w:p>
        </w:tc>
        <w:tc>
          <w:tcPr>
            <w:tcW w:w="749"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85.9/87.7</w:t>
            </w:r>
          </w:p>
        </w:tc>
        <w:tc>
          <w:tcPr>
            <w:tcW w:w="915"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89.9/89.2</w:t>
            </w:r>
          </w:p>
        </w:tc>
        <w:tc>
          <w:tcPr>
            <w:tcW w:w="998"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89.1/87.0</w:t>
            </w:r>
          </w:p>
        </w:tc>
        <w:tc>
          <w:tcPr>
            <w:tcW w:w="749"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49.8/52.7</w:t>
            </w:r>
          </w:p>
        </w:tc>
        <w:tc>
          <w:tcPr>
            <w:tcW w:w="861"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86.5</w:t>
            </w:r>
          </w:p>
        </w:tc>
      </w:tr>
      <w:tr w:rsidR="00642C93" w:rsidRPr="00C54053" w:rsidTr="00642C93">
        <w:tc>
          <w:tcPr>
            <w:tcW w:w="729" w:type="pct"/>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4</w:t>
            </w:r>
            <w:r w:rsidRPr="00CF3D44">
              <w:rPr>
                <w:rFonts w:ascii="Times New Roman" w:hAnsi="Times New Roman" w:cs="Times New Roman"/>
                <w:sz w:val="22"/>
                <w:szCs w:val="24"/>
              </w:rPr>
              <w:t>]</w:t>
            </w:r>
          </w:p>
        </w:tc>
        <w:tc>
          <w:tcPr>
            <w:tcW w:w="749"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87.5/81.8</w:t>
            </w:r>
          </w:p>
        </w:tc>
        <w:tc>
          <w:tcPr>
            <w:tcW w:w="915"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81.9/85.2</w:t>
            </w:r>
          </w:p>
        </w:tc>
        <w:tc>
          <w:tcPr>
            <w:tcW w:w="998"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79.3/82.8</w:t>
            </w:r>
          </w:p>
        </w:tc>
        <w:tc>
          <w:tcPr>
            <w:tcW w:w="749"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37.4/35.9</w:t>
            </w:r>
          </w:p>
        </w:tc>
        <w:tc>
          <w:tcPr>
            <w:tcW w:w="861"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81.1</w:t>
            </w:r>
          </w:p>
        </w:tc>
      </w:tr>
      <w:tr w:rsidR="00642C93" w:rsidRPr="00C54053" w:rsidTr="00642C93">
        <w:tc>
          <w:tcPr>
            <w:tcW w:w="729" w:type="pct"/>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sz w:val="22"/>
                <w:szCs w:val="24"/>
              </w:rPr>
              <w:t>Method in[</w:t>
            </w:r>
            <w:r w:rsidRPr="00CF3D44">
              <w:rPr>
                <w:rFonts w:ascii="Times New Roman" w:hAnsi="Times New Roman" w:cs="Times New Roman" w:hint="eastAsia"/>
                <w:sz w:val="22"/>
                <w:szCs w:val="24"/>
              </w:rPr>
              <w:t>35</w:t>
            </w:r>
            <w:r w:rsidRPr="00CF3D44">
              <w:rPr>
                <w:rFonts w:ascii="Times New Roman" w:hAnsi="Times New Roman" w:cs="Times New Roman"/>
                <w:sz w:val="22"/>
                <w:szCs w:val="24"/>
              </w:rPr>
              <w:t>]</w:t>
            </w:r>
          </w:p>
        </w:tc>
        <w:tc>
          <w:tcPr>
            <w:tcW w:w="749"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82.9/89.6</w:t>
            </w:r>
          </w:p>
        </w:tc>
        <w:tc>
          <w:tcPr>
            <w:tcW w:w="915"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86.6/86.2</w:t>
            </w:r>
          </w:p>
        </w:tc>
        <w:tc>
          <w:tcPr>
            <w:tcW w:w="998"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91.0/85.1</w:t>
            </w:r>
          </w:p>
        </w:tc>
        <w:tc>
          <w:tcPr>
            <w:tcW w:w="749" w:type="pct"/>
            <w:gridSpan w:val="2"/>
            <w:shd w:val="clear" w:color="auto" w:fill="auto"/>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72.0/65.9</w:t>
            </w:r>
          </w:p>
        </w:tc>
        <w:tc>
          <w:tcPr>
            <w:tcW w:w="861" w:type="pct"/>
            <w:gridSpan w:val="2"/>
            <w:shd w:val="clear" w:color="auto" w:fill="auto"/>
            <w:tcMar>
              <w:left w:w="108" w:type="dxa"/>
            </w:tcMar>
          </w:tcPr>
          <w:p w:rsidR="00CF3D44" w:rsidRPr="00CF3D44" w:rsidRDefault="00CF3D44" w:rsidP="00916A27">
            <w:pPr>
              <w:spacing w:line="300" w:lineRule="auto"/>
              <w:rPr>
                <w:rFonts w:ascii="Times New Roman" w:hAnsi="Times New Roman" w:cs="Times New Roman"/>
                <w:sz w:val="22"/>
                <w:szCs w:val="24"/>
              </w:rPr>
            </w:pPr>
            <w:r w:rsidRPr="00CF3D44">
              <w:rPr>
                <w:rFonts w:ascii="Times New Roman" w:hAnsi="Times New Roman" w:cs="Times New Roman" w:hint="eastAsia"/>
                <w:sz w:val="22"/>
                <w:szCs w:val="24"/>
              </w:rPr>
              <w:t>85.9</w:t>
            </w:r>
          </w:p>
        </w:tc>
      </w:tr>
      <w:bookmarkEnd w:id="864"/>
      <w:bookmarkEnd w:id="865"/>
    </w:tbl>
    <w:p w:rsidR="00642C93" w:rsidDel="00EB631E" w:rsidRDefault="00642C93" w:rsidP="007E26DA">
      <w:pPr>
        <w:spacing w:line="300" w:lineRule="auto"/>
        <w:ind w:firstLineChars="300" w:firstLine="720"/>
        <w:rPr>
          <w:del w:id="868" w:author="User" w:date="2016-11-08T04:40:00Z"/>
          <w:rFonts w:ascii="Times New Roman" w:hAnsi="Times New Roman" w:cs="Times New Roman"/>
          <w:sz w:val="24"/>
          <w:szCs w:val="24"/>
        </w:rPr>
      </w:pPr>
    </w:p>
    <w:p w:rsidR="006B7E72" w:rsidRPr="006B7E72" w:rsidRDefault="00E37840" w:rsidP="007E26DA">
      <w:pPr>
        <w:spacing w:line="300" w:lineRule="auto"/>
        <w:ind w:firstLineChars="300" w:firstLine="720"/>
        <w:rPr>
          <w:rFonts w:ascii="Times New Roman" w:hAnsi="Times New Roman" w:cs="Times New Roman"/>
          <w:sz w:val="24"/>
          <w:szCs w:val="24"/>
        </w:rPr>
      </w:pPr>
      <w:r w:rsidRPr="00E37840">
        <w:rPr>
          <w:rFonts w:ascii="Times New Roman" w:hAnsi="Times New Roman" w:cs="Times New Roman"/>
          <w:sz w:val="24"/>
          <w:szCs w:val="24"/>
        </w:rPr>
        <w:t>As the results shown in Fig.3</w:t>
      </w:r>
      <w:r w:rsidR="006B7E72">
        <w:rPr>
          <w:rFonts w:ascii="Times New Roman" w:hAnsi="Times New Roman" w:cs="Times New Roman" w:hint="eastAsia"/>
          <w:sz w:val="24"/>
          <w:szCs w:val="24"/>
        </w:rPr>
        <w:t>-5</w:t>
      </w:r>
      <w:r w:rsidRPr="00E37840">
        <w:rPr>
          <w:rFonts w:ascii="Times New Roman" w:hAnsi="Times New Roman" w:cs="Times New Roman"/>
          <w:sz w:val="24"/>
          <w:szCs w:val="24"/>
        </w:rPr>
        <w:t xml:space="preserve">, almost all the points are classified well, which shows the </w:t>
      </w:r>
      <w:del w:id="869" w:author="User" w:date="2016-11-08T05:06:00Z">
        <w:r w:rsidRPr="00E37840" w:rsidDel="000C6412">
          <w:rPr>
            <w:rFonts w:ascii="Times New Roman" w:hAnsi="Times New Roman" w:cs="Times New Roman"/>
            <w:sz w:val="24"/>
            <w:szCs w:val="24"/>
          </w:rPr>
          <w:delText>PNN</w:delText>
        </w:r>
      </w:del>
      <w:ins w:id="870" w:author="User" w:date="2016-11-08T15:55:00Z">
        <w:r w:rsidR="00844471">
          <w:rPr>
            <w:rFonts w:ascii="Times New Roman" w:hAnsi="Times New Roman" w:cs="Times New Roman"/>
            <w:sz w:val="24"/>
            <w:szCs w:val="24"/>
          </w:rPr>
          <w:t>DNNSP</w:t>
        </w:r>
      </w:ins>
      <w:r w:rsidRPr="00E37840">
        <w:rPr>
          <w:rFonts w:ascii="Times New Roman" w:hAnsi="Times New Roman" w:cs="Times New Roman"/>
          <w:sz w:val="24"/>
          <w:szCs w:val="24"/>
        </w:rPr>
        <w:t xml:space="preserve"> can extract good cluster features for these </w:t>
      </w:r>
      <w:r w:rsidR="000077E5" w:rsidRPr="000077E5">
        <w:rPr>
          <w:rFonts w:ascii="Times New Roman" w:hAnsi="Times New Roman" w:cs="Times New Roman"/>
          <w:sz w:val="24"/>
          <w:szCs w:val="24"/>
        </w:rPr>
        <w:t>classes</w:t>
      </w:r>
      <w:r w:rsidRPr="00E37840">
        <w:rPr>
          <w:rFonts w:ascii="Times New Roman" w:hAnsi="Times New Roman" w:cs="Times New Roman"/>
          <w:sz w:val="24"/>
          <w:szCs w:val="24"/>
        </w:rPr>
        <w:t xml:space="preserve">.  </w:t>
      </w:r>
      <w:r>
        <w:rPr>
          <w:rFonts w:ascii="Times New Roman" w:hAnsi="Times New Roman" w:cs="Times New Roman" w:hint="eastAsia"/>
          <w:sz w:val="24"/>
          <w:szCs w:val="24"/>
        </w:rPr>
        <w:t xml:space="preserve">In scene I and II, only the blue blocks in Figs. </w:t>
      </w:r>
      <w:ins w:id="871" w:author="User" w:date="2016-11-07T23:36:00Z">
        <w:r w:rsidR="00337A15">
          <w:rPr>
            <w:rFonts w:ascii="Times New Roman" w:hAnsi="Times New Roman" w:cs="Times New Roman" w:hint="eastAsia"/>
            <w:sz w:val="24"/>
            <w:szCs w:val="24"/>
          </w:rPr>
          <w:t xml:space="preserve">2 </w:t>
        </w:r>
      </w:ins>
      <w:del w:id="872" w:author="User" w:date="2016-11-07T23:36:00Z">
        <w:r w:rsidDel="00337A15">
          <w:rPr>
            <w:rFonts w:ascii="Times New Roman" w:hAnsi="Times New Roman" w:cs="Times New Roman" w:hint="eastAsia"/>
            <w:sz w:val="24"/>
            <w:szCs w:val="24"/>
          </w:rPr>
          <w:delText>3</w:delText>
        </w:r>
      </w:del>
      <w:r w:rsidR="00805225">
        <w:rPr>
          <w:rFonts w:ascii="Times New Roman" w:hAnsi="Times New Roman" w:cs="Times New Roman" w:hint="eastAsia"/>
          <w:sz w:val="24"/>
          <w:szCs w:val="24"/>
        </w:rPr>
        <w:t>and</w:t>
      </w:r>
      <w:r w:rsidR="00805225">
        <w:rPr>
          <w:rFonts w:ascii="Times New Roman" w:hAnsi="Times New Roman" w:cs="Times New Roman"/>
          <w:sz w:val="24"/>
          <w:szCs w:val="24"/>
        </w:rPr>
        <w:t xml:space="preserve"> </w:t>
      </w:r>
      <w:ins w:id="873" w:author="User" w:date="2016-11-07T23:36:00Z">
        <w:r w:rsidR="00337A15">
          <w:rPr>
            <w:rFonts w:ascii="Times New Roman" w:hAnsi="Times New Roman" w:cs="Times New Roman" w:hint="eastAsia"/>
            <w:sz w:val="24"/>
            <w:szCs w:val="24"/>
          </w:rPr>
          <w:t>3</w:t>
        </w:r>
      </w:ins>
      <w:del w:id="874" w:author="User" w:date="2016-11-07T23:36:00Z">
        <w:r w:rsidR="00805225" w:rsidDel="00337A15">
          <w:rPr>
            <w:rFonts w:ascii="Times New Roman" w:hAnsi="Times New Roman" w:cs="Times New Roman"/>
            <w:sz w:val="24"/>
            <w:szCs w:val="24"/>
          </w:rPr>
          <w:delText>4</w:delText>
        </w:r>
      </w:del>
      <w:r w:rsidR="00805225">
        <w:rPr>
          <w:rFonts w:ascii="Times New Roman" w:hAnsi="Times New Roman" w:cs="Times New Roman" w:hint="eastAsia"/>
          <w:sz w:val="24"/>
          <w:szCs w:val="24"/>
        </w:rPr>
        <w:t>(c)</w:t>
      </w:r>
      <w:r>
        <w:rPr>
          <w:rFonts w:ascii="Times New Roman" w:hAnsi="Times New Roman" w:cs="Times New Roman" w:hint="eastAsia"/>
          <w:sz w:val="24"/>
          <w:szCs w:val="24"/>
        </w:rPr>
        <w:t xml:space="preserve"> are </w:t>
      </w:r>
      <w:r>
        <w:rPr>
          <w:rFonts w:ascii="Times New Roman" w:hAnsi="Times New Roman" w:cs="Times New Roman"/>
          <w:sz w:val="24"/>
          <w:szCs w:val="24"/>
        </w:rPr>
        <w:t>classified</w:t>
      </w:r>
      <w:r>
        <w:rPr>
          <w:rFonts w:ascii="Times New Roman" w:hAnsi="Times New Roman" w:cs="Times New Roman" w:hint="eastAsia"/>
          <w:sz w:val="24"/>
          <w:szCs w:val="24"/>
        </w:rPr>
        <w:t xml:space="preserve"> wrong.</w:t>
      </w:r>
      <w:r w:rsidR="00BE1D75">
        <w:rPr>
          <w:rFonts w:ascii="Times New Roman" w:hAnsi="Times New Roman" w:cs="Times New Roman" w:hint="eastAsia"/>
          <w:sz w:val="24"/>
          <w:szCs w:val="24"/>
        </w:rPr>
        <w:t xml:space="preserve"> </w:t>
      </w:r>
      <w:ins w:id="875" w:author="User" w:date="2016-11-07T23:39:00Z">
        <w:r w:rsidR="00337A15">
          <w:rPr>
            <w:rFonts w:ascii="Times New Roman" w:hAnsi="Times New Roman" w:cs="Times New Roman" w:hint="eastAsia"/>
            <w:sz w:val="24"/>
            <w:szCs w:val="24"/>
          </w:rPr>
          <w:t>In the blue block</w:t>
        </w:r>
        <w:r w:rsidR="00337A15" w:rsidDel="00337A15">
          <w:rPr>
            <w:rFonts w:ascii="Times New Roman" w:hAnsi="Times New Roman" w:cs="Times New Roman" w:hint="eastAsia"/>
            <w:sz w:val="24"/>
            <w:szCs w:val="24"/>
          </w:rPr>
          <w:t xml:space="preserve"> </w:t>
        </w:r>
        <w:r w:rsidR="00337A15">
          <w:rPr>
            <w:rFonts w:ascii="Times New Roman" w:hAnsi="Times New Roman" w:cs="Times New Roman" w:hint="eastAsia"/>
            <w:sz w:val="24"/>
            <w:szCs w:val="24"/>
          </w:rPr>
          <w:t>of</w:t>
        </w:r>
      </w:ins>
      <w:ins w:id="876" w:author="User" w:date="2016-11-07T23:40:00Z">
        <w:r w:rsidR="00337A15">
          <w:rPr>
            <w:rFonts w:ascii="Times New Roman" w:hAnsi="Times New Roman" w:cs="Times New Roman" w:hint="eastAsia"/>
            <w:sz w:val="24"/>
            <w:szCs w:val="24"/>
          </w:rPr>
          <w:t xml:space="preserve"> </w:t>
        </w:r>
      </w:ins>
      <w:del w:id="877" w:author="User" w:date="2016-11-07T23:39:00Z">
        <w:r w:rsidR="00BE1D75" w:rsidDel="00337A15">
          <w:rPr>
            <w:rFonts w:ascii="Times New Roman" w:hAnsi="Times New Roman" w:cs="Times New Roman" w:hint="eastAsia"/>
            <w:sz w:val="24"/>
            <w:szCs w:val="24"/>
          </w:rPr>
          <w:lastRenderedPageBreak/>
          <w:delText xml:space="preserve">In </w:delText>
        </w:r>
      </w:del>
      <w:r w:rsidR="00BE1D75">
        <w:rPr>
          <w:rFonts w:ascii="Times New Roman" w:hAnsi="Times New Roman" w:cs="Times New Roman" w:hint="eastAsia"/>
          <w:sz w:val="24"/>
          <w:szCs w:val="24"/>
        </w:rPr>
        <w:t>Fig.3,</w:t>
      </w:r>
      <w:ins w:id="878" w:author="User" w:date="2016-11-07T23:40:00Z">
        <w:r w:rsidR="00337A15">
          <w:rPr>
            <w:rFonts w:ascii="Times New Roman" w:hAnsi="Times New Roman" w:cs="Times New Roman" w:hint="eastAsia"/>
            <w:sz w:val="24"/>
            <w:szCs w:val="24"/>
          </w:rPr>
          <w:t xml:space="preserve"> </w:t>
        </w:r>
      </w:ins>
      <w:del w:id="879" w:author="User" w:date="2016-11-07T23:40:00Z">
        <w:r w:rsidR="00BE1D75" w:rsidDel="00337A15">
          <w:rPr>
            <w:rFonts w:ascii="Times New Roman" w:hAnsi="Times New Roman" w:cs="Times New Roman" w:hint="eastAsia"/>
            <w:sz w:val="24"/>
            <w:szCs w:val="24"/>
          </w:rPr>
          <w:delText xml:space="preserve"> </w:delText>
        </w:r>
      </w:del>
      <w:del w:id="880" w:author="User" w:date="2016-11-07T23:38:00Z">
        <w:r w:rsidR="00BE1D75" w:rsidDel="00337A15">
          <w:rPr>
            <w:rFonts w:ascii="Times New Roman" w:hAnsi="Times New Roman" w:cs="Times New Roman" w:hint="eastAsia"/>
            <w:sz w:val="24"/>
            <w:szCs w:val="24"/>
          </w:rPr>
          <w:delText xml:space="preserve">the </w:delText>
        </w:r>
      </w:del>
      <w:del w:id="881" w:author="User" w:date="2016-11-07T23:37:00Z">
        <w:r w:rsidR="00805225" w:rsidDel="00337A15">
          <w:rPr>
            <w:rFonts w:ascii="Times New Roman" w:hAnsi="Times New Roman" w:cs="Times New Roman"/>
            <w:sz w:val="24"/>
            <w:szCs w:val="24"/>
          </w:rPr>
          <w:delText>wrong classification</w:delText>
        </w:r>
        <w:r w:rsidR="00805225" w:rsidDel="00337A15">
          <w:rPr>
            <w:rFonts w:ascii="Times New Roman" w:hAnsi="Times New Roman" w:cs="Times New Roman" w:hint="eastAsia"/>
            <w:sz w:val="24"/>
            <w:szCs w:val="24"/>
          </w:rPr>
          <w:delText xml:space="preserve"> is</w:delText>
        </w:r>
      </w:del>
      <w:del w:id="882" w:author="User" w:date="2016-11-07T23:38:00Z">
        <w:r w:rsidR="00805225" w:rsidDel="00337A15">
          <w:rPr>
            <w:rFonts w:ascii="Times New Roman" w:hAnsi="Times New Roman" w:cs="Times New Roman" w:hint="eastAsia"/>
            <w:sz w:val="24"/>
            <w:szCs w:val="24"/>
          </w:rPr>
          <w:delText xml:space="preserve"> caused by so much noise </w:delText>
        </w:r>
      </w:del>
      <w:ins w:id="883" w:author="User" w:date="2016-11-07T23:40:00Z">
        <w:r w:rsidR="00337A15">
          <w:rPr>
            <w:rFonts w:ascii="Times New Roman" w:hAnsi="Times New Roman" w:cs="Times New Roman" w:hint="eastAsia"/>
            <w:sz w:val="24"/>
            <w:szCs w:val="24"/>
          </w:rPr>
          <w:t>because of</w:t>
        </w:r>
      </w:ins>
      <w:ins w:id="884" w:author="User" w:date="2016-11-07T23:38:00Z">
        <w:r w:rsidR="00337A15">
          <w:rPr>
            <w:rFonts w:ascii="Times New Roman" w:hAnsi="Times New Roman" w:cs="Times New Roman" w:hint="eastAsia"/>
            <w:sz w:val="24"/>
            <w:szCs w:val="24"/>
          </w:rPr>
          <w:t xml:space="preserve"> so much noise around the </w:t>
        </w:r>
        <w:r w:rsidR="00337A15" w:rsidRPr="00E21E65">
          <w:rPr>
            <w:rFonts w:ascii="Times New Roman" w:hAnsi="Times New Roman" w:cs="Times New Roman"/>
            <w:sz w:val="24"/>
            <w:szCs w:val="24"/>
          </w:rPr>
          <w:t>eaves</w:t>
        </w:r>
      </w:ins>
      <w:ins w:id="885" w:author="User" w:date="2016-11-07T23:40:00Z">
        <w:r w:rsidR="00337A15">
          <w:rPr>
            <w:rFonts w:ascii="Times New Roman" w:hAnsi="Times New Roman" w:cs="Times New Roman" w:hint="eastAsia"/>
            <w:sz w:val="24"/>
            <w:szCs w:val="24"/>
          </w:rPr>
          <w:t>,</w:t>
        </w:r>
      </w:ins>
      <w:ins w:id="886" w:author="User" w:date="2016-11-07T23:38:00Z">
        <w:r w:rsidR="00337A15">
          <w:rPr>
            <w:rFonts w:ascii="Times New Roman" w:hAnsi="Times New Roman" w:cs="Times New Roman" w:hint="eastAsia"/>
            <w:sz w:val="24"/>
            <w:szCs w:val="24"/>
          </w:rPr>
          <w:t xml:space="preserve"> </w:t>
        </w:r>
      </w:ins>
      <w:del w:id="887" w:author="User" w:date="2016-11-07T23:40:00Z">
        <w:r w:rsidR="00805225" w:rsidDel="00337A15">
          <w:rPr>
            <w:rFonts w:ascii="Times New Roman" w:hAnsi="Times New Roman" w:cs="Times New Roman" w:hint="eastAsia"/>
            <w:sz w:val="24"/>
            <w:szCs w:val="24"/>
          </w:rPr>
          <w:delText>which</w:delText>
        </w:r>
      </w:del>
      <w:ins w:id="888" w:author="User" w:date="2016-11-07T23:40:00Z">
        <w:r w:rsidR="00337A15">
          <w:rPr>
            <w:rFonts w:ascii="Times New Roman" w:hAnsi="Times New Roman" w:cs="Times New Roman" w:hint="eastAsia"/>
            <w:sz w:val="24"/>
            <w:szCs w:val="24"/>
          </w:rPr>
          <w:t>these points</w:t>
        </w:r>
      </w:ins>
      <w:r w:rsidR="00805225">
        <w:rPr>
          <w:rFonts w:ascii="Times New Roman" w:hAnsi="Times New Roman" w:cs="Times New Roman" w:hint="eastAsia"/>
          <w:sz w:val="24"/>
          <w:szCs w:val="24"/>
        </w:rPr>
        <w:t xml:space="preserve"> look</w:t>
      </w:r>
      <w:del w:id="889" w:author="User" w:date="2016-11-07T23:37:00Z">
        <w:r w:rsidR="00805225" w:rsidDel="00337A15">
          <w:rPr>
            <w:rFonts w:ascii="Times New Roman" w:hAnsi="Times New Roman" w:cs="Times New Roman" w:hint="eastAsia"/>
            <w:sz w:val="24"/>
            <w:szCs w:val="24"/>
          </w:rPr>
          <w:delText>s</w:delText>
        </w:r>
      </w:del>
      <w:r w:rsidR="00805225">
        <w:rPr>
          <w:rFonts w:ascii="Times New Roman" w:hAnsi="Times New Roman" w:cs="Times New Roman" w:hint="eastAsia"/>
          <w:sz w:val="24"/>
          <w:szCs w:val="24"/>
        </w:rPr>
        <w:t xml:space="preserve"> like</w:t>
      </w:r>
      <w:ins w:id="890" w:author="User" w:date="2016-11-07T23:40:00Z">
        <w:r w:rsidR="00337A15">
          <w:rPr>
            <w:rFonts w:ascii="Times New Roman" w:hAnsi="Times New Roman" w:cs="Times New Roman" w:hint="eastAsia"/>
            <w:sz w:val="24"/>
            <w:szCs w:val="24"/>
          </w:rPr>
          <w:t xml:space="preserve"> on</w:t>
        </w:r>
      </w:ins>
      <w:r w:rsidR="00805225">
        <w:rPr>
          <w:rFonts w:ascii="Times New Roman" w:hAnsi="Times New Roman" w:cs="Times New Roman" w:hint="eastAsia"/>
          <w:sz w:val="24"/>
          <w:szCs w:val="24"/>
        </w:rPr>
        <w:t xml:space="preserve"> a crown</w:t>
      </w:r>
      <w:ins w:id="891" w:author="User" w:date="2016-11-07T23:41:00Z">
        <w:r w:rsidR="00337A15">
          <w:rPr>
            <w:rFonts w:ascii="Times New Roman" w:hAnsi="Times New Roman" w:cs="Times New Roman" w:hint="eastAsia"/>
            <w:sz w:val="24"/>
            <w:szCs w:val="24"/>
          </w:rPr>
          <w:t>.</w:t>
        </w:r>
      </w:ins>
      <w:ins w:id="892" w:author="User" w:date="2016-11-08T04:41:00Z">
        <w:r w:rsidR="00EB631E">
          <w:rPr>
            <w:rFonts w:ascii="Times New Roman" w:hAnsi="Times New Roman" w:cs="Times New Roman" w:hint="eastAsia"/>
            <w:sz w:val="24"/>
            <w:szCs w:val="24"/>
          </w:rPr>
          <w:t xml:space="preserve"> </w:t>
        </w:r>
      </w:ins>
      <w:del w:id="893" w:author="User" w:date="2016-11-07T23:41:00Z">
        <w:r w:rsidR="00805225" w:rsidDel="00337A15">
          <w:rPr>
            <w:rFonts w:ascii="Times New Roman" w:hAnsi="Times New Roman" w:cs="Times New Roman" w:hint="eastAsia"/>
            <w:sz w:val="24"/>
            <w:szCs w:val="24"/>
          </w:rPr>
          <w:delText xml:space="preserve"> and </w:delText>
        </w:r>
      </w:del>
      <w:ins w:id="894" w:author="User" w:date="2016-11-07T23:41:00Z">
        <w:r w:rsidR="00337A15">
          <w:rPr>
            <w:rFonts w:ascii="Times New Roman" w:hAnsi="Times New Roman" w:cs="Times New Roman" w:hint="eastAsia"/>
            <w:sz w:val="24"/>
            <w:szCs w:val="24"/>
          </w:rPr>
          <w:t>In the blue block</w:t>
        </w:r>
        <w:r w:rsidR="00337A15" w:rsidDel="00337A15">
          <w:rPr>
            <w:rFonts w:ascii="Times New Roman" w:hAnsi="Times New Roman" w:cs="Times New Roman" w:hint="eastAsia"/>
            <w:sz w:val="24"/>
            <w:szCs w:val="24"/>
          </w:rPr>
          <w:t xml:space="preserve"> </w:t>
        </w:r>
        <w:r w:rsidR="00337A15">
          <w:rPr>
            <w:rFonts w:ascii="Times New Roman" w:hAnsi="Times New Roman" w:cs="Times New Roman" w:hint="eastAsia"/>
            <w:sz w:val="24"/>
            <w:szCs w:val="24"/>
          </w:rPr>
          <w:t xml:space="preserve">of </w:t>
        </w:r>
      </w:ins>
      <w:del w:id="895" w:author="User" w:date="2016-11-07T23:41:00Z">
        <w:r w:rsidR="007D5188" w:rsidDel="00337A15">
          <w:rPr>
            <w:rFonts w:ascii="Times New Roman" w:hAnsi="Times New Roman" w:cs="Times New Roman" w:hint="eastAsia"/>
            <w:sz w:val="24"/>
            <w:szCs w:val="24"/>
          </w:rPr>
          <w:delText>in</w:delText>
        </w:r>
        <w:r w:rsidR="00805225" w:rsidDel="00337A15">
          <w:rPr>
            <w:rFonts w:ascii="Times New Roman" w:hAnsi="Times New Roman" w:cs="Times New Roman" w:hint="eastAsia"/>
            <w:sz w:val="24"/>
            <w:szCs w:val="24"/>
          </w:rPr>
          <w:delText xml:space="preserve"> </w:delText>
        </w:r>
      </w:del>
      <w:r w:rsidR="00805225">
        <w:rPr>
          <w:rFonts w:ascii="Times New Roman" w:hAnsi="Times New Roman" w:cs="Times New Roman" w:hint="eastAsia"/>
          <w:sz w:val="24"/>
          <w:szCs w:val="24"/>
        </w:rPr>
        <w:t>Fig.4, the points</w:t>
      </w:r>
      <w:ins w:id="896" w:author="User" w:date="2016-11-07T23:41:00Z">
        <w:r w:rsidR="00337A15">
          <w:rPr>
            <w:rFonts w:ascii="Times New Roman" w:hAnsi="Times New Roman" w:cs="Times New Roman" w:hint="eastAsia"/>
            <w:sz w:val="24"/>
            <w:szCs w:val="24"/>
          </w:rPr>
          <w:t xml:space="preserve"> </w:t>
        </w:r>
      </w:ins>
      <w:ins w:id="897" w:author="User" w:date="2016-11-07T23:42:00Z">
        <w:r w:rsidR="00337A15">
          <w:rPr>
            <w:rFonts w:ascii="Times New Roman" w:hAnsi="Times New Roman" w:cs="Times New Roman" w:hint="eastAsia"/>
            <w:sz w:val="24"/>
            <w:szCs w:val="24"/>
          </w:rPr>
          <w:t>classified wrong</w:t>
        </w:r>
      </w:ins>
      <w:r w:rsidR="00805225">
        <w:rPr>
          <w:rFonts w:ascii="Times New Roman" w:hAnsi="Times New Roman" w:cs="Times New Roman" w:hint="eastAsia"/>
          <w:sz w:val="24"/>
          <w:szCs w:val="24"/>
        </w:rPr>
        <w:t xml:space="preserve"> are so few and become a line structure </w:t>
      </w:r>
      <w:ins w:id="898" w:author="User" w:date="2016-11-07T23:43:00Z">
        <w:r w:rsidR="003F5E13">
          <w:rPr>
            <w:rFonts w:ascii="Times New Roman" w:hAnsi="Times New Roman" w:cs="Times New Roman" w:hint="eastAsia"/>
            <w:sz w:val="24"/>
            <w:szCs w:val="24"/>
          </w:rPr>
          <w:t xml:space="preserve">isolated </w:t>
        </w:r>
      </w:ins>
      <w:ins w:id="899" w:author="User" w:date="2016-11-07T23:44:00Z">
        <w:r w:rsidR="003F5E13">
          <w:rPr>
            <w:rFonts w:ascii="Times New Roman" w:hAnsi="Times New Roman" w:cs="Times New Roman" w:hint="eastAsia"/>
            <w:sz w:val="24"/>
            <w:szCs w:val="24"/>
          </w:rPr>
          <w:t>outside</w:t>
        </w:r>
      </w:ins>
      <w:ins w:id="900" w:author="User" w:date="2016-11-07T23:43:00Z">
        <w:r w:rsidR="003F5E13">
          <w:rPr>
            <w:rFonts w:ascii="Times New Roman" w:hAnsi="Times New Roman" w:cs="Times New Roman" w:hint="eastAsia"/>
            <w:sz w:val="24"/>
            <w:szCs w:val="24"/>
          </w:rPr>
          <w:t xml:space="preserve"> the </w:t>
        </w:r>
      </w:ins>
      <w:ins w:id="901" w:author="User" w:date="2016-11-07T23:44:00Z">
        <w:r w:rsidR="003F5E13">
          <w:rPr>
            <w:rFonts w:ascii="Times New Roman" w:hAnsi="Times New Roman" w:cs="Times New Roman" w:hint="eastAsia"/>
            <w:sz w:val="24"/>
            <w:szCs w:val="24"/>
          </w:rPr>
          <w:t>building,</w:t>
        </w:r>
      </w:ins>
      <w:ins w:id="902" w:author="User" w:date="2016-11-07T23:43:00Z">
        <w:r w:rsidR="003F5E13">
          <w:rPr>
            <w:rFonts w:ascii="Times New Roman" w:hAnsi="Times New Roman" w:cs="Times New Roman" w:hint="eastAsia"/>
            <w:sz w:val="24"/>
            <w:szCs w:val="24"/>
          </w:rPr>
          <w:t xml:space="preserve"> </w:t>
        </w:r>
      </w:ins>
      <w:r w:rsidR="00805225">
        <w:rPr>
          <w:rFonts w:ascii="Times New Roman" w:hAnsi="Times New Roman" w:cs="Times New Roman" w:hint="eastAsia"/>
          <w:sz w:val="24"/>
          <w:szCs w:val="24"/>
        </w:rPr>
        <w:t xml:space="preserve">which </w:t>
      </w:r>
      <w:ins w:id="903" w:author="User" w:date="2016-11-07T23:44:00Z">
        <w:r w:rsidR="003F5E13">
          <w:rPr>
            <w:rFonts w:ascii="Times New Roman" w:hAnsi="Times New Roman" w:cs="Times New Roman" w:hint="eastAsia"/>
            <w:sz w:val="24"/>
            <w:szCs w:val="24"/>
          </w:rPr>
          <w:t>are</w:t>
        </w:r>
      </w:ins>
      <w:del w:id="904" w:author="User" w:date="2016-11-07T23:44:00Z">
        <w:r w:rsidR="00805225" w:rsidDel="003F5E13">
          <w:rPr>
            <w:rFonts w:ascii="Times New Roman" w:hAnsi="Times New Roman" w:cs="Times New Roman" w:hint="eastAsia"/>
            <w:sz w:val="24"/>
            <w:szCs w:val="24"/>
          </w:rPr>
          <w:delText>is</w:delText>
        </w:r>
      </w:del>
      <w:r w:rsidR="00805225">
        <w:rPr>
          <w:rFonts w:ascii="Times New Roman" w:hAnsi="Times New Roman" w:cs="Times New Roman" w:hint="eastAsia"/>
          <w:sz w:val="24"/>
          <w:szCs w:val="24"/>
        </w:rPr>
        <w:t xml:space="preserve"> maybe </w:t>
      </w:r>
      <w:ins w:id="905" w:author="User" w:date="2016-11-07T23:44:00Z">
        <w:r w:rsidR="003F5E13">
          <w:rPr>
            <w:rFonts w:ascii="Times New Roman" w:hAnsi="Times New Roman" w:cs="Times New Roman" w:hint="eastAsia"/>
            <w:sz w:val="24"/>
            <w:szCs w:val="24"/>
          </w:rPr>
          <w:t xml:space="preserve">on </w:t>
        </w:r>
      </w:ins>
      <w:r w:rsidR="00805225">
        <w:rPr>
          <w:rFonts w:ascii="Times New Roman" w:hAnsi="Times New Roman" w:cs="Times New Roman" w:hint="eastAsia"/>
          <w:sz w:val="24"/>
          <w:szCs w:val="24"/>
        </w:rPr>
        <w:t xml:space="preserve">an edge of </w:t>
      </w:r>
      <w:ins w:id="906" w:author="User" w:date="2016-11-07T23:44:00Z">
        <w:r w:rsidR="003F5E13">
          <w:rPr>
            <w:rFonts w:ascii="Times New Roman" w:hAnsi="Times New Roman" w:cs="Times New Roman" w:hint="eastAsia"/>
            <w:sz w:val="24"/>
            <w:szCs w:val="24"/>
          </w:rPr>
          <w:t xml:space="preserve">an </w:t>
        </w:r>
      </w:ins>
      <w:r w:rsidR="00805225">
        <w:rPr>
          <w:rFonts w:ascii="Times New Roman" w:hAnsi="Times New Roman" w:cs="Times New Roman" w:hint="eastAsia"/>
          <w:sz w:val="24"/>
          <w:szCs w:val="24"/>
        </w:rPr>
        <w:t>e</w:t>
      </w:r>
      <w:r w:rsidR="00805225" w:rsidRPr="00E21E65">
        <w:rPr>
          <w:rFonts w:ascii="Times New Roman" w:hAnsi="Times New Roman" w:cs="Times New Roman"/>
          <w:sz w:val="24"/>
          <w:szCs w:val="24"/>
        </w:rPr>
        <w:t>ave</w:t>
      </w:r>
      <w:del w:id="907" w:author="User" w:date="2016-11-07T23:44:00Z">
        <w:r w:rsidR="00805225" w:rsidRPr="00E21E65" w:rsidDel="003F5E13">
          <w:rPr>
            <w:rFonts w:ascii="Times New Roman" w:hAnsi="Times New Roman" w:cs="Times New Roman"/>
            <w:sz w:val="24"/>
            <w:szCs w:val="24"/>
          </w:rPr>
          <w:delText>s</w:delText>
        </w:r>
      </w:del>
      <w:r w:rsidR="00805225">
        <w:rPr>
          <w:rFonts w:ascii="Times New Roman" w:hAnsi="Times New Roman" w:cs="Times New Roman" w:hint="eastAsia"/>
          <w:sz w:val="24"/>
          <w:szCs w:val="24"/>
        </w:rPr>
        <w:t>. The accuracy of car classification is not so high as buildings and trees. This is maybe because the car points are not enough and the features of car</w:t>
      </w:r>
      <w:r w:rsidR="006B7E72">
        <w:rPr>
          <w:rFonts w:ascii="Times New Roman" w:hAnsi="Times New Roman" w:cs="Times New Roman" w:hint="eastAsia"/>
          <w:sz w:val="24"/>
          <w:szCs w:val="24"/>
        </w:rPr>
        <w:t xml:space="preserve"> are </w:t>
      </w:r>
      <w:r w:rsidR="006B7E72">
        <w:rPr>
          <w:rFonts w:ascii="Times New Roman" w:hAnsi="Times New Roman" w:cs="Times New Roman"/>
          <w:sz w:val="24"/>
          <w:szCs w:val="24"/>
        </w:rPr>
        <w:t>similar</w:t>
      </w:r>
      <w:r w:rsidR="006B7E72">
        <w:rPr>
          <w:rFonts w:ascii="Times New Roman" w:hAnsi="Times New Roman" w:cs="Times New Roman" w:hint="eastAsia"/>
          <w:sz w:val="24"/>
          <w:szCs w:val="24"/>
        </w:rPr>
        <w:t xml:space="preserve"> with the features of the others </w:t>
      </w:r>
      <w:r w:rsidR="000077E5" w:rsidRPr="000077E5">
        <w:rPr>
          <w:rFonts w:ascii="Times New Roman" w:hAnsi="Times New Roman" w:cs="Times New Roman"/>
          <w:sz w:val="24"/>
          <w:szCs w:val="24"/>
        </w:rPr>
        <w:t>classes</w:t>
      </w:r>
      <w:r w:rsidR="006B7E72">
        <w:rPr>
          <w:rFonts w:ascii="Times New Roman" w:hAnsi="Times New Roman" w:cs="Times New Roman" w:hint="eastAsia"/>
          <w:sz w:val="24"/>
          <w:szCs w:val="24"/>
        </w:rPr>
        <w:t>.</w:t>
      </w:r>
      <w:del w:id="908" w:author="User" w:date="2016-11-08T04:42:00Z">
        <w:r w:rsidR="006B7E72" w:rsidDel="00EB631E">
          <w:rPr>
            <w:rFonts w:ascii="Times New Roman" w:hAnsi="Times New Roman" w:cs="Times New Roman" w:hint="eastAsia"/>
            <w:sz w:val="24"/>
            <w:szCs w:val="24"/>
          </w:rPr>
          <w:delText xml:space="preserve"> </w:delText>
        </w:r>
      </w:del>
      <w:r w:rsidR="006B7E72">
        <w:rPr>
          <w:rFonts w:ascii="Times New Roman" w:hAnsi="Times New Roman" w:cs="Times New Roman" w:hint="eastAsia"/>
          <w:sz w:val="24"/>
          <w:szCs w:val="24"/>
        </w:rPr>
        <w:t xml:space="preserve"> In Fig.5, only some </w:t>
      </w:r>
      <w:r w:rsidR="006B7E72">
        <w:rPr>
          <w:rFonts w:ascii="Times New Roman" w:hAnsi="Times New Roman" w:cs="Times New Roman"/>
          <w:sz w:val="24"/>
          <w:szCs w:val="24"/>
        </w:rPr>
        <w:t>corner</w:t>
      </w:r>
      <w:r w:rsidR="006B7E72">
        <w:rPr>
          <w:rFonts w:ascii="Times New Roman" w:hAnsi="Times New Roman" w:cs="Times New Roman" w:hint="eastAsia"/>
          <w:sz w:val="24"/>
          <w:szCs w:val="24"/>
        </w:rPr>
        <w:t xml:space="preserve">s of objects are wrong, and most of the wrong points are because the roof and the low </w:t>
      </w:r>
      <w:r w:rsidR="006B7E72" w:rsidRPr="00711CF0">
        <w:rPr>
          <w:rFonts w:ascii="Times New Roman" w:hAnsi="Times New Roman" w:cs="Times New Roman"/>
          <w:sz w:val="24"/>
          <w:szCs w:val="24"/>
        </w:rPr>
        <w:t>vegetation</w:t>
      </w:r>
      <w:r w:rsidR="006B7E72">
        <w:rPr>
          <w:rFonts w:ascii="Times New Roman" w:hAnsi="Times New Roman" w:cs="Times New Roman" w:hint="eastAsia"/>
          <w:sz w:val="24"/>
          <w:szCs w:val="24"/>
        </w:rPr>
        <w:t xml:space="preserve"> are </w:t>
      </w:r>
      <w:r w:rsidR="006B7E72">
        <w:rPr>
          <w:rFonts w:ascii="Times New Roman" w:hAnsi="Times New Roman" w:cs="Times New Roman"/>
          <w:sz w:val="24"/>
          <w:szCs w:val="24"/>
        </w:rPr>
        <w:t>confus</w:t>
      </w:r>
      <w:r w:rsidR="006B7E72">
        <w:rPr>
          <w:rFonts w:ascii="Times New Roman" w:hAnsi="Times New Roman" w:cs="Times New Roman" w:hint="eastAsia"/>
          <w:sz w:val="24"/>
          <w:szCs w:val="24"/>
        </w:rPr>
        <w:t xml:space="preserve">ed. </w:t>
      </w:r>
      <w:r w:rsidR="006B7E72">
        <w:rPr>
          <w:rFonts w:ascii="Times New Roman" w:hAnsi="Times New Roman" w:cs="Times New Roman"/>
          <w:sz w:val="24"/>
          <w:szCs w:val="24"/>
        </w:rPr>
        <w:t>A</w:t>
      </w:r>
      <w:r w:rsidR="006B7E72">
        <w:rPr>
          <w:rFonts w:ascii="Times New Roman" w:hAnsi="Times New Roman" w:cs="Times New Roman" w:hint="eastAsia"/>
          <w:sz w:val="24"/>
          <w:szCs w:val="24"/>
        </w:rPr>
        <w:t xml:space="preserve">s shown in </w:t>
      </w:r>
      <w:proofErr w:type="gramStart"/>
      <w:r w:rsidR="006B7E72">
        <w:rPr>
          <w:rFonts w:ascii="Times New Roman" w:hAnsi="Times New Roman" w:cs="Times New Roman" w:hint="eastAsia"/>
          <w:sz w:val="24"/>
          <w:szCs w:val="24"/>
        </w:rPr>
        <w:t>Fig.5(</w:t>
      </w:r>
      <w:proofErr w:type="gramEnd"/>
      <w:r w:rsidR="006B7E72">
        <w:rPr>
          <w:rFonts w:ascii="Times New Roman" w:hAnsi="Times New Roman" w:cs="Times New Roman" w:hint="eastAsia"/>
          <w:sz w:val="24"/>
          <w:szCs w:val="24"/>
        </w:rPr>
        <w:t xml:space="preserve">d), a part of the true data, the roof and the low </w:t>
      </w:r>
      <w:r w:rsidR="006B7E72" w:rsidRPr="00711CF0">
        <w:rPr>
          <w:rFonts w:ascii="Times New Roman" w:hAnsi="Times New Roman" w:cs="Times New Roman"/>
          <w:sz w:val="24"/>
          <w:szCs w:val="24"/>
        </w:rPr>
        <w:t>vegetation</w:t>
      </w:r>
      <w:r w:rsidR="006B7E72">
        <w:rPr>
          <w:rFonts w:ascii="Times New Roman" w:hAnsi="Times New Roman" w:cs="Times New Roman" w:hint="eastAsia"/>
          <w:sz w:val="24"/>
          <w:szCs w:val="24"/>
        </w:rPr>
        <w:t xml:space="preserve"> points </w:t>
      </w:r>
      <w:del w:id="909" w:author="User" w:date="2016-11-07T23:48:00Z">
        <w:r w:rsidR="006B7E72" w:rsidDel="003857B3">
          <w:rPr>
            <w:rFonts w:ascii="Times New Roman" w:hAnsi="Times New Roman" w:cs="Times New Roman" w:hint="eastAsia"/>
            <w:sz w:val="24"/>
            <w:szCs w:val="24"/>
          </w:rPr>
          <w:delText xml:space="preserve">are </w:delText>
        </w:r>
      </w:del>
      <w:bookmarkStart w:id="910" w:name="OLE_LINK3"/>
      <w:ins w:id="911" w:author="User" w:date="2016-11-07T23:47:00Z">
        <w:r w:rsidR="003857B3">
          <w:rPr>
            <w:rFonts w:ascii="Times New Roman" w:hAnsi="Times New Roman" w:cs="Times New Roman" w:hint="eastAsia"/>
            <w:sz w:val="24"/>
            <w:szCs w:val="24"/>
          </w:rPr>
          <w:t xml:space="preserve">look </w:t>
        </w:r>
      </w:ins>
      <w:bookmarkEnd w:id="910"/>
      <w:r w:rsidR="006B7E72">
        <w:rPr>
          <w:rFonts w:ascii="Times New Roman" w:hAnsi="Times New Roman" w:cs="Times New Roman" w:hint="eastAsia"/>
          <w:sz w:val="24"/>
          <w:szCs w:val="24"/>
        </w:rPr>
        <w:t xml:space="preserve">so </w:t>
      </w:r>
      <w:r w:rsidR="006B7E72">
        <w:rPr>
          <w:rFonts w:ascii="Times New Roman" w:hAnsi="Times New Roman" w:cs="Times New Roman"/>
          <w:sz w:val="24"/>
          <w:szCs w:val="24"/>
        </w:rPr>
        <w:t>similar</w:t>
      </w:r>
      <w:r w:rsidR="006B7E72">
        <w:rPr>
          <w:rFonts w:ascii="Times New Roman" w:hAnsi="Times New Roman" w:cs="Times New Roman" w:hint="eastAsia"/>
          <w:sz w:val="24"/>
          <w:szCs w:val="24"/>
        </w:rPr>
        <w:t xml:space="preserve"> only the r</w:t>
      </w:r>
      <w:r w:rsidR="006B7E72" w:rsidRPr="006B7E72">
        <w:rPr>
          <w:rFonts w:ascii="Times New Roman" w:hAnsi="Times New Roman" w:cs="Times New Roman"/>
          <w:sz w:val="24"/>
          <w:szCs w:val="24"/>
        </w:rPr>
        <w:t>idge</w:t>
      </w:r>
      <w:r w:rsidR="006B7E72">
        <w:rPr>
          <w:rFonts w:ascii="Times New Roman" w:hAnsi="Times New Roman" w:cs="Times New Roman" w:hint="eastAsia"/>
          <w:sz w:val="24"/>
          <w:szCs w:val="24"/>
        </w:rPr>
        <w:t xml:space="preserve"> points</w:t>
      </w:r>
      <w:r w:rsidR="006B7E72" w:rsidRPr="006B7E72">
        <w:rPr>
          <w:rFonts w:ascii="Times New Roman" w:hAnsi="Times New Roman" w:cs="Times New Roman" w:hint="eastAsia"/>
          <w:sz w:val="24"/>
          <w:szCs w:val="24"/>
        </w:rPr>
        <w:t xml:space="preserve"> </w:t>
      </w:r>
      <w:ins w:id="912" w:author="User" w:date="2016-11-08T04:42:00Z">
        <w:r w:rsidR="00EB631E">
          <w:rPr>
            <w:rFonts w:ascii="Times New Roman" w:hAnsi="Times New Roman" w:cs="Times New Roman" w:hint="eastAsia"/>
            <w:sz w:val="24"/>
            <w:szCs w:val="24"/>
          </w:rPr>
          <w:t>on</w:t>
        </w:r>
      </w:ins>
      <w:del w:id="913" w:author="User" w:date="2016-11-08T04:42:00Z">
        <w:r w:rsidR="006B7E72" w:rsidDel="00EB631E">
          <w:rPr>
            <w:rFonts w:ascii="Times New Roman" w:hAnsi="Times New Roman" w:cs="Times New Roman" w:hint="eastAsia"/>
            <w:sz w:val="24"/>
            <w:szCs w:val="24"/>
          </w:rPr>
          <w:delText>of</w:delText>
        </w:r>
      </w:del>
      <w:r w:rsidR="006B7E72">
        <w:rPr>
          <w:rFonts w:ascii="Times New Roman" w:hAnsi="Times New Roman" w:cs="Times New Roman" w:hint="eastAsia"/>
          <w:sz w:val="24"/>
          <w:szCs w:val="24"/>
        </w:rPr>
        <w:t xml:space="preserve"> the roof</w:t>
      </w:r>
      <w:ins w:id="914" w:author="User" w:date="2016-11-08T04:42:00Z">
        <w:r w:rsidR="00EB631E">
          <w:rPr>
            <w:rFonts w:ascii="Times New Roman" w:hAnsi="Times New Roman" w:cs="Times New Roman" w:hint="eastAsia"/>
            <w:sz w:val="24"/>
            <w:szCs w:val="24"/>
          </w:rPr>
          <w:t>s</w:t>
        </w:r>
      </w:ins>
      <w:r w:rsidR="006B7E72">
        <w:rPr>
          <w:rFonts w:ascii="Times New Roman" w:hAnsi="Times New Roman" w:cs="Times New Roman" w:hint="eastAsia"/>
          <w:sz w:val="24"/>
          <w:szCs w:val="24"/>
        </w:rPr>
        <w:t xml:space="preserve"> may d</w:t>
      </w:r>
      <w:r w:rsidR="006B7E72" w:rsidRPr="006B7E72">
        <w:rPr>
          <w:rFonts w:ascii="Times New Roman" w:hAnsi="Times New Roman" w:cs="Times New Roman"/>
          <w:sz w:val="24"/>
          <w:szCs w:val="24"/>
        </w:rPr>
        <w:t>istinguish</w:t>
      </w:r>
      <w:r w:rsidR="006B7E72">
        <w:rPr>
          <w:rFonts w:ascii="Times New Roman" w:hAnsi="Times New Roman" w:cs="Times New Roman" w:hint="eastAsia"/>
          <w:sz w:val="24"/>
          <w:szCs w:val="24"/>
        </w:rPr>
        <w:t xml:space="preserve"> them. </w:t>
      </w:r>
      <w:r w:rsidR="007E26DA">
        <w:rPr>
          <w:rFonts w:ascii="Times New Roman" w:hAnsi="Times New Roman" w:cs="Times New Roman"/>
          <w:sz w:val="24"/>
          <w:szCs w:val="24"/>
        </w:rPr>
        <w:t>T</w:t>
      </w:r>
      <w:r w:rsidR="007E26DA">
        <w:rPr>
          <w:rFonts w:ascii="Times New Roman" w:hAnsi="Times New Roman" w:cs="Times New Roman" w:hint="eastAsia"/>
          <w:sz w:val="24"/>
          <w:szCs w:val="24"/>
        </w:rPr>
        <w:t xml:space="preserve">he </w:t>
      </w:r>
      <w:r w:rsidR="007E26DA">
        <w:rPr>
          <w:rFonts w:ascii="Times New Roman" w:hAnsi="Times New Roman" w:cs="Times New Roman"/>
          <w:sz w:val="24"/>
          <w:szCs w:val="24"/>
        </w:rPr>
        <w:t>facade</w:t>
      </w:r>
      <w:r w:rsidR="007E26DA">
        <w:rPr>
          <w:rFonts w:ascii="Times New Roman" w:hAnsi="Times New Roman" w:cs="Times New Roman" w:hint="eastAsia"/>
          <w:sz w:val="24"/>
          <w:szCs w:val="24"/>
        </w:rPr>
        <w:t xml:space="preserve"> points are also few comparing with other </w:t>
      </w:r>
      <w:r w:rsidR="000077E5" w:rsidRPr="000077E5">
        <w:rPr>
          <w:rFonts w:ascii="Times New Roman" w:hAnsi="Times New Roman" w:cs="Times New Roman"/>
          <w:sz w:val="24"/>
          <w:szCs w:val="24"/>
        </w:rPr>
        <w:t>classes</w:t>
      </w:r>
      <w:r w:rsidR="007D5188">
        <w:rPr>
          <w:rFonts w:ascii="Times New Roman" w:hAnsi="Times New Roman" w:cs="Times New Roman" w:hint="eastAsia"/>
          <w:sz w:val="24"/>
          <w:szCs w:val="24"/>
        </w:rPr>
        <w:t>,</w:t>
      </w:r>
      <w:r w:rsidR="000077E5" w:rsidRPr="000077E5">
        <w:rPr>
          <w:rFonts w:ascii="Times New Roman" w:hAnsi="Times New Roman" w:cs="Times New Roman"/>
          <w:sz w:val="24"/>
          <w:szCs w:val="24"/>
        </w:rPr>
        <w:t xml:space="preserve"> </w:t>
      </w:r>
      <w:del w:id="915" w:author="User" w:date="2016-11-08T04:50:00Z">
        <w:r w:rsidR="007E26DA" w:rsidDel="006A0D13">
          <w:rPr>
            <w:rFonts w:ascii="Times New Roman" w:hAnsi="Times New Roman" w:cs="Times New Roman" w:hint="eastAsia"/>
            <w:sz w:val="24"/>
            <w:szCs w:val="24"/>
          </w:rPr>
          <w:delText>although</w:delText>
        </w:r>
        <w:r w:rsidR="007D5188" w:rsidDel="006A0D13">
          <w:rPr>
            <w:rFonts w:ascii="Times New Roman" w:hAnsi="Times New Roman" w:cs="Times New Roman" w:hint="eastAsia"/>
            <w:sz w:val="24"/>
            <w:szCs w:val="24"/>
          </w:rPr>
          <w:delText xml:space="preserve"> </w:delText>
        </w:r>
      </w:del>
      <w:ins w:id="916" w:author="User" w:date="2016-11-08T04:50:00Z">
        <w:r w:rsidR="006A0D13">
          <w:rPr>
            <w:rFonts w:ascii="Times New Roman" w:hAnsi="Times New Roman" w:cs="Times New Roman" w:hint="eastAsia"/>
            <w:sz w:val="24"/>
            <w:szCs w:val="24"/>
          </w:rPr>
          <w:t xml:space="preserve">but </w:t>
        </w:r>
      </w:ins>
      <w:r w:rsidR="007D5188">
        <w:rPr>
          <w:rFonts w:ascii="Times New Roman" w:hAnsi="Times New Roman" w:cs="Times New Roman" w:hint="eastAsia"/>
          <w:sz w:val="24"/>
          <w:szCs w:val="24"/>
        </w:rPr>
        <w:t>the</w:t>
      </w:r>
      <w:ins w:id="917" w:author="User" w:date="2016-11-08T04:52:00Z">
        <w:r w:rsidR="006A0D13">
          <w:rPr>
            <w:rFonts w:ascii="Times New Roman" w:hAnsi="Times New Roman" w:cs="Times New Roman" w:hint="eastAsia"/>
            <w:sz w:val="24"/>
            <w:szCs w:val="24"/>
          </w:rPr>
          <w:t>ir shapes</w:t>
        </w:r>
      </w:ins>
      <w:ins w:id="918" w:author="User" w:date="2016-11-08T04:51:00Z">
        <w:r w:rsidR="006A0D13">
          <w:rPr>
            <w:rFonts w:ascii="Times New Roman" w:hAnsi="Times New Roman" w:cs="Times New Roman" w:hint="eastAsia"/>
            <w:sz w:val="24"/>
            <w:szCs w:val="24"/>
          </w:rPr>
          <w:t xml:space="preserve"> are not</w:t>
        </w:r>
      </w:ins>
      <w:ins w:id="919" w:author="User" w:date="2016-11-08T04:52:00Z">
        <w:r w:rsidR="006A0D13">
          <w:rPr>
            <w:rFonts w:ascii="Times New Roman" w:hAnsi="Times New Roman" w:cs="Times New Roman" w:hint="eastAsia"/>
            <w:sz w:val="24"/>
            <w:szCs w:val="24"/>
          </w:rPr>
          <w:t xml:space="preserve"> as</w:t>
        </w:r>
      </w:ins>
      <w:ins w:id="920" w:author="User" w:date="2016-11-08T04:51:00Z">
        <w:r w:rsidR="006A0D13">
          <w:rPr>
            <w:rFonts w:ascii="Times New Roman" w:hAnsi="Times New Roman" w:cs="Times New Roman" w:hint="eastAsia"/>
            <w:sz w:val="24"/>
            <w:szCs w:val="24"/>
          </w:rPr>
          <w:t xml:space="preserve"> </w:t>
        </w:r>
      </w:ins>
      <w:ins w:id="921" w:author="User" w:date="2016-11-08T04:52:00Z">
        <w:r w:rsidR="006A0D13" w:rsidRPr="006A0D13">
          <w:rPr>
            <w:rFonts w:ascii="Times New Roman" w:hAnsi="Times New Roman" w:cs="Times New Roman"/>
            <w:sz w:val="24"/>
            <w:szCs w:val="24"/>
          </w:rPr>
          <w:t xml:space="preserve">flexible </w:t>
        </w:r>
      </w:ins>
      <w:ins w:id="922" w:author="User" w:date="2016-11-08T04:51:00Z">
        <w:r w:rsidR="006A0D13">
          <w:rPr>
            <w:rFonts w:ascii="Times New Roman" w:hAnsi="Times New Roman" w:cs="Times New Roman" w:hint="eastAsia"/>
            <w:sz w:val="24"/>
            <w:szCs w:val="24"/>
          </w:rPr>
          <w:t>as</w:t>
        </w:r>
      </w:ins>
      <w:del w:id="923" w:author="User" w:date="2016-11-08T04:51:00Z">
        <w:r w:rsidR="007D5188" w:rsidDel="006A0D13">
          <w:rPr>
            <w:rFonts w:ascii="Times New Roman" w:hAnsi="Times New Roman" w:cs="Times New Roman" w:hint="eastAsia"/>
            <w:sz w:val="24"/>
            <w:szCs w:val="24"/>
          </w:rPr>
          <w:delText>y are</w:delText>
        </w:r>
        <w:r w:rsidR="007E26DA" w:rsidDel="006A0D13">
          <w:rPr>
            <w:rFonts w:ascii="Times New Roman" w:hAnsi="Times New Roman" w:cs="Times New Roman" w:hint="eastAsia"/>
            <w:sz w:val="24"/>
            <w:szCs w:val="24"/>
          </w:rPr>
          <w:delText xml:space="preserve"> more than</w:delText>
        </w:r>
      </w:del>
      <w:r w:rsidR="007E26DA">
        <w:rPr>
          <w:rFonts w:ascii="Times New Roman" w:hAnsi="Times New Roman" w:cs="Times New Roman" w:hint="eastAsia"/>
          <w:sz w:val="24"/>
          <w:szCs w:val="24"/>
        </w:rPr>
        <w:t xml:space="preserve"> the car</w:t>
      </w:r>
      <w:ins w:id="924" w:author="User" w:date="2016-11-08T04:51:00Z">
        <w:r w:rsidR="006A0D13">
          <w:rPr>
            <w:rFonts w:ascii="Times New Roman" w:hAnsi="Times New Roman" w:cs="Times New Roman" w:hint="eastAsia"/>
            <w:sz w:val="24"/>
            <w:szCs w:val="24"/>
          </w:rPr>
          <w:t>s</w:t>
        </w:r>
      </w:ins>
      <w:r w:rsidR="007E26DA">
        <w:rPr>
          <w:rFonts w:ascii="Times New Roman" w:hAnsi="Times New Roman" w:cs="Times New Roman" w:hint="eastAsia"/>
          <w:sz w:val="24"/>
          <w:szCs w:val="24"/>
        </w:rPr>
        <w:t xml:space="preserve"> </w:t>
      </w:r>
      <w:del w:id="925" w:author="User" w:date="2016-11-08T04:51:00Z">
        <w:r w:rsidR="007E26DA" w:rsidDel="006A0D13">
          <w:rPr>
            <w:rFonts w:ascii="Times New Roman" w:hAnsi="Times New Roman" w:cs="Times New Roman" w:hint="eastAsia"/>
            <w:sz w:val="24"/>
            <w:szCs w:val="24"/>
          </w:rPr>
          <w:delText xml:space="preserve">points </w:delText>
        </w:r>
      </w:del>
      <w:r w:rsidR="007E26DA">
        <w:rPr>
          <w:rFonts w:ascii="Times New Roman" w:hAnsi="Times New Roman" w:cs="Times New Roman" w:hint="eastAsia"/>
          <w:sz w:val="24"/>
          <w:szCs w:val="24"/>
        </w:rPr>
        <w:t xml:space="preserve">in scene I and II. </w:t>
      </w:r>
      <w:del w:id="926" w:author="User" w:date="2016-11-08T04:52:00Z">
        <w:r w:rsidR="007E26DA" w:rsidDel="006A0D13">
          <w:rPr>
            <w:rFonts w:ascii="Times New Roman" w:hAnsi="Times New Roman" w:cs="Times New Roman"/>
            <w:sz w:val="24"/>
            <w:szCs w:val="24"/>
          </w:rPr>
          <w:delText>H</w:delText>
        </w:r>
        <w:r w:rsidR="007E26DA" w:rsidDel="006A0D13">
          <w:rPr>
            <w:rFonts w:ascii="Times New Roman" w:hAnsi="Times New Roman" w:cs="Times New Roman" w:hint="eastAsia"/>
            <w:sz w:val="24"/>
            <w:szCs w:val="24"/>
          </w:rPr>
          <w:delText>owever, m</w:delText>
        </w:r>
      </w:del>
      <w:ins w:id="927" w:author="User" w:date="2016-11-08T04:53:00Z">
        <w:r w:rsidR="006A0D13">
          <w:rPr>
            <w:rFonts w:ascii="Times New Roman" w:hAnsi="Times New Roman" w:cs="Times New Roman" w:hint="eastAsia"/>
            <w:sz w:val="24"/>
            <w:szCs w:val="24"/>
          </w:rPr>
          <w:t>M</w:t>
        </w:r>
      </w:ins>
      <w:r w:rsidR="007E26DA">
        <w:rPr>
          <w:rFonts w:ascii="Times New Roman" w:hAnsi="Times New Roman" w:cs="Times New Roman" w:hint="eastAsia"/>
          <w:sz w:val="24"/>
          <w:szCs w:val="24"/>
        </w:rPr>
        <w:t xml:space="preserve">ost of </w:t>
      </w:r>
      <w:r w:rsidR="007E26DA">
        <w:rPr>
          <w:rFonts w:ascii="Times New Roman" w:hAnsi="Times New Roman" w:cs="Times New Roman"/>
          <w:sz w:val="24"/>
          <w:szCs w:val="24"/>
        </w:rPr>
        <w:t>facade</w:t>
      </w:r>
      <w:r w:rsidR="007E26DA">
        <w:rPr>
          <w:rFonts w:ascii="Times New Roman" w:hAnsi="Times New Roman" w:cs="Times New Roman" w:hint="eastAsia"/>
          <w:sz w:val="24"/>
          <w:szCs w:val="24"/>
        </w:rPr>
        <w:t xml:space="preserve"> points are recognized</w:t>
      </w:r>
      <w:del w:id="928" w:author="User" w:date="2016-11-08T04:49:00Z">
        <w:r w:rsidR="007E26DA" w:rsidDel="006A0D13">
          <w:rPr>
            <w:rFonts w:ascii="Times New Roman" w:hAnsi="Times New Roman" w:cs="Times New Roman" w:hint="eastAsia"/>
            <w:sz w:val="24"/>
            <w:szCs w:val="24"/>
          </w:rPr>
          <w:delText xml:space="preserve">, which </w:delText>
        </w:r>
      </w:del>
      <w:del w:id="929" w:author="User" w:date="2016-11-08T04:47:00Z">
        <w:r w:rsidR="007E26DA" w:rsidDel="006A0D13">
          <w:rPr>
            <w:rFonts w:ascii="Times New Roman" w:hAnsi="Times New Roman" w:cs="Times New Roman" w:hint="eastAsia"/>
            <w:sz w:val="24"/>
            <w:szCs w:val="24"/>
          </w:rPr>
          <w:delText xml:space="preserve">is maybe the features of </w:delText>
        </w:r>
        <w:r w:rsidR="007E26DA" w:rsidDel="006A0D13">
          <w:rPr>
            <w:rFonts w:ascii="Times New Roman" w:hAnsi="Times New Roman" w:cs="Times New Roman"/>
            <w:sz w:val="24"/>
            <w:szCs w:val="24"/>
          </w:rPr>
          <w:delText>facade</w:delText>
        </w:r>
        <w:r w:rsidR="007E26DA" w:rsidDel="006A0D13">
          <w:rPr>
            <w:rFonts w:ascii="Times New Roman" w:hAnsi="Times New Roman" w:cs="Times New Roman" w:hint="eastAsia"/>
            <w:sz w:val="24"/>
            <w:szCs w:val="24"/>
          </w:rPr>
          <w:delText xml:space="preserve"> input the PNN are d</w:delText>
        </w:r>
        <w:r w:rsidR="007E26DA" w:rsidRPr="007E26DA" w:rsidDel="006A0D13">
          <w:rPr>
            <w:rFonts w:ascii="Times New Roman" w:hAnsi="Times New Roman" w:cs="Times New Roman"/>
            <w:sz w:val="24"/>
            <w:szCs w:val="24"/>
          </w:rPr>
          <w:delText>istinguishable</w:delText>
        </w:r>
      </w:del>
      <w:r w:rsidR="007E26DA" w:rsidRPr="007E26DA">
        <w:rPr>
          <w:rFonts w:ascii="Times New Roman" w:hAnsi="Times New Roman" w:cs="Times New Roman"/>
          <w:sz w:val="24"/>
          <w:szCs w:val="24"/>
        </w:rPr>
        <w:t>.</w:t>
      </w:r>
    </w:p>
    <w:p w:rsidR="00E37840" w:rsidRDefault="007E26DA" w:rsidP="00805225">
      <w:pPr>
        <w:spacing w:line="300" w:lineRule="auto"/>
        <w:rPr>
          <w:rFonts w:ascii="Times New Roman" w:hAnsi="Times New Roman" w:cs="Times New Roman"/>
          <w:sz w:val="24"/>
          <w:szCs w:val="24"/>
        </w:rPr>
      </w:pPr>
      <w:bookmarkStart w:id="930" w:name="OLE_LINK94"/>
      <w:bookmarkStart w:id="931" w:name="OLE_LINK95"/>
      <w:r>
        <w:rPr>
          <w:rFonts w:ascii="Times New Roman" w:hAnsi="Times New Roman" w:cs="Times New Roman" w:hint="eastAsia"/>
          <w:sz w:val="24"/>
          <w:szCs w:val="24"/>
        </w:rPr>
        <w:t xml:space="preserve">       </w:t>
      </w:r>
      <w:r>
        <w:rPr>
          <w:rFonts w:ascii="Times New Roman" w:hAnsi="Times New Roman" w:cs="Times New Roman"/>
          <w:sz w:val="24"/>
          <w:szCs w:val="24"/>
        </w:rPr>
        <w:t>C</w:t>
      </w:r>
      <w:r>
        <w:rPr>
          <w:rFonts w:ascii="Times New Roman" w:hAnsi="Times New Roman" w:cs="Times New Roman" w:hint="eastAsia"/>
          <w:sz w:val="24"/>
          <w:szCs w:val="24"/>
        </w:rPr>
        <w:t xml:space="preserve">ompared with the other methods, our </w:t>
      </w:r>
      <w:r>
        <w:rPr>
          <w:rFonts w:ascii="Times New Roman" w:hAnsi="Times New Roman" w:cs="Times New Roman"/>
          <w:sz w:val="24"/>
          <w:szCs w:val="24"/>
        </w:rPr>
        <w:t xml:space="preserve">method </w:t>
      </w:r>
      <w:del w:id="932" w:author="User" w:date="2016-11-07T23:50:00Z">
        <w:r w:rsidDel="003857B3">
          <w:rPr>
            <w:rFonts w:ascii="Times New Roman" w:hAnsi="Times New Roman" w:cs="Times New Roman"/>
            <w:sz w:val="24"/>
            <w:szCs w:val="24"/>
          </w:rPr>
          <w:delText>is</w:delText>
        </w:r>
        <w:r w:rsidDel="003857B3">
          <w:rPr>
            <w:rFonts w:ascii="Times New Roman" w:hAnsi="Times New Roman" w:cs="Times New Roman" w:hint="eastAsia"/>
            <w:sz w:val="24"/>
            <w:szCs w:val="24"/>
          </w:rPr>
          <w:delText xml:space="preserve"> </w:delText>
        </w:r>
      </w:del>
      <w:ins w:id="933" w:author="User" w:date="2016-11-07T23:50:00Z">
        <w:r w:rsidR="003857B3" w:rsidRPr="003857B3">
          <w:rPr>
            <w:rFonts w:ascii="Times New Roman" w:hAnsi="Times New Roman" w:cs="Times New Roman"/>
            <w:sz w:val="24"/>
            <w:szCs w:val="24"/>
          </w:rPr>
          <w:t>outperforms</w:t>
        </w:r>
        <w:r w:rsidR="003857B3">
          <w:rPr>
            <w:rFonts w:ascii="Times New Roman" w:hAnsi="Times New Roman" w:cs="Times New Roman" w:hint="eastAsia"/>
            <w:sz w:val="24"/>
            <w:szCs w:val="24"/>
          </w:rPr>
          <w:t xml:space="preserve"> all the methods </w:t>
        </w:r>
      </w:ins>
      <w:ins w:id="934" w:author="User" w:date="2016-11-07T23:51:00Z">
        <w:r w:rsidR="003857B3">
          <w:rPr>
            <w:rFonts w:ascii="Times New Roman" w:hAnsi="Times New Roman" w:cs="Times New Roman" w:hint="eastAsia"/>
            <w:sz w:val="24"/>
            <w:szCs w:val="24"/>
          </w:rPr>
          <w:t xml:space="preserve">on all labels except the tree label </w:t>
        </w:r>
      </w:ins>
      <w:ins w:id="935" w:author="User" w:date="2016-11-07T23:52:00Z">
        <w:r w:rsidR="003857B3">
          <w:rPr>
            <w:rFonts w:ascii="Times New Roman" w:hAnsi="Times New Roman" w:cs="Times New Roman" w:hint="eastAsia"/>
            <w:sz w:val="24"/>
            <w:szCs w:val="24"/>
          </w:rPr>
          <w:t>in scene II</w:t>
        </w:r>
      </w:ins>
      <w:del w:id="936" w:author="User" w:date="2016-11-07T23:50:00Z">
        <w:r w:rsidDel="003857B3">
          <w:rPr>
            <w:rFonts w:ascii="Times New Roman" w:hAnsi="Times New Roman" w:cs="Times New Roman" w:hint="eastAsia"/>
            <w:sz w:val="24"/>
            <w:szCs w:val="24"/>
          </w:rPr>
          <w:delText>better</w:delText>
        </w:r>
      </w:del>
      <w:del w:id="937" w:author="User" w:date="2016-11-07T23:49:00Z">
        <w:r w:rsidDel="003857B3">
          <w:rPr>
            <w:rFonts w:ascii="Times New Roman" w:hAnsi="Times New Roman" w:cs="Times New Roman" w:hint="eastAsia"/>
            <w:sz w:val="24"/>
            <w:szCs w:val="24"/>
          </w:rPr>
          <w:delText>, which shows the ability of the PNN</w:delText>
        </w:r>
      </w:del>
      <w:r>
        <w:rPr>
          <w:rFonts w:ascii="Times New Roman" w:hAnsi="Times New Roman" w:cs="Times New Roman" w:hint="eastAsia"/>
          <w:sz w:val="24"/>
          <w:szCs w:val="24"/>
        </w:rPr>
        <w:t xml:space="preserve">. </w:t>
      </w:r>
      <w:ins w:id="938" w:author="User" w:date="2016-11-07T23:54:00Z">
        <w:r w:rsidR="003857B3">
          <w:rPr>
            <w:rFonts w:ascii="Times New Roman" w:hAnsi="Times New Roman" w:cs="Times New Roman"/>
            <w:sz w:val="24"/>
            <w:szCs w:val="24"/>
          </w:rPr>
          <w:t>A</w:t>
        </w:r>
        <w:r w:rsidR="003857B3">
          <w:rPr>
            <w:rFonts w:ascii="Times New Roman" w:hAnsi="Times New Roman" w:cs="Times New Roman" w:hint="eastAsia"/>
            <w:sz w:val="24"/>
            <w:szCs w:val="24"/>
          </w:rPr>
          <w:t xml:space="preserve">s our method can learn </w:t>
        </w:r>
      </w:ins>
      <w:ins w:id="939" w:author="User" w:date="2016-11-07T23:56:00Z">
        <w:r w:rsidR="003857B3">
          <w:rPr>
            <w:rFonts w:ascii="Times New Roman" w:hAnsi="Times New Roman" w:cs="Times New Roman"/>
            <w:sz w:val="24"/>
            <w:szCs w:val="24"/>
          </w:rPr>
          <w:t>deeper</w:t>
        </w:r>
      </w:ins>
      <w:ins w:id="940" w:author="User" w:date="2016-11-07T23:54:00Z">
        <w:r w:rsidR="003857B3">
          <w:rPr>
            <w:rFonts w:ascii="Times New Roman" w:hAnsi="Times New Roman" w:cs="Times New Roman" w:hint="eastAsia"/>
            <w:sz w:val="24"/>
            <w:szCs w:val="24"/>
          </w:rPr>
          <w:t xml:space="preserve"> feature </w:t>
        </w:r>
      </w:ins>
      <w:ins w:id="941" w:author="User" w:date="2016-11-07T23:55:00Z">
        <w:r w:rsidR="003857B3">
          <w:rPr>
            <w:rFonts w:ascii="Times New Roman" w:hAnsi="Times New Roman" w:cs="Times New Roman"/>
            <w:sz w:val="24"/>
            <w:szCs w:val="24"/>
          </w:rPr>
          <w:t>representation</w:t>
        </w:r>
      </w:ins>
      <w:ins w:id="942" w:author="User" w:date="2016-11-07T23:54:00Z">
        <w:r w:rsidR="003857B3">
          <w:rPr>
            <w:rFonts w:ascii="Times New Roman" w:hAnsi="Times New Roman" w:cs="Times New Roman" w:hint="eastAsia"/>
            <w:sz w:val="24"/>
            <w:szCs w:val="24"/>
          </w:rPr>
          <w:t xml:space="preserve"> </w:t>
        </w:r>
      </w:ins>
      <w:ins w:id="943" w:author="User" w:date="2016-11-07T23:55:00Z">
        <w:r w:rsidR="003857B3">
          <w:rPr>
            <w:rFonts w:ascii="Times New Roman" w:hAnsi="Times New Roman" w:cs="Times New Roman" w:hint="eastAsia"/>
            <w:sz w:val="24"/>
            <w:szCs w:val="24"/>
          </w:rPr>
          <w:t xml:space="preserve">than other method, </w:t>
        </w:r>
      </w:ins>
      <w:ins w:id="944" w:author="User" w:date="2016-11-07T23:56:00Z">
        <w:r w:rsidR="003857B3">
          <w:rPr>
            <w:rFonts w:ascii="Times New Roman" w:hAnsi="Times New Roman" w:cs="Times New Roman" w:hint="eastAsia"/>
            <w:sz w:val="24"/>
            <w:szCs w:val="24"/>
          </w:rPr>
          <w:t xml:space="preserve">the classification accuracies are improved. </w:t>
        </w:r>
      </w:ins>
      <w:ins w:id="945" w:author="User" w:date="2016-11-08T00:12:00Z">
        <w:r w:rsidR="00E075A8">
          <w:rPr>
            <w:rFonts w:ascii="Times New Roman" w:hAnsi="Times New Roman" w:cs="Times New Roman" w:hint="eastAsia"/>
            <w:sz w:val="24"/>
            <w:szCs w:val="24"/>
          </w:rPr>
          <w:t xml:space="preserve">In scene II, although the </w:t>
        </w:r>
      </w:ins>
      <w:ins w:id="946" w:author="User" w:date="2016-11-08T00:13:00Z">
        <w:r w:rsidR="00E075A8">
          <w:rPr>
            <w:rFonts w:ascii="Times New Roman" w:hAnsi="Times New Roman" w:cs="Times New Roman" w:hint="eastAsia"/>
            <w:sz w:val="24"/>
            <w:szCs w:val="24"/>
          </w:rPr>
          <w:t xml:space="preserve">performance of trees is not as good as the method in [17] and [18], the </w:t>
        </w:r>
      </w:ins>
      <w:ins w:id="947" w:author="User" w:date="2016-11-08T00:14:00Z">
        <w:r w:rsidR="00E075A8">
          <w:rPr>
            <w:rFonts w:ascii="Times New Roman" w:hAnsi="Times New Roman" w:cs="Times New Roman" w:hint="eastAsia"/>
            <w:sz w:val="24"/>
            <w:szCs w:val="24"/>
          </w:rPr>
          <w:t xml:space="preserve">performance of </w:t>
        </w:r>
      </w:ins>
      <w:ins w:id="948" w:author="User" w:date="2016-11-08T00:13:00Z">
        <w:r w:rsidR="00E075A8">
          <w:rPr>
            <w:rFonts w:ascii="Times New Roman" w:hAnsi="Times New Roman" w:cs="Times New Roman" w:hint="eastAsia"/>
            <w:sz w:val="24"/>
            <w:szCs w:val="24"/>
          </w:rPr>
          <w:t xml:space="preserve">other labels </w:t>
        </w:r>
      </w:ins>
      <w:ins w:id="949" w:author="User" w:date="2016-11-08T00:16:00Z">
        <w:r w:rsidR="001C3A7A">
          <w:rPr>
            <w:rFonts w:ascii="Times New Roman" w:hAnsi="Times New Roman" w:cs="Times New Roman"/>
            <w:sz w:val="24"/>
            <w:szCs w:val="24"/>
          </w:rPr>
          <w:t>especially</w:t>
        </w:r>
      </w:ins>
      <w:ins w:id="950" w:author="User" w:date="2016-11-08T00:15:00Z">
        <w:r w:rsidR="00E075A8">
          <w:rPr>
            <w:rFonts w:ascii="Times New Roman" w:hAnsi="Times New Roman" w:cs="Times New Roman" w:hint="eastAsia"/>
            <w:sz w:val="24"/>
            <w:szCs w:val="24"/>
          </w:rPr>
          <w:t xml:space="preserve"> the car label </w:t>
        </w:r>
      </w:ins>
      <w:ins w:id="951" w:author="User" w:date="2016-11-08T00:16:00Z">
        <w:r w:rsidR="00E075A8">
          <w:rPr>
            <w:rFonts w:ascii="Times New Roman" w:hAnsi="Times New Roman" w:cs="Times New Roman" w:hint="eastAsia"/>
            <w:sz w:val="24"/>
            <w:szCs w:val="24"/>
          </w:rPr>
          <w:t>is</w:t>
        </w:r>
      </w:ins>
      <w:ins w:id="952" w:author="User" w:date="2016-11-08T00:15:00Z">
        <w:r w:rsidR="00E075A8">
          <w:rPr>
            <w:rFonts w:ascii="Times New Roman" w:hAnsi="Times New Roman" w:cs="Times New Roman" w:hint="eastAsia"/>
            <w:sz w:val="24"/>
            <w:szCs w:val="24"/>
          </w:rPr>
          <w:t xml:space="preserve"> obviously better</w:t>
        </w:r>
      </w:ins>
      <w:r w:rsidR="00E075A8">
        <w:rPr>
          <w:rFonts w:ascii="Times New Roman" w:hAnsi="Times New Roman" w:cs="Times New Roman" w:hint="eastAsia"/>
          <w:sz w:val="24"/>
          <w:szCs w:val="24"/>
        </w:rPr>
        <w:t xml:space="preserve">. </w:t>
      </w:r>
      <w:r>
        <w:rPr>
          <w:rFonts w:ascii="Times New Roman" w:hAnsi="Times New Roman" w:cs="Times New Roman" w:hint="eastAsia"/>
          <w:sz w:val="24"/>
          <w:szCs w:val="24"/>
        </w:rPr>
        <w:t>In scene I and II, it</w:t>
      </w:r>
      <w:r w:rsidRPr="007E26DA">
        <w:rPr>
          <w:rFonts w:ascii="Times New Roman" w:hAnsi="Times New Roman" w:cs="Times New Roman"/>
          <w:sz w:val="24"/>
          <w:szCs w:val="24"/>
        </w:rPr>
        <w:t xml:space="preserve"> is surprising that</w:t>
      </w:r>
      <w:r>
        <w:rPr>
          <w:rFonts w:ascii="Times New Roman" w:hAnsi="Times New Roman" w:cs="Times New Roman" w:hint="eastAsia"/>
          <w:sz w:val="24"/>
          <w:szCs w:val="24"/>
        </w:rPr>
        <w:t xml:space="preserve"> the car accuracy </w:t>
      </w:r>
      <w:r w:rsidR="00715B9B">
        <w:rPr>
          <w:rFonts w:ascii="Times New Roman" w:hAnsi="Times New Roman" w:cs="Times New Roman"/>
          <w:sz w:val="24"/>
          <w:szCs w:val="24"/>
        </w:rPr>
        <w:t>is</w:t>
      </w:r>
      <w:r>
        <w:rPr>
          <w:rFonts w:ascii="Times New Roman" w:hAnsi="Times New Roman" w:cs="Times New Roman" w:hint="eastAsia"/>
          <w:sz w:val="24"/>
          <w:szCs w:val="24"/>
        </w:rPr>
        <w:t xml:space="preserve"> also higher than other method,</w:t>
      </w:r>
      <w:ins w:id="953" w:author="User" w:date="2016-11-08T00:02:00Z">
        <w:r w:rsidR="00577FA2">
          <w:rPr>
            <w:rFonts w:ascii="Times New Roman" w:hAnsi="Times New Roman" w:cs="Times New Roman" w:hint="eastAsia"/>
            <w:sz w:val="24"/>
            <w:szCs w:val="24"/>
          </w:rPr>
          <w:t xml:space="preserve"> which means our method is</w:t>
        </w:r>
      </w:ins>
      <w:ins w:id="954" w:author="User" w:date="2016-11-08T00:04:00Z">
        <w:r w:rsidR="00577FA2">
          <w:rPr>
            <w:rFonts w:ascii="Times New Roman" w:hAnsi="Times New Roman" w:cs="Times New Roman" w:hint="eastAsia"/>
            <w:sz w:val="24"/>
            <w:szCs w:val="24"/>
          </w:rPr>
          <w:t xml:space="preserve"> c</w:t>
        </w:r>
        <w:r w:rsidR="00577FA2" w:rsidRPr="00577FA2">
          <w:rPr>
            <w:rFonts w:ascii="Times New Roman" w:hAnsi="Times New Roman" w:cs="Times New Roman"/>
            <w:sz w:val="24"/>
            <w:szCs w:val="24"/>
          </w:rPr>
          <w:t>ompetitive</w:t>
        </w:r>
        <w:r w:rsidR="00577FA2">
          <w:rPr>
            <w:rFonts w:ascii="Times New Roman" w:hAnsi="Times New Roman" w:cs="Times New Roman" w:hint="eastAsia"/>
            <w:sz w:val="24"/>
            <w:szCs w:val="24"/>
          </w:rPr>
          <w:t xml:space="preserve"> </w:t>
        </w:r>
      </w:ins>
      <w:ins w:id="955" w:author="User" w:date="2016-11-08T00:02:00Z">
        <w:r w:rsidR="00577FA2">
          <w:rPr>
            <w:rFonts w:ascii="Times New Roman" w:hAnsi="Times New Roman" w:cs="Times New Roman" w:hint="eastAsia"/>
            <w:sz w:val="24"/>
            <w:szCs w:val="24"/>
          </w:rPr>
          <w:t xml:space="preserve">for </w:t>
        </w:r>
      </w:ins>
      <w:ins w:id="956" w:author="User" w:date="2016-11-08T00:05:00Z">
        <w:r w:rsidR="00577FA2">
          <w:rPr>
            <w:rFonts w:ascii="Times New Roman" w:hAnsi="Times New Roman" w:cs="Times New Roman" w:hint="eastAsia"/>
            <w:sz w:val="24"/>
            <w:szCs w:val="24"/>
          </w:rPr>
          <w:t>the classes with a few points</w:t>
        </w:r>
      </w:ins>
      <w:del w:id="957" w:author="User" w:date="2016-11-08T00:01:00Z">
        <w:r w:rsidDel="00577FA2">
          <w:rPr>
            <w:rFonts w:ascii="Times New Roman" w:hAnsi="Times New Roman" w:cs="Times New Roman" w:hint="eastAsia"/>
            <w:sz w:val="24"/>
            <w:szCs w:val="24"/>
          </w:rPr>
          <w:delText xml:space="preserve"> </w:delText>
        </w:r>
        <w:r w:rsidR="00715B9B" w:rsidDel="00577FA2">
          <w:rPr>
            <w:rFonts w:ascii="Times New Roman" w:hAnsi="Times New Roman" w:cs="Times New Roman" w:hint="eastAsia"/>
            <w:sz w:val="24"/>
            <w:szCs w:val="24"/>
          </w:rPr>
          <w:delText>which maybe there are some common features among trees, building and cars and the common features help the car classification</w:delText>
        </w:r>
      </w:del>
      <w:r w:rsidR="00715B9B">
        <w:rPr>
          <w:rFonts w:ascii="Times New Roman" w:hAnsi="Times New Roman" w:cs="Times New Roman" w:hint="eastAsia"/>
          <w:sz w:val="24"/>
          <w:szCs w:val="24"/>
        </w:rPr>
        <w:t xml:space="preserve">. In scene III, many of the roof and </w:t>
      </w:r>
      <w:r w:rsidR="00EE716E">
        <w:rPr>
          <w:rFonts w:ascii="Times New Roman" w:hAnsi="Times New Roman" w:cs="Times New Roman"/>
          <w:sz w:val="24"/>
          <w:szCs w:val="24"/>
        </w:rPr>
        <w:t>facade</w:t>
      </w:r>
      <w:r w:rsidR="00EE716E">
        <w:rPr>
          <w:rFonts w:ascii="Times New Roman" w:hAnsi="Times New Roman" w:cs="Times New Roman" w:hint="eastAsia"/>
          <w:sz w:val="24"/>
          <w:szCs w:val="24"/>
        </w:rPr>
        <w:t xml:space="preserve"> </w:t>
      </w:r>
      <w:r w:rsidR="00715B9B">
        <w:rPr>
          <w:rFonts w:ascii="Times New Roman" w:hAnsi="Times New Roman" w:cs="Times New Roman" w:hint="eastAsia"/>
          <w:sz w:val="24"/>
          <w:szCs w:val="24"/>
        </w:rPr>
        <w:t>points are classified wrong</w:t>
      </w:r>
      <w:r w:rsidR="00EE716E">
        <w:rPr>
          <w:rFonts w:ascii="Times New Roman" w:hAnsi="Times New Roman" w:cs="Times New Roman" w:hint="eastAsia"/>
          <w:sz w:val="24"/>
          <w:szCs w:val="24"/>
        </w:rPr>
        <w:t xml:space="preserve"> by other methods</w:t>
      </w:r>
      <w:r w:rsidR="00715B9B">
        <w:rPr>
          <w:rFonts w:ascii="Times New Roman" w:hAnsi="Times New Roman" w:cs="Times New Roman" w:hint="eastAsia"/>
          <w:sz w:val="24"/>
          <w:szCs w:val="24"/>
        </w:rPr>
        <w:t xml:space="preserve">. </w:t>
      </w:r>
      <w:r w:rsidR="00715B9B">
        <w:rPr>
          <w:rFonts w:ascii="Times New Roman" w:hAnsi="Times New Roman" w:cs="Times New Roman"/>
          <w:sz w:val="24"/>
          <w:szCs w:val="24"/>
        </w:rPr>
        <w:t>T</w:t>
      </w:r>
      <w:r w:rsidR="00715B9B">
        <w:rPr>
          <w:rFonts w:ascii="Times New Roman" w:hAnsi="Times New Roman" w:cs="Times New Roman" w:hint="eastAsia"/>
          <w:sz w:val="24"/>
          <w:szCs w:val="24"/>
        </w:rPr>
        <w:t xml:space="preserve">his is mainly because the roof </w:t>
      </w:r>
      <w:ins w:id="958" w:author="User" w:date="2016-11-08T00:20:00Z">
        <w:r w:rsidR="00413C2F">
          <w:rPr>
            <w:rFonts w:ascii="Times New Roman" w:hAnsi="Times New Roman" w:cs="Times New Roman" w:hint="eastAsia"/>
            <w:sz w:val="24"/>
            <w:szCs w:val="24"/>
          </w:rPr>
          <w:t xml:space="preserve">points are confused with </w:t>
        </w:r>
      </w:ins>
      <w:del w:id="959" w:author="User" w:date="2016-11-08T00:20:00Z">
        <w:r w:rsidR="00715B9B" w:rsidDel="00413C2F">
          <w:rPr>
            <w:rFonts w:ascii="Times New Roman" w:hAnsi="Times New Roman" w:cs="Times New Roman" w:hint="eastAsia"/>
            <w:sz w:val="24"/>
            <w:szCs w:val="24"/>
          </w:rPr>
          <w:delText xml:space="preserve">and </w:delText>
        </w:r>
      </w:del>
      <w:r w:rsidR="00715B9B">
        <w:rPr>
          <w:rFonts w:ascii="Times New Roman" w:hAnsi="Times New Roman" w:cs="Times New Roman" w:hint="eastAsia"/>
          <w:sz w:val="24"/>
          <w:szCs w:val="24"/>
        </w:rPr>
        <w:t xml:space="preserve">the low </w:t>
      </w:r>
      <w:r w:rsidR="00715B9B" w:rsidRPr="00711CF0">
        <w:rPr>
          <w:rFonts w:ascii="Times New Roman" w:hAnsi="Times New Roman" w:cs="Times New Roman"/>
          <w:sz w:val="24"/>
          <w:szCs w:val="24"/>
        </w:rPr>
        <w:t>vegetation</w:t>
      </w:r>
      <w:r w:rsidR="00715B9B">
        <w:rPr>
          <w:rFonts w:ascii="Times New Roman" w:hAnsi="Times New Roman" w:cs="Times New Roman" w:hint="eastAsia"/>
          <w:sz w:val="24"/>
          <w:szCs w:val="24"/>
        </w:rPr>
        <w:t xml:space="preserve"> points </w:t>
      </w:r>
      <w:del w:id="960" w:author="User" w:date="2016-11-08T04:55:00Z">
        <w:r w:rsidR="00715B9B" w:rsidDel="00366F8F">
          <w:rPr>
            <w:rFonts w:ascii="Times New Roman" w:hAnsi="Times New Roman" w:cs="Times New Roman" w:hint="eastAsia"/>
            <w:sz w:val="24"/>
            <w:szCs w:val="24"/>
          </w:rPr>
          <w:delText xml:space="preserve">are </w:delText>
        </w:r>
        <w:r w:rsidR="00715B9B" w:rsidDel="00366F8F">
          <w:rPr>
            <w:rFonts w:ascii="Times New Roman" w:hAnsi="Times New Roman" w:cs="Times New Roman"/>
            <w:sz w:val="24"/>
            <w:szCs w:val="24"/>
          </w:rPr>
          <w:delText>similar</w:delText>
        </w:r>
        <w:r w:rsidR="00715B9B" w:rsidDel="00366F8F">
          <w:rPr>
            <w:rFonts w:ascii="Times New Roman" w:hAnsi="Times New Roman" w:cs="Times New Roman" w:hint="eastAsia"/>
            <w:sz w:val="24"/>
            <w:szCs w:val="24"/>
          </w:rPr>
          <w:delText xml:space="preserve"> </w:delText>
        </w:r>
      </w:del>
      <w:r w:rsidR="00715B9B">
        <w:rPr>
          <w:rFonts w:ascii="Times New Roman" w:hAnsi="Times New Roman" w:cs="Times New Roman" w:hint="eastAsia"/>
          <w:sz w:val="24"/>
          <w:szCs w:val="24"/>
        </w:rPr>
        <w:t xml:space="preserve">and the </w:t>
      </w:r>
      <w:r w:rsidR="00715B9B">
        <w:rPr>
          <w:rFonts w:ascii="Times New Roman" w:hAnsi="Times New Roman" w:cs="Times New Roman"/>
          <w:sz w:val="24"/>
          <w:szCs w:val="24"/>
        </w:rPr>
        <w:t>facade</w:t>
      </w:r>
      <w:ins w:id="961" w:author="User" w:date="2016-11-08T00:20:00Z">
        <w:r w:rsidR="00413C2F" w:rsidRPr="00413C2F">
          <w:rPr>
            <w:rFonts w:ascii="Times New Roman" w:hAnsi="Times New Roman" w:cs="Times New Roman" w:hint="eastAsia"/>
            <w:sz w:val="24"/>
            <w:szCs w:val="24"/>
          </w:rPr>
          <w:t xml:space="preserve"> </w:t>
        </w:r>
        <w:r w:rsidR="00413C2F">
          <w:rPr>
            <w:rFonts w:ascii="Times New Roman" w:hAnsi="Times New Roman" w:cs="Times New Roman" w:hint="eastAsia"/>
            <w:sz w:val="24"/>
            <w:szCs w:val="24"/>
          </w:rPr>
          <w:t>points</w:t>
        </w:r>
      </w:ins>
      <w:r w:rsidR="00715B9B">
        <w:rPr>
          <w:rFonts w:ascii="Times New Roman" w:hAnsi="Times New Roman" w:cs="Times New Roman" w:hint="eastAsia"/>
          <w:sz w:val="24"/>
          <w:szCs w:val="24"/>
        </w:rPr>
        <w:t xml:space="preserve"> </w:t>
      </w:r>
      <w:ins w:id="962" w:author="User" w:date="2016-11-08T00:21:00Z">
        <w:r w:rsidR="00413C2F">
          <w:rPr>
            <w:rFonts w:ascii="Times New Roman" w:hAnsi="Times New Roman" w:cs="Times New Roman" w:hint="eastAsia"/>
            <w:sz w:val="24"/>
            <w:szCs w:val="24"/>
          </w:rPr>
          <w:t>are confused with</w:t>
        </w:r>
        <w:r w:rsidR="00413C2F" w:rsidDel="00413C2F">
          <w:rPr>
            <w:rFonts w:ascii="Times New Roman" w:hAnsi="Times New Roman" w:cs="Times New Roman" w:hint="eastAsia"/>
            <w:sz w:val="24"/>
            <w:szCs w:val="24"/>
          </w:rPr>
          <w:t xml:space="preserve"> </w:t>
        </w:r>
      </w:ins>
      <w:del w:id="963" w:author="User" w:date="2016-11-08T00:21:00Z">
        <w:r w:rsidR="00715B9B" w:rsidDel="00413C2F">
          <w:rPr>
            <w:rFonts w:ascii="Times New Roman" w:hAnsi="Times New Roman" w:cs="Times New Roman" w:hint="eastAsia"/>
            <w:sz w:val="24"/>
            <w:szCs w:val="24"/>
          </w:rPr>
          <w:delText xml:space="preserve">and </w:delText>
        </w:r>
      </w:del>
      <w:r w:rsidR="00715B9B">
        <w:rPr>
          <w:rFonts w:ascii="Times New Roman" w:hAnsi="Times New Roman" w:cs="Times New Roman" w:hint="eastAsia"/>
          <w:sz w:val="24"/>
          <w:szCs w:val="24"/>
        </w:rPr>
        <w:t>the s</w:t>
      </w:r>
      <w:r w:rsidR="00715B9B" w:rsidRPr="00711CF0">
        <w:rPr>
          <w:rFonts w:ascii="Times New Roman" w:hAnsi="Times New Roman" w:cs="Times New Roman"/>
          <w:sz w:val="24"/>
          <w:szCs w:val="24"/>
        </w:rPr>
        <w:t>hrub</w:t>
      </w:r>
      <w:r w:rsidR="00715B9B">
        <w:rPr>
          <w:rFonts w:ascii="Times New Roman" w:hAnsi="Times New Roman" w:cs="Times New Roman" w:hint="eastAsia"/>
          <w:sz w:val="24"/>
          <w:szCs w:val="24"/>
        </w:rPr>
        <w:t>s and t</w:t>
      </w:r>
      <w:r w:rsidR="00715B9B" w:rsidRPr="00711CF0">
        <w:rPr>
          <w:rFonts w:ascii="Times New Roman" w:hAnsi="Times New Roman" w:cs="Times New Roman"/>
          <w:sz w:val="24"/>
          <w:szCs w:val="24"/>
        </w:rPr>
        <w:t>ree</w:t>
      </w:r>
      <w:r w:rsidR="00715B9B">
        <w:rPr>
          <w:rFonts w:ascii="Times New Roman" w:hAnsi="Times New Roman" w:cs="Times New Roman" w:hint="eastAsia"/>
          <w:sz w:val="24"/>
          <w:szCs w:val="24"/>
        </w:rPr>
        <w:t>s points</w:t>
      </w:r>
      <w:del w:id="964" w:author="User" w:date="2016-11-08T00:21:00Z">
        <w:r w:rsidR="00715B9B" w:rsidDel="00413C2F">
          <w:rPr>
            <w:rFonts w:ascii="Times New Roman" w:hAnsi="Times New Roman" w:cs="Times New Roman" w:hint="eastAsia"/>
            <w:sz w:val="24"/>
            <w:szCs w:val="24"/>
          </w:rPr>
          <w:delText xml:space="preserve"> are </w:delText>
        </w:r>
        <w:r w:rsidR="00715B9B" w:rsidDel="00413C2F">
          <w:rPr>
            <w:rFonts w:ascii="Times New Roman" w:hAnsi="Times New Roman" w:cs="Times New Roman"/>
            <w:sz w:val="24"/>
            <w:szCs w:val="24"/>
          </w:rPr>
          <w:delText>similar</w:delText>
        </w:r>
      </w:del>
      <w:r w:rsidR="00715B9B">
        <w:rPr>
          <w:rFonts w:ascii="Times New Roman" w:hAnsi="Times New Roman" w:cs="Times New Roman" w:hint="eastAsia"/>
          <w:sz w:val="24"/>
          <w:szCs w:val="24"/>
        </w:rPr>
        <w:t xml:space="preserve">. </w:t>
      </w:r>
      <w:r w:rsidR="00715B9B">
        <w:rPr>
          <w:rFonts w:ascii="Times New Roman" w:hAnsi="Times New Roman" w:cs="Times New Roman"/>
          <w:sz w:val="24"/>
          <w:szCs w:val="24"/>
        </w:rPr>
        <w:t>H</w:t>
      </w:r>
      <w:r w:rsidR="00715B9B">
        <w:rPr>
          <w:rFonts w:ascii="Times New Roman" w:hAnsi="Times New Roman" w:cs="Times New Roman" w:hint="eastAsia"/>
          <w:sz w:val="24"/>
          <w:szCs w:val="24"/>
        </w:rPr>
        <w:t xml:space="preserve">owever, the four classes </w:t>
      </w:r>
      <w:r w:rsidR="000077E5">
        <w:rPr>
          <w:rFonts w:ascii="Times New Roman" w:hAnsi="Times New Roman" w:cs="Times New Roman" w:hint="eastAsia"/>
          <w:sz w:val="24"/>
          <w:szCs w:val="24"/>
        </w:rPr>
        <w:t>are all classified well</w:t>
      </w:r>
      <w:r w:rsidR="00EE716E">
        <w:rPr>
          <w:rFonts w:ascii="Times New Roman" w:hAnsi="Times New Roman" w:cs="Times New Roman" w:hint="eastAsia"/>
          <w:sz w:val="24"/>
          <w:szCs w:val="24"/>
        </w:rPr>
        <w:t xml:space="preserve"> by us</w:t>
      </w:r>
      <w:ins w:id="965" w:author="User" w:date="2016-11-08T00:17:00Z">
        <w:r w:rsidR="001C3A7A">
          <w:rPr>
            <w:rFonts w:ascii="Times New Roman" w:hAnsi="Times New Roman" w:cs="Times New Roman" w:hint="eastAsia"/>
            <w:sz w:val="24"/>
            <w:szCs w:val="24"/>
          </w:rPr>
          <w:t xml:space="preserve">, which shows our method can </w:t>
        </w:r>
      </w:ins>
      <w:ins w:id="966" w:author="User" w:date="2016-11-08T00:18:00Z">
        <w:r w:rsidR="001C3A7A" w:rsidRPr="001C3A7A">
          <w:rPr>
            <w:rFonts w:ascii="Times New Roman" w:hAnsi="Times New Roman" w:cs="Times New Roman"/>
            <w:sz w:val="24"/>
            <w:szCs w:val="24"/>
          </w:rPr>
          <w:t>distinguish</w:t>
        </w:r>
        <w:r w:rsidR="001C3A7A">
          <w:rPr>
            <w:rFonts w:ascii="Times New Roman" w:hAnsi="Times New Roman" w:cs="Times New Roman" w:hint="eastAsia"/>
            <w:sz w:val="24"/>
            <w:szCs w:val="24"/>
          </w:rPr>
          <w:t xml:space="preserve"> the </w:t>
        </w:r>
      </w:ins>
      <w:ins w:id="967" w:author="User" w:date="2016-11-08T00:19:00Z">
        <w:r w:rsidR="00413C2F">
          <w:rPr>
            <w:rFonts w:ascii="Times New Roman" w:hAnsi="Times New Roman" w:cs="Times New Roman" w:hint="eastAsia"/>
            <w:sz w:val="24"/>
            <w:szCs w:val="24"/>
          </w:rPr>
          <w:t xml:space="preserve">classes </w:t>
        </w:r>
      </w:ins>
      <w:ins w:id="968" w:author="User" w:date="2016-11-08T00:22:00Z">
        <w:r w:rsidR="00413C2F">
          <w:rPr>
            <w:rFonts w:ascii="Times New Roman" w:hAnsi="Times New Roman" w:cs="Times New Roman" w:hint="eastAsia"/>
            <w:sz w:val="24"/>
            <w:szCs w:val="24"/>
          </w:rPr>
          <w:t>even they</w:t>
        </w:r>
      </w:ins>
      <w:ins w:id="969" w:author="User" w:date="2016-11-08T00:21:00Z">
        <w:r w:rsidR="00413C2F">
          <w:rPr>
            <w:rFonts w:ascii="Times New Roman" w:hAnsi="Times New Roman" w:cs="Times New Roman" w:hint="eastAsia"/>
            <w:sz w:val="24"/>
            <w:szCs w:val="24"/>
          </w:rPr>
          <w:t xml:space="preserve"> look </w:t>
        </w:r>
        <w:r w:rsidR="00413C2F">
          <w:rPr>
            <w:rFonts w:ascii="Times New Roman" w:hAnsi="Times New Roman" w:cs="Times New Roman"/>
            <w:sz w:val="24"/>
            <w:szCs w:val="24"/>
          </w:rPr>
          <w:t>similar</w:t>
        </w:r>
      </w:ins>
      <w:r w:rsidR="000077E5">
        <w:rPr>
          <w:rFonts w:ascii="Times New Roman" w:hAnsi="Times New Roman" w:cs="Times New Roman" w:hint="eastAsia"/>
          <w:sz w:val="24"/>
          <w:szCs w:val="24"/>
        </w:rPr>
        <w:t>.</w:t>
      </w:r>
    </w:p>
    <w:bookmarkEnd w:id="930"/>
    <w:bookmarkEnd w:id="931"/>
    <w:p w:rsidR="00A3160B" w:rsidRDefault="000077E5">
      <w:pPr>
        <w:spacing w:line="300" w:lineRule="auto"/>
      </w:pPr>
      <w:r>
        <w:rPr>
          <w:rFonts w:ascii="Times New Roman" w:hAnsi="Times New Roman" w:cs="Times New Roman" w:hint="eastAsia"/>
          <w:b/>
          <w:sz w:val="24"/>
          <w:szCs w:val="24"/>
        </w:rPr>
        <w:t>B</w:t>
      </w:r>
      <w:r w:rsidR="00D37A71">
        <w:rPr>
          <w:rFonts w:ascii="Times New Roman" w:hAnsi="Times New Roman" w:cs="Times New Roman"/>
          <w:b/>
          <w:sz w:val="24"/>
          <w:szCs w:val="24"/>
        </w:rPr>
        <w:t>．</w:t>
      </w:r>
      <w:r w:rsidR="00D37A71">
        <w:rPr>
          <w:rFonts w:ascii="Times New Roman" w:hAnsi="Times New Roman" w:cs="Times New Roman"/>
          <w:b/>
          <w:sz w:val="24"/>
          <w:szCs w:val="24"/>
        </w:rPr>
        <w:t>Classification results of</w:t>
      </w:r>
      <w:del w:id="970" w:author="User" w:date="2016-11-08T00:22:00Z">
        <w:r w:rsidR="00D37A71" w:rsidDel="00EC3460">
          <w:rPr>
            <w:rFonts w:ascii="Times New Roman" w:hAnsi="Times New Roman" w:cs="Times New Roman"/>
            <w:b/>
            <w:sz w:val="24"/>
            <w:szCs w:val="24"/>
          </w:rPr>
          <w:delText xml:space="preserve"> </w:delText>
        </w:r>
      </w:del>
      <w:r>
        <w:rPr>
          <w:rFonts w:ascii="Times New Roman" w:hAnsi="Times New Roman" w:cs="Times New Roman" w:hint="eastAsia"/>
          <w:b/>
          <w:sz w:val="24"/>
          <w:szCs w:val="24"/>
        </w:rPr>
        <w:t xml:space="preserve"> ground point clouds</w:t>
      </w:r>
      <w:r w:rsidR="00D37A71">
        <w:rPr>
          <w:rFonts w:ascii="Times New Roman" w:hAnsi="Times New Roman" w:cs="Times New Roman"/>
          <w:b/>
          <w:sz w:val="24"/>
          <w:szCs w:val="24"/>
        </w:rPr>
        <w:t xml:space="preserve"> </w:t>
      </w:r>
    </w:p>
    <w:p w:rsidR="007214AC" w:rsidRDefault="007214AC">
      <w:pPr>
        <w:spacing w:line="300" w:lineRule="auto"/>
        <w:ind w:firstLineChars="200" w:firstLine="480"/>
        <w:rPr>
          <w:rFonts w:ascii="Times New Roman" w:hAnsi="Times New Roman" w:cs="Times New Roman"/>
          <w:sz w:val="24"/>
          <w:szCs w:val="24"/>
        </w:rPr>
        <w:pPrChange w:id="971" w:author="User" w:date="2016-11-08T00:22:00Z">
          <w:pPr>
            <w:spacing w:line="300" w:lineRule="auto"/>
          </w:pPr>
        </w:pPrChange>
      </w:pPr>
      <w:r>
        <w:rPr>
          <w:rFonts w:ascii="Times New Roman" w:hAnsi="Times New Roman" w:cs="Times New Roman" w:hint="eastAsia"/>
          <w:sz w:val="24"/>
          <w:szCs w:val="24"/>
        </w:rPr>
        <w:t>F</w:t>
      </w:r>
      <w:r w:rsidR="00F05730">
        <w:rPr>
          <w:rFonts w:ascii="Times New Roman" w:hAnsi="Times New Roman" w:cs="Times New Roman" w:hint="eastAsia"/>
          <w:sz w:val="24"/>
          <w:szCs w:val="24"/>
        </w:rPr>
        <w:t>or scene IV-VI</w:t>
      </w:r>
      <w:r>
        <w:rPr>
          <w:rFonts w:ascii="Times New Roman" w:hAnsi="Times New Roman" w:cs="Times New Roman" w:hint="eastAsia"/>
          <w:sz w:val="24"/>
          <w:szCs w:val="24"/>
        </w:rPr>
        <w:t>,</w:t>
      </w:r>
      <w:r>
        <w:rPr>
          <w:rFonts w:ascii="Times New Roman" w:hAnsi="Times New Roman" w:cs="Times New Roman"/>
          <w:sz w:val="24"/>
          <w:szCs w:val="24"/>
        </w:rPr>
        <w:t xml:space="preserve"> </w:t>
      </w:r>
      <w:ins w:id="972" w:author="User" w:date="2016-11-08T00:23:00Z">
        <w:r w:rsidR="00BF4016">
          <w:rPr>
            <w:rFonts w:ascii="Times New Roman" w:hAnsi="Times New Roman" w:cs="Times New Roman" w:hint="eastAsia"/>
            <w:sz w:val="24"/>
            <w:szCs w:val="24"/>
          </w:rPr>
          <w:t>the point clouds are</w:t>
        </w:r>
        <w:r w:rsidR="00BF4016" w:rsidRPr="00BF4016">
          <w:rPr>
            <w:rFonts w:ascii="Times New Roman" w:hAnsi="Times New Roman" w:cs="Times New Roman"/>
            <w:sz w:val="24"/>
            <w:szCs w:val="24"/>
          </w:rPr>
          <w:t xml:space="preserve"> clustered to multi-level clusters with the sizes 60,120,240. </w:t>
        </w:r>
      </w:ins>
      <w:ins w:id="973" w:author="User" w:date="2016-11-08T03:10:00Z">
        <w:r w:rsidR="007C6C7F">
          <w:rPr>
            <w:rFonts w:ascii="Times New Roman" w:hAnsi="Times New Roman" w:cs="Times New Roman"/>
            <w:sz w:val="24"/>
            <w:szCs w:val="24"/>
          </w:rPr>
          <w:t>P</w:t>
        </w:r>
        <w:r w:rsidR="007C6C7F">
          <w:rPr>
            <w:rFonts w:ascii="Times New Roman" w:hAnsi="Times New Roman" w:cs="Times New Roman" w:hint="eastAsia"/>
            <w:sz w:val="24"/>
            <w:szCs w:val="24"/>
          </w:rPr>
          <w:t xml:space="preserve">oints clouds of </w:t>
        </w:r>
      </w:ins>
      <w:del w:id="974" w:author="User" w:date="2016-11-08T00:24:00Z">
        <w:r w:rsidR="00F05730" w:rsidDel="00BF4016">
          <w:rPr>
            <w:rFonts w:ascii="Times New Roman" w:hAnsi="Times New Roman" w:cs="Times New Roman" w:hint="eastAsia"/>
            <w:sz w:val="24"/>
            <w:szCs w:val="24"/>
          </w:rPr>
          <w:delText>40</w:delText>
        </w:r>
      </w:del>
      <w:ins w:id="975" w:author="User" w:date="2016-11-08T00:24:00Z">
        <w:r w:rsidR="00BF4016">
          <w:rPr>
            <w:rFonts w:ascii="Times New Roman" w:hAnsi="Times New Roman" w:cs="Times New Roman" w:hint="eastAsia"/>
            <w:sz w:val="24"/>
            <w:szCs w:val="24"/>
          </w:rPr>
          <w:t>33</w:t>
        </w:r>
      </w:ins>
      <w:r>
        <w:rPr>
          <w:rFonts w:ascii="Times New Roman" w:hAnsi="Times New Roman" w:cs="Times New Roman" w:hint="eastAsia"/>
          <w:sz w:val="24"/>
          <w:szCs w:val="24"/>
        </w:rPr>
        <w:t>% of the clusters</w:t>
      </w:r>
      <w:ins w:id="976" w:author="User" w:date="2016-11-08T00:25:00Z">
        <w:r w:rsidR="00BF4016" w:rsidRPr="00BF4016">
          <w:t xml:space="preserve"> </w:t>
        </w:r>
      </w:ins>
      <w:ins w:id="977" w:author="User" w:date="2016-11-08T04:39:00Z">
        <w:r w:rsidR="008A4ECD" w:rsidRPr="008A4ECD">
          <w:rPr>
            <w:rFonts w:ascii="Times New Roman" w:hAnsi="Times New Roman" w:cs="Times New Roman"/>
            <w:sz w:val="24"/>
            <w:szCs w:val="24"/>
          </w:rPr>
          <w:t>belonging to the size level of 240</w:t>
        </w:r>
      </w:ins>
      <w:r>
        <w:rPr>
          <w:rFonts w:ascii="Times New Roman" w:hAnsi="Times New Roman" w:cs="Times New Roman" w:hint="eastAsia"/>
          <w:sz w:val="24"/>
          <w:szCs w:val="24"/>
        </w:rPr>
        <w:t xml:space="preserve"> </w:t>
      </w:r>
      <w:ins w:id="978" w:author="User" w:date="2016-11-08T00:25:00Z">
        <w:r w:rsidR="00EE0C3C">
          <w:rPr>
            <w:rFonts w:ascii="Times New Roman" w:hAnsi="Times New Roman" w:cs="Times New Roman" w:hint="eastAsia"/>
            <w:sz w:val="24"/>
            <w:szCs w:val="24"/>
          </w:rPr>
          <w:t xml:space="preserve">in scene IV </w:t>
        </w:r>
      </w:ins>
      <w:r>
        <w:rPr>
          <w:rFonts w:ascii="Times New Roman" w:hAnsi="Times New Roman" w:cs="Times New Roman" w:hint="eastAsia"/>
          <w:sz w:val="24"/>
          <w:szCs w:val="24"/>
        </w:rPr>
        <w:t xml:space="preserve">are used for training and </w:t>
      </w:r>
      <w:r w:rsidR="00F05730">
        <w:rPr>
          <w:rFonts w:ascii="Times New Roman" w:hAnsi="Times New Roman" w:cs="Times New Roman" w:hint="eastAsia"/>
          <w:sz w:val="24"/>
          <w:szCs w:val="24"/>
        </w:rPr>
        <w:t>scene V and VI</w:t>
      </w:r>
      <w:r>
        <w:rPr>
          <w:rFonts w:ascii="Times New Roman" w:hAnsi="Times New Roman" w:cs="Times New Roman" w:hint="eastAsia"/>
          <w:sz w:val="24"/>
          <w:szCs w:val="24"/>
        </w:rPr>
        <w:t xml:space="preserve"> are used for testing. </w:t>
      </w:r>
      <w:ins w:id="979" w:author="User" w:date="2016-11-08T00:26:00Z">
        <w:r w:rsidR="000228A1">
          <w:rPr>
            <w:rFonts w:ascii="Times New Roman" w:hAnsi="Times New Roman" w:cs="Times New Roman"/>
            <w:sz w:val="24"/>
            <w:szCs w:val="24"/>
          </w:rPr>
          <w:t>U</w:t>
        </w:r>
        <w:r w:rsidR="000228A1">
          <w:rPr>
            <w:rFonts w:ascii="Times New Roman" w:hAnsi="Times New Roman" w:cs="Times New Roman" w:hint="eastAsia"/>
            <w:sz w:val="24"/>
            <w:szCs w:val="24"/>
          </w:rPr>
          <w:t>sing the different scenes as testing data</w:t>
        </w:r>
      </w:ins>
      <w:ins w:id="980" w:author="User" w:date="2016-11-08T00:28:00Z">
        <w:r w:rsidR="00DC6A20">
          <w:rPr>
            <w:rFonts w:ascii="Times New Roman" w:hAnsi="Times New Roman" w:cs="Times New Roman" w:hint="eastAsia"/>
            <w:sz w:val="24"/>
            <w:szCs w:val="24"/>
          </w:rPr>
          <w:t xml:space="preserve"> can show the </w:t>
        </w:r>
      </w:ins>
      <w:ins w:id="981" w:author="User" w:date="2016-11-08T00:29:00Z">
        <w:r w:rsidR="00DC6A20">
          <w:rPr>
            <w:rFonts w:ascii="Times New Roman" w:hAnsi="Times New Roman" w:cs="Times New Roman" w:hint="eastAsia"/>
            <w:sz w:val="24"/>
            <w:szCs w:val="24"/>
          </w:rPr>
          <w:t>g</w:t>
        </w:r>
        <w:r w:rsidR="00DC6A20" w:rsidRPr="00DC6A20">
          <w:rPr>
            <w:rFonts w:ascii="Times New Roman" w:hAnsi="Times New Roman" w:cs="Times New Roman"/>
            <w:sz w:val="24"/>
            <w:szCs w:val="24"/>
          </w:rPr>
          <w:t>eneralization ability</w:t>
        </w:r>
      </w:ins>
      <w:ins w:id="982" w:author="User" w:date="2016-11-08T00:30:00Z">
        <w:r w:rsidR="00DC6A20">
          <w:rPr>
            <w:rFonts w:ascii="Times New Roman" w:hAnsi="Times New Roman" w:cs="Times New Roman" w:hint="eastAsia"/>
            <w:sz w:val="24"/>
            <w:szCs w:val="24"/>
          </w:rPr>
          <w:t xml:space="preserve"> of our method more clearly</w:t>
        </w:r>
      </w:ins>
      <w:ins w:id="983" w:author="User" w:date="2016-11-08T00:28:00Z">
        <w:r w:rsidR="000228A1">
          <w:rPr>
            <w:rFonts w:ascii="Times New Roman" w:hAnsi="Times New Roman" w:cs="Times New Roman" w:hint="eastAsia"/>
            <w:sz w:val="24"/>
            <w:szCs w:val="24"/>
          </w:rPr>
          <w:t xml:space="preserve">. </w:t>
        </w:r>
      </w:ins>
      <w:del w:id="984" w:author="User" w:date="2016-11-08T00:24:00Z">
        <w:r w:rsidDel="00BF4016">
          <w:rPr>
            <w:rFonts w:ascii="Times New Roman" w:hAnsi="Times New Roman" w:cs="Times New Roman"/>
            <w:sz w:val="24"/>
            <w:szCs w:val="24"/>
          </w:rPr>
          <w:delText>T</w:delText>
        </w:r>
        <w:r w:rsidDel="00BF4016">
          <w:rPr>
            <w:rFonts w:ascii="Times New Roman" w:hAnsi="Times New Roman" w:cs="Times New Roman" w:hint="eastAsia"/>
            <w:sz w:val="24"/>
            <w:szCs w:val="24"/>
          </w:rPr>
          <w:delText xml:space="preserve">he sizes of point clusters are set as 60,120,240. </w:delText>
        </w:r>
      </w:del>
      <w:r w:rsidR="00FC2DC7">
        <w:rPr>
          <w:rFonts w:ascii="Times New Roman" w:hAnsi="Times New Roman" w:cs="Times New Roman" w:hint="eastAsia"/>
          <w:sz w:val="24"/>
          <w:szCs w:val="24"/>
        </w:rPr>
        <w:t>Table 4 shows the number of the point and point cluster in</w:t>
      </w:r>
      <w:ins w:id="985" w:author="User" w:date="2016-11-08T00:31:00Z">
        <w:r w:rsidR="00AA6644" w:rsidRPr="00AA6644">
          <w:rPr>
            <w:rFonts w:ascii="Times New Roman" w:hAnsi="Times New Roman" w:cs="Times New Roman"/>
            <w:sz w:val="24"/>
            <w:szCs w:val="24"/>
          </w:rPr>
          <w:t xml:space="preserve"> scene IV-VI</w:t>
        </w:r>
      </w:ins>
      <w:del w:id="986" w:author="User" w:date="2016-11-08T00:31:00Z">
        <w:r w:rsidR="00FC2DC7" w:rsidDel="00AA6644">
          <w:rPr>
            <w:rFonts w:ascii="Times New Roman" w:hAnsi="Times New Roman" w:cs="Times New Roman" w:hint="eastAsia"/>
            <w:sz w:val="24"/>
            <w:szCs w:val="24"/>
          </w:rPr>
          <w:delText xml:space="preserve"> the training and testing data</w:delText>
        </w:r>
      </w:del>
      <w:r w:rsidR="00FC2DC7">
        <w:rPr>
          <w:rFonts w:ascii="Times New Roman" w:hAnsi="Times New Roman" w:cs="Times New Roman" w:hint="eastAsia"/>
          <w:sz w:val="24"/>
          <w:szCs w:val="24"/>
        </w:rPr>
        <w:t>.</w:t>
      </w:r>
      <w:r w:rsidR="00FC2DC7" w:rsidRPr="00BC7442">
        <w:rPr>
          <w:rFonts w:ascii="Times New Roman" w:hAnsi="Times New Roman" w:cs="Times New Roman" w:hint="eastAsia"/>
          <w:sz w:val="24"/>
          <w:szCs w:val="24"/>
        </w:rPr>
        <w:t xml:space="preserve"> </w:t>
      </w:r>
      <w:r w:rsidR="00FC2DC7">
        <w:rPr>
          <w:rFonts w:ascii="Times New Roman" w:hAnsi="Times New Roman" w:cs="Times New Roman" w:hint="eastAsia"/>
          <w:sz w:val="24"/>
          <w:szCs w:val="24"/>
        </w:rPr>
        <w:t xml:space="preserve">Table 5 shows the accuracy of the </w:t>
      </w:r>
      <w:r w:rsidR="00FC2DC7">
        <w:rPr>
          <w:rFonts w:ascii="Times New Roman" w:hAnsi="Times New Roman" w:cs="Times New Roman"/>
          <w:sz w:val="24"/>
          <w:szCs w:val="24"/>
        </w:rPr>
        <w:t>classification</w:t>
      </w:r>
      <w:ins w:id="987" w:author="User" w:date="2016-11-08T00:32:00Z">
        <w:r w:rsidR="00F4035C">
          <w:rPr>
            <w:rFonts w:ascii="Times New Roman" w:hAnsi="Times New Roman" w:cs="Times New Roman" w:hint="eastAsia"/>
            <w:sz w:val="24"/>
            <w:szCs w:val="24"/>
          </w:rPr>
          <w:t xml:space="preserve"> of scenes V and VI</w:t>
        </w:r>
      </w:ins>
      <w:r w:rsidR="00FC2DC7">
        <w:rPr>
          <w:rFonts w:ascii="Times New Roman" w:hAnsi="Times New Roman" w:cs="Times New Roman" w:hint="eastAsia"/>
          <w:sz w:val="24"/>
          <w:szCs w:val="24"/>
        </w:rPr>
        <w:t>. Fig. 6 shows the scene</w:t>
      </w:r>
      <w:ins w:id="988" w:author="User" w:date="2016-11-08T00:32:00Z">
        <w:r w:rsidR="00F4035C">
          <w:rPr>
            <w:rFonts w:ascii="Times New Roman" w:hAnsi="Times New Roman" w:cs="Times New Roman" w:hint="eastAsia"/>
            <w:sz w:val="24"/>
            <w:szCs w:val="24"/>
          </w:rPr>
          <w:t>s</w:t>
        </w:r>
      </w:ins>
      <w:r w:rsidR="00FC2DC7">
        <w:rPr>
          <w:rFonts w:ascii="Times New Roman" w:hAnsi="Times New Roman" w:cs="Times New Roman" w:hint="eastAsia"/>
          <w:sz w:val="24"/>
          <w:szCs w:val="24"/>
        </w:rPr>
        <w:t xml:space="preserve"> IV-VI, the training data and the</w:t>
      </w:r>
      <w:ins w:id="989" w:author="User" w:date="2016-11-08T00:33:00Z">
        <w:r w:rsidR="00F4035C">
          <w:rPr>
            <w:rFonts w:ascii="Times New Roman" w:hAnsi="Times New Roman" w:cs="Times New Roman" w:hint="eastAsia"/>
            <w:sz w:val="24"/>
            <w:szCs w:val="24"/>
          </w:rPr>
          <w:t xml:space="preserve"> </w:t>
        </w:r>
        <w:r w:rsidR="00F4035C">
          <w:rPr>
            <w:rFonts w:ascii="Times New Roman" w:hAnsi="Times New Roman" w:cs="Times New Roman"/>
            <w:sz w:val="24"/>
            <w:szCs w:val="24"/>
          </w:rPr>
          <w:t>classification</w:t>
        </w:r>
      </w:ins>
      <w:r w:rsidR="00FC2DC7">
        <w:rPr>
          <w:rFonts w:ascii="Times New Roman" w:hAnsi="Times New Roman" w:cs="Times New Roman" w:hint="eastAsia"/>
          <w:sz w:val="24"/>
          <w:szCs w:val="24"/>
        </w:rPr>
        <w:t xml:space="preserve"> results of scene V and VI. In Fig. 6, l</w:t>
      </w:r>
      <w:r w:rsidR="00FC2DC7" w:rsidRPr="00FC2DC7">
        <w:rPr>
          <w:rFonts w:ascii="Times New Roman" w:hAnsi="Times New Roman" w:cs="Times New Roman"/>
          <w:sz w:val="24"/>
          <w:szCs w:val="24"/>
        </w:rPr>
        <w:t xml:space="preserve">ight green </w:t>
      </w:r>
      <w:r w:rsidR="00FC2DC7">
        <w:rPr>
          <w:rFonts w:ascii="Times New Roman" w:hAnsi="Times New Roman" w:cs="Times New Roman" w:hint="eastAsia"/>
          <w:sz w:val="24"/>
          <w:szCs w:val="24"/>
        </w:rPr>
        <w:t xml:space="preserve">is </w:t>
      </w:r>
      <w:r w:rsidR="00FC2DC7" w:rsidRPr="00FC2DC7">
        <w:rPr>
          <w:rFonts w:ascii="Times New Roman" w:hAnsi="Times New Roman" w:cs="Times New Roman"/>
          <w:sz w:val="24"/>
          <w:szCs w:val="24"/>
        </w:rPr>
        <w:t>natural terrain</w:t>
      </w:r>
      <w:r w:rsidR="00FC2DC7" w:rsidRPr="00FC2DC7">
        <w:rPr>
          <w:rFonts w:ascii="Times New Roman" w:hAnsi="Times New Roman" w:cs="Times New Roman" w:hint="eastAsia"/>
          <w:sz w:val="24"/>
          <w:szCs w:val="24"/>
        </w:rPr>
        <w:t xml:space="preserve"> points</w:t>
      </w:r>
      <w:r w:rsidR="00FC2DC7" w:rsidRPr="00FC2DC7">
        <w:rPr>
          <w:rFonts w:ascii="Times New Roman" w:hAnsi="Times New Roman" w:cs="Times New Roman"/>
          <w:sz w:val="24"/>
          <w:szCs w:val="24"/>
        </w:rPr>
        <w:t xml:space="preserve">, dark green </w:t>
      </w:r>
      <w:r w:rsidR="00FC2DC7">
        <w:rPr>
          <w:rFonts w:ascii="Times New Roman" w:hAnsi="Times New Roman" w:cs="Times New Roman" w:hint="eastAsia"/>
          <w:sz w:val="24"/>
          <w:szCs w:val="24"/>
        </w:rPr>
        <w:t xml:space="preserve">is </w:t>
      </w:r>
      <w:r w:rsidR="00FC2DC7" w:rsidRPr="00FC2DC7">
        <w:rPr>
          <w:rFonts w:ascii="Times New Roman" w:hAnsi="Times New Roman" w:cs="Times New Roman"/>
          <w:sz w:val="24"/>
          <w:szCs w:val="24"/>
        </w:rPr>
        <w:t>high vegetation</w:t>
      </w:r>
      <w:r w:rsidR="00FC2DC7" w:rsidRPr="00FC2DC7">
        <w:rPr>
          <w:rFonts w:ascii="Times New Roman" w:hAnsi="Times New Roman" w:cs="Times New Roman" w:hint="eastAsia"/>
          <w:sz w:val="24"/>
          <w:szCs w:val="24"/>
        </w:rPr>
        <w:t xml:space="preserve"> points</w:t>
      </w:r>
      <w:r w:rsidR="00FC2DC7" w:rsidRPr="00FC2DC7">
        <w:rPr>
          <w:rFonts w:ascii="Times New Roman" w:hAnsi="Times New Roman" w:cs="Times New Roman"/>
          <w:sz w:val="24"/>
          <w:szCs w:val="24"/>
        </w:rPr>
        <w:t>, bright green</w:t>
      </w:r>
      <w:r w:rsidR="00FC2DC7">
        <w:rPr>
          <w:rFonts w:ascii="Times New Roman" w:hAnsi="Times New Roman" w:cs="Times New Roman" w:hint="eastAsia"/>
          <w:sz w:val="24"/>
          <w:szCs w:val="24"/>
        </w:rPr>
        <w:t xml:space="preserve"> is </w:t>
      </w:r>
      <w:r w:rsidR="00FC2DC7" w:rsidRPr="00FC2DC7">
        <w:rPr>
          <w:rFonts w:ascii="Times New Roman" w:hAnsi="Times New Roman" w:cs="Times New Roman"/>
          <w:sz w:val="24"/>
          <w:szCs w:val="24"/>
        </w:rPr>
        <w:t>low vegetation</w:t>
      </w:r>
      <w:r w:rsidR="00FC2DC7" w:rsidRPr="00FC2DC7">
        <w:rPr>
          <w:rFonts w:ascii="Times New Roman" w:hAnsi="Times New Roman" w:cs="Times New Roman" w:hint="eastAsia"/>
          <w:sz w:val="24"/>
          <w:szCs w:val="24"/>
        </w:rPr>
        <w:t xml:space="preserve"> points</w:t>
      </w:r>
      <w:r w:rsidR="00FC2DC7" w:rsidRPr="00FC2DC7">
        <w:rPr>
          <w:rFonts w:ascii="Times New Roman" w:hAnsi="Times New Roman" w:cs="Times New Roman"/>
          <w:sz w:val="24"/>
          <w:szCs w:val="24"/>
        </w:rPr>
        <w:t xml:space="preserve">, red </w:t>
      </w:r>
      <w:r w:rsidR="00FC2DC7">
        <w:rPr>
          <w:rFonts w:ascii="Times New Roman" w:hAnsi="Times New Roman" w:cs="Times New Roman" w:hint="eastAsia"/>
          <w:sz w:val="24"/>
          <w:szCs w:val="24"/>
        </w:rPr>
        <w:t xml:space="preserve">is </w:t>
      </w:r>
      <w:r w:rsidR="00FC2DC7" w:rsidRPr="00FC2DC7">
        <w:rPr>
          <w:rFonts w:ascii="Times New Roman" w:hAnsi="Times New Roman" w:cs="Times New Roman"/>
          <w:sz w:val="24"/>
          <w:szCs w:val="24"/>
        </w:rPr>
        <w:t>buildings</w:t>
      </w:r>
      <w:r w:rsidR="00FC2DC7" w:rsidRPr="00FC2DC7">
        <w:rPr>
          <w:rFonts w:ascii="Times New Roman" w:hAnsi="Times New Roman" w:cs="Times New Roman" w:hint="eastAsia"/>
          <w:sz w:val="24"/>
          <w:szCs w:val="24"/>
        </w:rPr>
        <w:t xml:space="preserve"> points</w:t>
      </w:r>
      <w:r w:rsidR="00FC2DC7" w:rsidRPr="00FC2DC7">
        <w:rPr>
          <w:rFonts w:ascii="Times New Roman" w:hAnsi="Times New Roman" w:cs="Times New Roman"/>
          <w:sz w:val="24"/>
          <w:szCs w:val="24"/>
        </w:rPr>
        <w:t xml:space="preserve">, purple </w:t>
      </w:r>
      <w:r w:rsidR="00FC2DC7">
        <w:rPr>
          <w:rFonts w:ascii="Times New Roman" w:hAnsi="Times New Roman" w:cs="Times New Roman" w:hint="eastAsia"/>
          <w:sz w:val="24"/>
          <w:szCs w:val="24"/>
        </w:rPr>
        <w:t>is</w:t>
      </w:r>
      <w:r w:rsidR="00FC2DC7" w:rsidRPr="00FC2DC7">
        <w:t xml:space="preserve"> </w:t>
      </w:r>
      <w:r w:rsidR="00FC2DC7" w:rsidRPr="00FC2DC7">
        <w:rPr>
          <w:rFonts w:ascii="Times New Roman" w:hAnsi="Times New Roman" w:cs="Times New Roman"/>
          <w:sz w:val="24"/>
          <w:szCs w:val="24"/>
        </w:rPr>
        <w:t xml:space="preserve">hard scape, orange </w:t>
      </w:r>
      <w:r w:rsidR="00FC2DC7">
        <w:rPr>
          <w:rFonts w:ascii="Times New Roman" w:hAnsi="Times New Roman" w:cs="Times New Roman" w:hint="eastAsia"/>
          <w:sz w:val="24"/>
          <w:szCs w:val="24"/>
        </w:rPr>
        <w:t xml:space="preserve">is </w:t>
      </w:r>
      <w:r w:rsidR="00FC2DC7" w:rsidRPr="00FC2DC7">
        <w:rPr>
          <w:rFonts w:ascii="Times New Roman" w:hAnsi="Times New Roman" w:cs="Times New Roman"/>
          <w:sz w:val="24"/>
          <w:szCs w:val="24"/>
        </w:rPr>
        <w:t>scanning artifacts</w:t>
      </w:r>
      <w:r w:rsidR="00FC2DC7" w:rsidRPr="00FC2DC7">
        <w:rPr>
          <w:rFonts w:ascii="Times New Roman" w:hAnsi="Times New Roman" w:cs="Times New Roman" w:hint="eastAsia"/>
          <w:sz w:val="24"/>
          <w:szCs w:val="24"/>
        </w:rPr>
        <w:t xml:space="preserve"> points</w:t>
      </w:r>
      <w:r w:rsidR="00FC2DC7" w:rsidRPr="00FC2DC7">
        <w:rPr>
          <w:rFonts w:ascii="Times New Roman" w:hAnsi="Times New Roman" w:cs="Times New Roman"/>
          <w:sz w:val="24"/>
          <w:szCs w:val="24"/>
        </w:rPr>
        <w:t xml:space="preserve">, pink </w:t>
      </w:r>
      <w:r w:rsidR="00FC2DC7">
        <w:rPr>
          <w:rFonts w:ascii="Times New Roman" w:hAnsi="Times New Roman" w:cs="Times New Roman" w:hint="eastAsia"/>
          <w:sz w:val="24"/>
          <w:szCs w:val="24"/>
        </w:rPr>
        <w:t xml:space="preserve">is </w:t>
      </w:r>
      <w:r w:rsidR="00FC2DC7" w:rsidRPr="00FC2DC7">
        <w:rPr>
          <w:rFonts w:ascii="Times New Roman" w:hAnsi="Times New Roman" w:cs="Times New Roman"/>
          <w:sz w:val="24"/>
          <w:szCs w:val="24"/>
        </w:rPr>
        <w:t>cars.</w:t>
      </w:r>
    </w:p>
    <w:p w:rsidR="00642C93" w:rsidRPr="00642C93" w:rsidRDefault="00642C93" w:rsidP="00642C93">
      <w:pPr>
        <w:spacing w:line="300" w:lineRule="auto"/>
        <w:jc w:val="center"/>
        <w:rPr>
          <w:rFonts w:ascii="Times New Roman" w:hAnsi="Times New Roman" w:cs="Times New Roman"/>
          <w:b/>
          <w:sz w:val="24"/>
          <w:szCs w:val="24"/>
        </w:rPr>
      </w:pPr>
      <w:r>
        <w:rPr>
          <w:rFonts w:ascii="Times New Roman" w:hAnsi="Times New Roman" w:cs="Times New Roman" w:hint="eastAsia"/>
          <w:sz w:val="24"/>
          <w:szCs w:val="24"/>
        </w:rPr>
        <w:t xml:space="preserve">Table 4 </w:t>
      </w:r>
      <w:proofErr w:type="gramStart"/>
      <w:r>
        <w:rPr>
          <w:rFonts w:ascii="Times New Roman" w:hAnsi="Times New Roman" w:cs="Times New Roman" w:hint="eastAsia"/>
          <w:sz w:val="24"/>
          <w:szCs w:val="24"/>
        </w:rPr>
        <w:t>The</w:t>
      </w:r>
      <w:proofErr w:type="gramEnd"/>
      <w:r>
        <w:rPr>
          <w:rFonts w:ascii="Times New Roman" w:hAnsi="Times New Roman" w:cs="Times New Roman" w:hint="eastAsia"/>
          <w:sz w:val="24"/>
          <w:szCs w:val="24"/>
        </w:rPr>
        <w:t xml:space="preserve"> </w:t>
      </w:r>
      <w:r w:rsidRPr="008B3DA2">
        <w:rPr>
          <w:rFonts w:ascii="Times New Roman" w:hAnsi="Times New Roman" w:cs="Times New Roman"/>
          <w:sz w:val="24"/>
          <w:szCs w:val="24"/>
        </w:rPr>
        <w:t xml:space="preserve">number of the point and point cluster in </w:t>
      </w:r>
      <w:r>
        <w:rPr>
          <w:rFonts w:ascii="Times New Roman" w:hAnsi="Times New Roman" w:cs="Times New Roman" w:hint="eastAsia"/>
          <w:sz w:val="24"/>
          <w:szCs w:val="24"/>
        </w:rPr>
        <w:t>scene IV-VI</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032"/>
        <w:gridCol w:w="1158"/>
        <w:gridCol w:w="1158"/>
        <w:gridCol w:w="1158"/>
        <w:gridCol w:w="1013"/>
        <w:gridCol w:w="1158"/>
        <w:gridCol w:w="869"/>
      </w:tblGrid>
      <w:tr w:rsidR="00642C93" w:rsidRPr="00C54053" w:rsidTr="00916A27">
        <w:trPr>
          <w:trHeight w:val="663"/>
        </w:trPr>
        <w:tc>
          <w:tcPr>
            <w:tcW w:w="959"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p>
        </w:tc>
        <w:tc>
          <w:tcPr>
            <w:tcW w:w="1032"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natural terrain</w:t>
            </w:r>
          </w:p>
        </w:tc>
        <w:tc>
          <w:tcPr>
            <w:tcW w:w="1158"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high vegetation</w:t>
            </w:r>
          </w:p>
        </w:tc>
        <w:tc>
          <w:tcPr>
            <w:tcW w:w="1158"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low vegetation</w:t>
            </w:r>
          </w:p>
        </w:tc>
        <w:tc>
          <w:tcPr>
            <w:tcW w:w="1158"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buildings</w:t>
            </w:r>
          </w:p>
        </w:tc>
        <w:tc>
          <w:tcPr>
            <w:tcW w:w="1013"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hard scape</w:t>
            </w:r>
          </w:p>
        </w:tc>
        <w:tc>
          <w:tcPr>
            <w:tcW w:w="1158" w:type="dxa"/>
            <w:shd w:val="clear" w:color="auto" w:fill="auto"/>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 xml:space="preserve">scanning </w:t>
            </w:r>
            <w:r w:rsidR="00FC2DC7" w:rsidRPr="00267D3D">
              <w:rPr>
                <w:rFonts w:ascii="Times New Roman" w:hAnsi="Times New Roman" w:cs="Times New Roman"/>
                <w:sz w:val="18"/>
                <w:szCs w:val="24"/>
              </w:rPr>
              <w:t>artifacts</w:t>
            </w:r>
          </w:p>
        </w:tc>
        <w:tc>
          <w:tcPr>
            <w:tcW w:w="869" w:type="dxa"/>
            <w:shd w:val="clear" w:color="auto" w:fill="auto"/>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cars</w:t>
            </w:r>
          </w:p>
        </w:tc>
      </w:tr>
      <w:tr w:rsidR="00642C93" w:rsidRPr="00C54053" w:rsidTr="00916A27">
        <w:trPr>
          <w:trHeight w:val="676"/>
        </w:trPr>
        <w:tc>
          <w:tcPr>
            <w:tcW w:w="959"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sz w:val="18"/>
                <w:szCs w:val="24"/>
              </w:rPr>
              <w:lastRenderedPageBreak/>
              <w:t>S</w:t>
            </w:r>
            <w:r>
              <w:rPr>
                <w:rFonts w:ascii="Times New Roman" w:hAnsi="Times New Roman" w:cs="Times New Roman" w:hint="eastAsia"/>
                <w:sz w:val="18"/>
                <w:szCs w:val="24"/>
              </w:rPr>
              <w:t>cene IV</w:t>
            </w:r>
          </w:p>
        </w:tc>
        <w:tc>
          <w:tcPr>
            <w:tcW w:w="1032"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3174149</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(72081)</w:t>
            </w:r>
          </w:p>
        </w:tc>
        <w:tc>
          <w:tcPr>
            <w:tcW w:w="1158" w:type="dxa"/>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1027837</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(24161)</w:t>
            </w:r>
          </w:p>
        </w:tc>
        <w:tc>
          <w:tcPr>
            <w:tcW w:w="1158" w:type="dxa"/>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592309</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(13756)</w:t>
            </w:r>
          </w:p>
        </w:tc>
        <w:tc>
          <w:tcPr>
            <w:tcW w:w="1158" w:type="dxa"/>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539935</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(12233)</w:t>
            </w:r>
          </w:p>
        </w:tc>
        <w:tc>
          <w:tcPr>
            <w:tcW w:w="1013"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1260888</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(28367)</w:t>
            </w:r>
          </w:p>
        </w:tc>
        <w:tc>
          <w:tcPr>
            <w:tcW w:w="1158" w:type="dxa"/>
            <w:shd w:val="clear" w:color="auto" w:fill="auto"/>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7040</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(176)</w:t>
            </w:r>
          </w:p>
        </w:tc>
        <w:tc>
          <w:tcPr>
            <w:tcW w:w="869" w:type="dxa"/>
            <w:shd w:val="clear" w:color="auto" w:fill="auto"/>
          </w:tcPr>
          <w:p w:rsidR="00642C93"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92873</w:t>
            </w:r>
          </w:p>
          <w:p w:rsidR="00642C93" w:rsidRPr="00267D3D" w:rsidRDefault="00642C93"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(2097)</w:t>
            </w:r>
          </w:p>
        </w:tc>
      </w:tr>
      <w:tr w:rsidR="0028673C" w:rsidRPr="00C54053" w:rsidTr="00916A27">
        <w:trPr>
          <w:trHeight w:val="676"/>
        </w:trPr>
        <w:tc>
          <w:tcPr>
            <w:tcW w:w="959" w:type="dxa"/>
            <w:shd w:val="clear" w:color="auto" w:fill="auto"/>
            <w:tcMar>
              <w:left w:w="108" w:type="dxa"/>
            </w:tcMar>
          </w:tcPr>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sz w:val="18"/>
                <w:szCs w:val="24"/>
              </w:rPr>
              <w:t>S</w:t>
            </w:r>
            <w:r>
              <w:rPr>
                <w:rFonts w:ascii="Times New Roman" w:hAnsi="Times New Roman" w:cs="Times New Roman" w:hint="eastAsia"/>
                <w:sz w:val="18"/>
                <w:szCs w:val="24"/>
              </w:rPr>
              <w:t>cene V</w:t>
            </w:r>
          </w:p>
        </w:tc>
        <w:tc>
          <w:tcPr>
            <w:tcW w:w="1032" w:type="dxa"/>
            <w:shd w:val="clear" w:color="auto" w:fill="auto"/>
            <w:tcMar>
              <w:left w:w="108" w:type="dxa"/>
            </w:tcMar>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3507576</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(80268)</w:t>
            </w:r>
          </w:p>
        </w:tc>
        <w:tc>
          <w:tcPr>
            <w:tcW w:w="1158" w:type="dxa"/>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2537763</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(59086)</w:t>
            </w:r>
          </w:p>
        </w:tc>
        <w:tc>
          <w:tcPr>
            <w:tcW w:w="1158" w:type="dxa"/>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49680</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(1170)</w:t>
            </w:r>
          </w:p>
        </w:tc>
        <w:tc>
          <w:tcPr>
            <w:tcW w:w="1158" w:type="dxa"/>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1241838</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(28049)</w:t>
            </w:r>
          </w:p>
        </w:tc>
        <w:tc>
          <w:tcPr>
            <w:tcW w:w="1013" w:type="dxa"/>
            <w:shd w:val="clear" w:color="auto" w:fill="auto"/>
            <w:tcMar>
              <w:left w:w="108" w:type="dxa"/>
            </w:tcMar>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762982</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(17190)</w:t>
            </w:r>
          </w:p>
        </w:tc>
        <w:tc>
          <w:tcPr>
            <w:tcW w:w="1158" w:type="dxa"/>
            <w:shd w:val="clear" w:color="auto" w:fill="auto"/>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13899</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(318)</w:t>
            </w:r>
          </w:p>
        </w:tc>
        <w:tc>
          <w:tcPr>
            <w:tcW w:w="869" w:type="dxa"/>
            <w:shd w:val="clear" w:color="auto" w:fill="auto"/>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65636</w:t>
            </w:r>
          </w:p>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(1471)</w:t>
            </w:r>
          </w:p>
        </w:tc>
      </w:tr>
      <w:tr w:rsidR="0028673C" w:rsidRPr="00C54053" w:rsidTr="00916A27">
        <w:trPr>
          <w:trHeight w:val="676"/>
        </w:trPr>
        <w:tc>
          <w:tcPr>
            <w:tcW w:w="959" w:type="dxa"/>
            <w:shd w:val="clear" w:color="auto" w:fill="auto"/>
            <w:tcMar>
              <w:left w:w="108" w:type="dxa"/>
            </w:tcMar>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sz w:val="18"/>
                <w:szCs w:val="24"/>
              </w:rPr>
              <w:t>S</w:t>
            </w:r>
            <w:r>
              <w:rPr>
                <w:rFonts w:ascii="Times New Roman" w:hAnsi="Times New Roman" w:cs="Times New Roman" w:hint="eastAsia"/>
                <w:sz w:val="18"/>
                <w:szCs w:val="24"/>
              </w:rPr>
              <w:t>cene VI</w:t>
            </w:r>
          </w:p>
        </w:tc>
        <w:tc>
          <w:tcPr>
            <w:tcW w:w="1032" w:type="dxa"/>
            <w:shd w:val="clear" w:color="auto" w:fill="auto"/>
            <w:tcMar>
              <w:left w:w="108" w:type="dxa"/>
            </w:tcMar>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4924691</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(113311)</w:t>
            </w:r>
          </w:p>
        </w:tc>
        <w:tc>
          <w:tcPr>
            <w:tcW w:w="1158" w:type="dxa"/>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352455</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(8252)</w:t>
            </w:r>
          </w:p>
        </w:tc>
        <w:tc>
          <w:tcPr>
            <w:tcW w:w="1158" w:type="dxa"/>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172081</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(3944)</w:t>
            </w:r>
          </w:p>
        </w:tc>
        <w:tc>
          <w:tcPr>
            <w:tcW w:w="1158" w:type="dxa"/>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1611908</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(36433)</w:t>
            </w:r>
          </w:p>
        </w:tc>
        <w:tc>
          <w:tcPr>
            <w:tcW w:w="1013" w:type="dxa"/>
            <w:shd w:val="clear" w:color="auto" w:fill="auto"/>
            <w:tcMar>
              <w:left w:w="108" w:type="dxa"/>
            </w:tcMar>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46140</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(1090)</w:t>
            </w:r>
          </w:p>
        </w:tc>
        <w:tc>
          <w:tcPr>
            <w:tcW w:w="1158" w:type="dxa"/>
            <w:shd w:val="clear" w:color="auto" w:fill="auto"/>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751</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(22)</w:t>
            </w:r>
          </w:p>
        </w:tc>
        <w:tc>
          <w:tcPr>
            <w:tcW w:w="869" w:type="dxa"/>
            <w:shd w:val="clear" w:color="auto" w:fill="auto"/>
          </w:tcPr>
          <w:p w:rsidR="0028673C"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403970</w:t>
            </w:r>
          </w:p>
          <w:p w:rsidR="0028673C" w:rsidRPr="00267D3D" w:rsidRDefault="0028673C"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(9049)</w:t>
            </w:r>
          </w:p>
        </w:tc>
      </w:tr>
    </w:tbl>
    <w:p w:rsidR="00642C93" w:rsidRDefault="00642C93" w:rsidP="00642C93">
      <w:pPr>
        <w:spacing w:line="300" w:lineRule="auto"/>
        <w:ind w:firstLine="482"/>
        <w:jc w:val="left"/>
        <w:rPr>
          <w:rFonts w:ascii="Times New Roman" w:hAnsi="Times New Roman" w:cs="Times New Roman"/>
          <w:b/>
          <w:sz w:val="24"/>
          <w:szCs w:val="24"/>
        </w:rPr>
      </w:pPr>
    </w:p>
    <w:p w:rsidR="00642C93" w:rsidRPr="00642C93" w:rsidRDefault="00642C93" w:rsidP="00642C93">
      <w:pPr>
        <w:spacing w:line="300" w:lineRule="auto"/>
        <w:jc w:val="center"/>
        <w:rPr>
          <w:rFonts w:ascii="Times New Roman" w:hAnsi="Times New Roman" w:cs="Times New Roman"/>
          <w:b/>
          <w:sz w:val="24"/>
          <w:szCs w:val="24"/>
        </w:rPr>
      </w:pPr>
      <w:r>
        <w:rPr>
          <w:rFonts w:ascii="Times New Roman" w:hAnsi="Times New Roman" w:cs="Times New Roman" w:hint="eastAsia"/>
          <w:sz w:val="24"/>
          <w:szCs w:val="24"/>
        </w:rPr>
        <w:t xml:space="preserve">Table 5 the </w:t>
      </w:r>
      <w:r w:rsidRPr="00DA6C41">
        <w:rPr>
          <w:rFonts w:ascii="Times New Roman" w:hAnsi="Times New Roman" w:cs="Times New Roman"/>
          <w:sz w:val="24"/>
          <w:szCs w:val="24"/>
        </w:rPr>
        <w:t>precision</w:t>
      </w:r>
      <w:r>
        <w:rPr>
          <w:rFonts w:ascii="Times New Roman" w:hAnsi="Times New Roman" w:cs="Times New Roman" w:hint="eastAsia"/>
          <w:sz w:val="24"/>
          <w:szCs w:val="24"/>
        </w:rPr>
        <w:t>/recall and accuracy of the classification results of scene IV-VI</w:t>
      </w:r>
    </w:p>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1"/>
        <w:gridCol w:w="937"/>
        <w:gridCol w:w="1051"/>
        <w:gridCol w:w="1051"/>
        <w:gridCol w:w="1051"/>
        <w:gridCol w:w="920"/>
        <w:gridCol w:w="1051"/>
        <w:gridCol w:w="789"/>
        <w:gridCol w:w="789"/>
      </w:tblGrid>
      <w:tr w:rsidR="00642C93" w:rsidRPr="00C54053" w:rsidTr="00916A27">
        <w:trPr>
          <w:trHeight w:val="662"/>
        </w:trPr>
        <w:tc>
          <w:tcPr>
            <w:tcW w:w="871" w:type="dxa"/>
            <w:shd w:val="clear" w:color="auto" w:fill="auto"/>
            <w:tcMar>
              <w:left w:w="108" w:type="dxa"/>
            </w:tcMar>
          </w:tcPr>
          <w:p w:rsidR="00642C93" w:rsidRPr="00E077AA" w:rsidRDefault="00642C93" w:rsidP="00916A27">
            <w:pPr>
              <w:spacing w:line="300" w:lineRule="auto"/>
              <w:rPr>
                <w:rFonts w:ascii="Times New Roman" w:hAnsi="Times New Roman" w:cs="Times New Roman"/>
                <w:sz w:val="18"/>
                <w:szCs w:val="18"/>
              </w:rPr>
            </w:pPr>
            <w:r w:rsidRPr="00E077AA">
              <w:rPr>
                <w:rFonts w:ascii="Times New Roman" w:hAnsi="Times New Roman" w:cs="Times New Roman"/>
                <w:sz w:val="18"/>
                <w:szCs w:val="18"/>
              </w:rPr>
              <w:t>S</w:t>
            </w:r>
            <w:r w:rsidRPr="00E077AA">
              <w:rPr>
                <w:rFonts w:ascii="Times New Roman" w:hAnsi="Times New Roman" w:cs="Times New Roman" w:hint="eastAsia"/>
                <w:sz w:val="18"/>
                <w:szCs w:val="18"/>
              </w:rPr>
              <w:t>cene</w:t>
            </w:r>
            <w:r w:rsidR="00E077AA">
              <w:rPr>
                <w:rFonts w:ascii="Times New Roman" w:hAnsi="Times New Roman" w:cs="Times New Roman" w:hint="eastAsia"/>
                <w:sz w:val="18"/>
                <w:szCs w:val="24"/>
              </w:rPr>
              <w:t xml:space="preserve"> V</w:t>
            </w:r>
          </w:p>
        </w:tc>
        <w:tc>
          <w:tcPr>
            <w:tcW w:w="937"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natural terrain</w:t>
            </w:r>
          </w:p>
        </w:tc>
        <w:tc>
          <w:tcPr>
            <w:tcW w:w="1051"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high vegetation</w:t>
            </w:r>
          </w:p>
        </w:tc>
        <w:tc>
          <w:tcPr>
            <w:tcW w:w="1051"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low vegetation</w:t>
            </w:r>
          </w:p>
        </w:tc>
        <w:tc>
          <w:tcPr>
            <w:tcW w:w="1051"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buildings</w:t>
            </w:r>
          </w:p>
        </w:tc>
        <w:tc>
          <w:tcPr>
            <w:tcW w:w="920"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hard scape</w:t>
            </w:r>
          </w:p>
        </w:tc>
        <w:tc>
          <w:tcPr>
            <w:tcW w:w="1051" w:type="dxa"/>
            <w:shd w:val="clear" w:color="auto" w:fill="auto"/>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scanning artefacts</w:t>
            </w:r>
          </w:p>
        </w:tc>
        <w:tc>
          <w:tcPr>
            <w:tcW w:w="789" w:type="dxa"/>
            <w:shd w:val="clear" w:color="auto" w:fill="auto"/>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cars</w:t>
            </w:r>
          </w:p>
        </w:tc>
        <w:tc>
          <w:tcPr>
            <w:tcW w:w="789" w:type="dxa"/>
          </w:tcPr>
          <w:p w:rsidR="00642C93" w:rsidRPr="00267D3D" w:rsidRDefault="00642C93" w:rsidP="00916A27">
            <w:pPr>
              <w:spacing w:line="300" w:lineRule="auto"/>
              <w:rPr>
                <w:rFonts w:ascii="Times New Roman" w:hAnsi="Times New Roman" w:cs="Times New Roman"/>
                <w:sz w:val="18"/>
                <w:szCs w:val="24"/>
              </w:rPr>
            </w:pPr>
            <w:r w:rsidRPr="00864C6F">
              <w:rPr>
                <w:rFonts w:ascii="Times New Roman" w:hAnsi="Times New Roman" w:cs="Times New Roman"/>
                <w:sz w:val="18"/>
                <w:szCs w:val="24"/>
              </w:rPr>
              <w:t>Accuracy</w:t>
            </w:r>
          </w:p>
        </w:tc>
      </w:tr>
      <w:tr w:rsidR="00642C93" w:rsidRPr="00C54053" w:rsidTr="00916A27">
        <w:trPr>
          <w:trHeight w:val="675"/>
        </w:trPr>
        <w:tc>
          <w:tcPr>
            <w:tcW w:w="871" w:type="dxa"/>
            <w:shd w:val="clear" w:color="auto" w:fill="auto"/>
            <w:tcMar>
              <w:left w:w="108" w:type="dxa"/>
            </w:tcMar>
          </w:tcPr>
          <w:p w:rsidR="00642C93" w:rsidRPr="005025CB" w:rsidRDefault="00E077AA" w:rsidP="00916A27">
            <w:pPr>
              <w:spacing w:line="300" w:lineRule="auto"/>
              <w:rPr>
                <w:rFonts w:ascii="Times New Roman" w:hAnsi="Times New Roman" w:cs="Times New Roman"/>
                <w:sz w:val="18"/>
                <w:szCs w:val="18"/>
              </w:rPr>
            </w:pPr>
            <w:r w:rsidRPr="00E077AA">
              <w:rPr>
                <w:rFonts w:ascii="Times New Roman" w:hAnsi="Times New Roman" w:cs="Times New Roman"/>
                <w:sz w:val="18"/>
                <w:szCs w:val="18"/>
              </w:rPr>
              <w:t>our Method</w:t>
            </w:r>
          </w:p>
        </w:tc>
        <w:tc>
          <w:tcPr>
            <w:tcW w:w="937" w:type="dxa"/>
            <w:shd w:val="clear" w:color="auto" w:fill="auto"/>
            <w:tcMar>
              <w:left w:w="108" w:type="dxa"/>
            </w:tcMar>
          </w:tcPr>
          <w:p w:rsidR="00642C93" w:rsidRPr="00922CE6" w:rsidRDefault="00642C93" w:rsidP="00916A27">
            <w:pPr>
              <w:spacing w:line="300" w:lineRule="auto"/>
              <w:rPr>
                <w:rFonts w:ascii="Times New Roman" w:hAnsi="Times New Roman" w:cs="Times New Roman"/>
                <w:b/>
                <w:sz w:val="18"/>
                <w:szCs w:val="24"/>
              </w:rPr>
            </w:pPr>
            <w:del w:id="990" w:author="User" w:date="2016-11-08T04:57:00Z">
              <w:r w:rsidRPr="00922CE6" w:rsidDel="00366F8F">
                <w:rPr>
                  <w:rFonts w:ascii="Times New Roman" w:hAnsi="Times New Roman" w:cs="Times New Roman" w:hint="eastAsia"/>
                  <w:b/>
                  <w:sz w:val="18"/>
                  <w:szCs w:val="24"/>
                </w:rPr>
                <w:delText>94.3/87.9</w:delText>
              </w:r>
            </w:del>
          </w:p>
        </w:tc>
        <w:tc>
          <w:tcPr>
            <w:tcW w:w="1051" w:type="dxa"/>
          </w:tcPr>
          <w:p w:rsidR="00642C93" w:rsidRPr="00922CE6" w:rsidRDefault="00642C93" w:rsidP="00916A27">
            <w:pPr>
              <w:spacing w:line="300" w:lineRule="auto"/>
              <w:rPr>
                <w:rFonts w:ascii="Times New Roman" w:hAnsi="Times New Roman" w:cs="Times New Roman"/>
                <w:b/>
                <w:sz w:val="18"/>
                <w:szCs w:val="24"/>
              </w:rPr>
            </w:pPr>
            <w:del w:id="991" w:author="User" w:date="2016-11-08T04:57:00Z">
              <w:r w:rsidRPr="00922CE6" w:rsidDel="00366F8F">
                <w:rPr>
                  <w:rFonts w:ascii="Times New Roman" w:hAnsi="Times New Roman" w:cs="Times New Roman" w:hint="eastAsia"/>
                  <w:b/>
                  <w:sz w:val="18"/>
                  <w:szCs w:val="24"/>
                </w:rPr>
                <w:delText>81.3/47.1</w:delText>
              </w:r>
            </w:del>
          </w:p>
        </w:tc>
        <w:tc>
          <w:tcPr>
            <w:tcW w:w="1051" w:type="dxa"/>
          </w:tcPr>
          <w:p w:rsidR="00642C93" w:rsidRPr="00922CE6" w:rsidRDefault="00642C93" w:rsidP="00916A27">
            <w:pPr>
              <w:spacing w:line="300" w:lineRule="auto"/>
              <w:rPr>
                <w:rFonts w:ascii="Times New Roman" w:hAnsi="Times New Roman" w:cs="Times New Roman"/>
                <w:b/>
                <w:sz w:val="18"/>
                <w:szCs w:val="24"/>
              </w:rPr>
            </w:pPr>
            <w:del w:id="992" w:author="User" w:date="2016-11-08T04:57:00Z">
              <w:r w:rsidRPr="00922CE6" w:rsidDel="00366F8F">
                <w:rPr>
                  <w:rFonts w:ascii="Times New Roman" w:hAnsi="Times New Roman" w:cs="Times New Roman" w:hint="eastAsia"/>
                  <w:b/>
                  <w:sz w:val="18"/>
                  <w:szCs w:val="24"/>
                </w:rPr>
                <w:delText>10.8/38.5</w:delText>
              </w:r>
            </w:del>
          </w:p>
        </w:tc>
        <w:tc>
          <w:tcPr>
            <w:tcW w:w="1051" w:type="dxa"/>
          </w:tcPr>
          <w:p w:rsidR="00642C93" w:rsidRPr="00922CE6" w:rsidRDefault="00642C93" w:rsidP="00916A27">
            <w:pPr>
              <w:spacing w:line="300" w:lineRule="auto"/>
              <w:rPr>
                <w:rFonts w:ascii="Times New Roman" w:hAnsi="Times New Roman" w:cs="Times New Roman"/>
                <w:b/>
                <w:sz w:val="18"/>
                <w:szCs w:val="24"/>
              </w:rPr>
            </w:pPr>
            <w:del w:id="993" w:author="User" w:date="2016-11-08T04:57:00Z">
              <w:r w:rsidRPr="00922CE6" w:rsidDel="00366F8F">
                <w:rPr>
                  <w:rFonts w:ascii="Times New Roman" w:hAnsi="Times New Roman" w:cs="Times New Roman" w:hint="eastAsia"/>
                  <w:b/>
                  <w:sz w:val="18"/>
                  <w:szCs w:val="24"/>
                </w:rPr>
                <w:delText>41.9/67.0</w:delText>
              </w:r>
            </w:del>
          </w:p>
        </w:tc>
        <w:tc>
          <w:tcPr>
            <w:tcW w:w="920" w:type="dxa"/>
            <w:shd w:val="clear" w:color="auto" w:fill="auto"/>
            <w:tcMar>
              <w:left w:w="108" w:type="dxa"/>
            </w:tcMar>
          </w:tcPr>
          <w:p w:rsidR="00642C93" w:rsidRPr="00922CE6" w:rsidRDefault="00642C93" w:rsidP="00916A27">
            <w:pPr>
              <w:spacing w:line="300" w:lineRule="auto"/>
              <w:rPr>
                <w:rFonts w:ascii="Times New Roman" w:hAnsi="Times New Roman" w:cs="Times New Roman"/>
                <w:b/>
                <w:sz w:val="18"/>
                <w:szCs w:val="24"/>
              </w:rPr>
            </w:pPr>
            <w:del w:id="994" w:author="User" w:date="2016-11-08T04:57:00Z">
              <w:r w:rsidRPr="00922CE6" w:rsidDel="00366F8F">
                <w:rPr>
                  <w:rFonts w:ascii="Times New Roman" w:hAnsi="Times New Roman" w:cs="Times New Roman" w:hint="eastAsia"/>
                  <w:b/>
                  <w:sz w:val="18"/>
                  <w:szCs w:val="24"/>
                </w:rPr>
                <w:delText>27.9/36.6</w:delText>
              </w:r>
            </w:del>
          </w:p>
        </w:tc>
        <w:tc>
          <w:tcPr>
            <w:tcW w:w="1051" w:type="dxa"/>
            <w:shd w:val="clear" w:color="auto" w:fill="auto"/>
          </w:tcPr>
          <w:p w:rsidR="00642C93" w:rsidRPr="00922CE6" w:rsidRDefault="00642C93" w:rsidP="00916A27">
            <w:pPr>
              <w:spacing w:line="300" w:lineRule="auto"/>
              <w:rPr>
                <w:rFonts w:ascii="Times New Roman" w:hAnsi="Times New Roman" w:cs="Times New Roman"/>
                <w:sz w:val="18"/>
                <w:szCs w:val="24"/>
              </w:rPr>
            </w:pPr>
            <w:del w:id="995" w:author="User" w:date="2016-11-08T04:57:00Z">
              <w:r w:rsidRPr="00922CE6" w:rsidDel="00366F8F">
                <w:rPr>
                  <w:rFonts w:ascii="Times New Roman" w:hAnsi="Times New Roman" w:cs="Times New Roman" w:hint="eastAsia"/>
                  <w:sz w:val="18"/>
                  <w:szCs w:val="24"/>
                </w:rPr>
                <w:delText>1.3/</w:delText>
              </w:r>
              <w:r w:rsidRPr="00922CE6" w:rsidDel="00366F8F">
                <w:rPr>
                  <w:rFonts w:ascii="Times New Roman" w:hAnsi="Times New Roman" w:cs="Times New Roman" w:hint="eastAsia"/>
                  <w:b/>
                  <w:sz w:val="18"/>
                  <w:szCs w:val="24"/>
                </w:rPr>
                <w:delText>3.2</w:delText>
              </w:r>
            </w:del>
          </w:p>
        </w:tc>
        <w:tc>
          <w:tcPr>
            <w:tcW w:w="789" w:type="dxa"/>
            <w:shd w:val="clear" w:color="auto" w:fill="auto"/>
          </w:tcPr>
          <w:p w:rsidR="00642C93" w:rsidRPr="00922CE6" w:rsidRDefault="00642C93" w:rsidP="00916A27">
            <w:pPr>
              <w:spacing w:line="300" w:lineRule="auto"/>
              <w:rPr>
                <w:rFonts w:ascii="Times New Roman" w:hAnsi="Times New Roman" w:cs="Times New Roman"/>
                <w:sz w:val="18"/>
                <w:szCs w:val="24"/>
              </w:rPr>
            </w:pPr>
            <w:del w:id="996" w:author="User" w:date="2016-11-08T04:57:00Z">
              <w:r w:rsidRPr="00922CE6" w:rsidDel="00366F8F">
                <w:rPr>
                  <w:rFonts w:ascii="Times New Roman" w:hAnsi="Times New Roman" w:cs="Times New Roman" w:hint="eastAsia"/>
                  <w:sz w:val="18"/>
                  <w:szCs w:val="24"/>
                </w:rPr>
                <w:delText>0/0</w:delText>
              </w:r>
            </w:del>
          </w:p>
        </w:tc>
        <w:tc>
          <w:tcPr>
            <w:tcW w:w="789" w:type="dxa"/>
          </w:tcPr>
          <w:p w:rsidR="00642C93" w:rsidRPr="00922CE6" w:rsidRDefault="00642C93" w:rsidP="00916A27">
            <w:pPr>
              <w:spacing w:line="300" w:lineRule="auto"/>
              <w:rPr>
                <w:rFonts w:ascii="Times New Roman" w:hAnsi="Times New Roman" w:cs="Times New Roman"/>
                <w:b/>
                <w:sz w:val="18"/>
                <w:szCs w:val="24"/>
              </w:rPr>
            </w:pPr>
            <w:del w:id="997" w:author="User" w:date="2016-11-08T04:57:00Z">
              <w:r w:rsidRPr="00922CE6" w:rsidDel="00366F8F">
                <w:rPr>
                  <w:rFonts w:ascii="Times New Roman" w:hAnsi="Times New Roman" w:cs="Times New Roman" w:hint="eastAsia"/>
                  <w:b/>
                  <w:sz w:val="18"/>
                  <w:szCs w:val="24"/>
                </w:rPr>
                <w:delText>66.9</w:delText>
              </w:r>
            </w:del>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in[17]</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del w:id="998" w:author="User" w:date="2016-11-08T04:57:00Z">
              <w:r w:rsidDel="00366F8F">
                <w:rPr>
                  <w:rFonts w:ascii="Times New Roman" w:hAnsi="Times New Roman" w:cs="Times New Roman" w:hint="eastAsia"/>
                  <w:sz w:val="18"/>
                  <w:szCs w:val="24"/>
                </w:rPr>
                <w:delText>74.1/64.3</w:delText>
              </w:r>
            </w:del>
          </w:p>
        </w:tc>
        <w:tc>
          <w:tcPr>
            <w:tcW w:w="1051" w:type="dxa"/>
          </w:tcPr>
          <w:p w:rsidR="00642C93" w:rsidRDefault="00642C93" w:rsidP="00916A27">
            <w:pPr>
              <w:spacing w:line="300" w:lineRule="auto"/>
              <w:rPr>
                <w:rFonts w:ascii="Times New Roman" w:hAnsi="Times New Roman" w:cs="Times New Roman"/>
                <w:sz w:val="18"/>
                <w:szCs w:val="24"/>
              </w:rPr>
            </w:pPr>
            <w:del w:id="999" w:author="User" w:date="2016-11-08T04:57:00Z">
              <w:r w:rsidDel="00366F8F">
                <w:rPr>
                  <w:rFonts w:ascii="Times New Roman" w:hAnsi="Times New Roman" w:cs="Times New Roman" w:hint="eastAsia"/>
                  <w:sz w:val="18"/>
                  <w:szCs w:val="24"/>
                </w:rPr>
                <w:delText>58.9/23.6</w:delText>
              </w:r>
            </w:del>
          </w:p>
        </w:tc>
        <w:tc>
          <w:tcPr>
            <w:tcW w:w="1051" w:type="dxa"/>
          </w:tcPr>
          <w:p w:rsidR="00642C93" w:rsidRDefault="00642C93" w:rsidP="00916A27">
            <w:pPr>
              <w:spacing w:line="300" w:lineRule="auto"/>
              <w:rPr>
                <w:rFonts w:ascii="Times New Roman" w:hAnsi="Times New Roman" w:cs="Times New Roman"/>
                <w:sz w:val="18"/>
                <w:szCs w:val="24"/>
              </w:rPr>
            </w:pPr>
            <w:del w:id="1000" w:author="User" w:date="2016-11-08T04:57:00Z">
              <w:r w:rsidDel="00366F8F">
                <w:rPr>
                  <w:rFonts w:ascii="Times New Roman" w:hAnsi="Times New Roman" w:cs="Times New Roman" w:hint="eastAsia"/>
                  <w:sz w:val="18"/>
                  <w:szCs w:val="24"/>
                </w:rPr>
                <w:delText>0/19.4</w:delText>
              </w:r>
            </w:del>
          </w:p>
        </w:tc>
        <w:tc>
          <w:tcPr>
            <w:tcW w:w="1051" w:type="dxa"/>
          </w:tcPr>
          <w:p w:rsidR="00642C93" w:rsidRDefault="00642C93" w:rsidP="00916A27">
            <w:pPr>
              <w:spacing w:line="300" w:lineRule="auto"/>
              <w:rPr>
                <w:rFonts w:ascii="Times New Roman" w:hAnsi="Times New Roman" w:cs="Times New Roman"/>
                <w:sz w:val="18"/>
                <w:szCs w:val="24"/>
              </w:rPr>
            </w:pPr>
            <w:del w:id="1001" w:author="User" w:date="2016-11-08T04:57:00Z">
              <w:r w:rsidDel="00366F8F">
                <w:rPr>
                  <w:rFonts w:ascii="Times New Roman" w:hAnsi="Times New Roman" w:cs="Times New Roman" w:hint="eastAsia"/>
                  <w:sz w:val="18"/>
                  <w:szCs w:val="24"/>
                </w:rPr>
                <w:delText>20/33.0</w:delText>
              </w:r>
            </w:del>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del w:id="1002" w:author="User" w:date="2016-11-08T04:57:00Z">
              <w:r w:rsidDel="00366F8F">
                <w:rPr>
                  <w:rFonts w:ascii="Times New Roman" w:hAnsi="Times New Roman" w:cs="Times New Roman" w:hint="eastAsia"/>
                  <w:sz w:val="18"/>
                  <w:szCs w:val="24"/>
                </w:rPr>
                <w:delText>1.2/23.4</w:delText>
              </w:r>
            </w:del>
          </w:p>
        </w:tc>
        <w:tc>
          <w:tcPr>
            <w:tcW w:w="1051" w:type="dxa"/>
            <w:shd w:val="clear" w:color="auto" w:fill="auto"/>
          </w:tcPr>
          <w:p w:rsidR="00642C93" w:rsidRDefault="00642C93" w:rsidP="00916A27">
            <w:pPr>
              <w:spacing w:line="300" w:lineRule="auto"/>
              <w:rPr>
                <w:rFonts w:ascii="Times New Roman" w:hAnsi="Times New Roman" w:cs="Times New Roman"/>
                <w:sz w:val="18"/>
                <w:szCs w:val="24"/>
              </w:rPr>
            </w:pPr>
            <w:del w:id="1003" w:author="User" w:date="2016-11-08T04:57:00Z">
              <w:r w:rsidDel="00366F8F">
                <w:rPr>
                  <w:rFonts w:ascii="Times New Roman" w:hAnsi="Times New Roman" w:cs="Times New Roman" w:hint="eastAsia"/>
                  <w:sz w:val="18"/>
                  <w:szCs w:val="24"/>
                </w:rPr>
                <w:delText>0/0</w:delText>
              </w:r>
            </w:del>
          </w:p>
        </w:tc>
        <w:tc>
          <w:tcPr>
            <w:tcW w:w="789" w:type="dxa"/>
            <w:shd w:val="clear" w:color="auto" w:fill="auto"/>
          </w:tcPr>
          <w:p w:rsidR="00642C93" w:rsidRDefault="00642C93" w:rsidP="00916A27">
            <w:pPr>
              <w:spacing w:line="300" w:lineRule="auto"/>
              <w:rPr>
                <w:rFonts w:ascii="Times New Roman" w:hAnsi="Times New Roman" w:cs="Times New Roman"/>
                <w:sz w:val="18"/>
                <w:szCs w:val="24"/>
              </w:rPr>
            </w:pPr>
            <w:del w:id="1004" w:author="User" w:date="2016-11-08T04:57:00Z">
              <w:r w:rsidDel="00366F8F">
                <w:rPr>
                  <w:rFonts w:ascii="Times New Roman" w:hAnsi="Times New Roman" w:cs="Times New Roman" w:hint="eastAsia"/>
                  <w:sz w:val="18"/>
                  <w:szCs w:val="24"/>
                </w:rPr>
                <w:delText>0/0</w:delText>
              </w:r>
            </w:del>
          </w:p>
        </w:tc>
        <w:tc>
          <w:tcPr>
            <w:tcW w:w="789" w:type="dxa"/>
          </w:tcPr>
          <w:p w:rsidR="00642C93" w:rsidRDefault="00642C93" w:rsidP="00916A27">
            <w:pPr>
              <w:spacing w:line="300" w:lineRule="auto"/>
              <w:rPr>
                <w:rFonts w:ascii="Times New Roman" w:hAnsi="Times New Roman" w:cs="Times New Roman"/>
                <w:sz w:val="18"/>
                <w:szCs w:val="24"/>
              </w:rPr>
            </w:pPr>
            <w:del w:id="1005" w:author="User" w:date="2016-11-08T04:57:00Z">
              <w:r w:rsidDel="00366F8F">
                <w:rPr>
                  <w:rFonts w:ascii="Times New Roman" w:hAnsi="Times New Roman" w:cs="Times New Roman" w:hint="eastAsia"/>
                  <w:sz w:val="18"/>
                  <w:szCs w:val="24"/>
                </w:rPr>
                <w:delText>46.1</w:delText>
              </w:r>
            </w:del>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w:t>
            </w:r>
            <w:r w:rsidRPr="005025CB">
              <w:rPr>
                <w:rFonts w:ascii="Times New Roman" w:hAnsi="Times New Roman" w:cs="Times New Roman" w:hint="eastAsia"/>
                <w:sz w:val="18"/>
                <w:szCs w:val="18"/>
              </w:rPr>
              <w:t>18</w:t>
            </w:r>
            <w:r w:rsidRPr="005025CB">
              <w:rPr>
                <w:rFonts w:ascii="Times New Roman" w:hAnsi="Times New Roman" w:cs="Times New Roman"/>
                <w:sz w:val="18"/>
                <w:szCs w:val="18"/>
              </w:rPr>
              <w:t>]</w:t>
            </w:r>
          </w:p>
        </w:tc>
        <w:tc>
          <w:tcPr>
            <w:tcW w:w="937"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del w:id="1006" w:author="User" w:date="2016-11-08T04:57:00Z">
              <w:r w:rsidDel="00366F8F">
                <w:rPr>
                  <w:rFonts w:ascii="Times New Roman" w:hAnsi="Times New Roman" w:cs="Times New Roman" w:hint="eastAsia"/>
                  <w:sz w:val="18"/>
                  <w:szCs w:val="24"/>
                </w:rPr>
                <w:delText>82.7/76.7</w:delText>
              </w:r>
            </w:del>
          </w:p>
        </w:tc>
        <w:tc>
          <w:tcPr>
            <w:tcW w:w="1051" w:type="dxa"/>
          </w:tcPr>
          <w:p w:rsidR="00642C93" w:rsidRPr="00267D3D" w:rsidRDefault="00642C93" w:rsidP="00916A27">
            <w:pPr>
              <w:spacing w:line="300" w:lineRule="auto"/>
              <w:rPr>
                <w:rFonts w:ascii="Times New Roman" w:hAnsi="Times New Roman" w:cs="Times New Roman"/>
                <w:sz w:val="18"/>
                <w:szCs w:val="24"/>
              </w:rPr>
            </w:pPr>
            <w:del w:id="1007" w:author="User" w:date="2016-11-08T04:57:00Z">
              <w:r w:rsidDel="00366F8F">
                <w:rPr>
                  <w:rFonts w:ascii="Times New Roman" w:hAnsi="Times New Roman" w:cs="Times New Roman" w:hint="eastAsia"/>
                  <w:sz w:val="18"/>
                  <w:szCs w:val="24"/>
                </w:rPr>
                <w:delText>50.3/29.1</w:delText>
              </w:r>
            </w:del>
          </w:p>
        </w:tc>
        <w:tc>
          <w:tcPr>
            <w:tcW w:w="1051" w:type="dxa"/>
          </w:tcPr>
          <w:p w:rsidR="00642C93" w:rsidRPr="00267D3D" w:rsidRDefault="00642C93" w:rsidP="00916A27">
            <w:pPr>
              <w:spacing w:line="300" w:lineRule="auto"/>
              <w:rPr>
                <w:rFonts w:ascii="Times New Roman" w:hAnsi="Times New Roman" w:cs="Times New Roman"/>
                <w:sz w:val="18"/>
                <w:szCs w:val="24"/>
              </w:rPr>
            </w:pPr>
            <w:del w:id="1008" w:author="User" w:date="2016-11-08T04:57:00Z">
              <w:r w:rsidDel="00366F8F">
                <w:rPr>
                  <w:rFonts w:ascii="Times New Roman" w:hAnsi="Times New Roman" w:cs="Times New Roman" w:hint="eastAsia"/>
                  <w:sz w:val="18"/>
                  <w:szCs w:val="24"/>
                </w:rPr>
                <w:delText>7.8/27.2</w:delText>
              </w:r>
            </w:del>
          </w:p>
        </w:tc>
        <w:tc>
          <w:tcPr>
            <w:tcW w:w="1051" w:type="dxa"/>
          </w:tcPr>
          <w:p w:rsidR="00642C93" w:rsidRPr="00267D3D" w:rsidRDefault="00642C93" w:rsidP="00916A27">
            <w:pPr>
              <w:spacing w:line="300" w:lineRule="auto"/>
              <w:rPr>
                <w:rFonts w:ascii="Times New Roman" w:hAnsi="Times New Roman" w:cs="Times New Roman"/>
                <w:sz w:val="18"/>
                <w:szCs w:val="24"/>
              </w:rPr>
            </w:pPr>
            <w:del w:id="1009" w:author="User" w:date="2016-11-08T04:57:00Z">
              <w:r w:rsidDel="00366F8F">
                <w:rPr>
                  <w:rFonts w:ascii="Times New Roman" w:hAnsi="Times New Roman" w:cs="Times New Roman" w:hint="eastAsia"/>
                  <w:sz w:val="18"/>
                  <w:szCs w:val="24"/>
                </w:rPr>
                <w:delText>27.2/44.6</w:delText>
              </w:r>
            </w:del>
          </w:p>
        </w:tc>
        <w:tc>
          <w:tcPr>
            <w:tcW w:w="920"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del w:id="1010" w:author="User" w:date="2016-11-08T04:57:00Z">
              <w:r w:rsidDel="00366F8F">
                <w:rPr>
                  <w:rFonts w:ascii="Times New Roman" w:hAnsi="Times New Roman" w:cs="Times New Roman" w:hint="eastAsia"/>
                  <w:sz w:val="18"/>
                  <w:szCs w:val="24"/>
                </w:rPr>
                <w:delText>0/15.4</w:delText>
              </w:r>
            </w:del>
          </w:p>
        </w:tc>
        <w:tc>
          <w:tcPr>
            <w:tcW w:w="1051" w:type="dxa"/>
            <w:shd w:val="clear" w:color="auto" w:fill="auto"/>
          </w:tcPr>
          <w:p w:rsidR="00642C93" w:rsidRPr="00267D3D" w:rsidRDefault="00642C93" w:rsidP="00916A27">
            <w:pPr>
              <w:spacing w:line="300" w:lineRule="auto"/>
              <w:rPr>
                <w:rFonts w:ascii="Times New Roman" w:hAnsi="Times New Roman" w:cs="Times New Roman"/>
                <w:sz w:val="18"/>
                <w:szCs w:val="24"/>
              </w:rPr>
            </w:pPr>
            <w:del w:id="1011" w:author="User" w:date="2016-11-08T04:57:00Z">
              <w:r w:rsidDel="00366F8F">
                <w:rPr>
                  <w:rFonts w:ascii="Times New Roman" w:hAnsi="Times New Roman" w:cs="Times New Roman" w:hint="eastAsia"/>
                  <w:sz w:val="18"/>
                  <w:szCs w:val="24"/>
                </w:rPr>
                <w:delText>0/0</w:delText>
              </w:r>
            </w:del>
          </w:p>
        </w:tc>
        <w:tc>
          <w:tcPr>
            <w:tcW w:w="789" w:type="dxa"/>
            <w:shd w:val="clear" w:color="auto" w:fill="auto"/>
          </w:tcPr>
          <w:p w:rsidR="00642C93" w:rsidRPr="00267D3D" w:rsidRDefault="00642C93" w:rsidP="00916A27">
            <w:pPr>
              <w:spacing w:line="300" w:lineRule="auto"/>
              <w:rPr>
                <w:rFonts w:ascii="Times New Roman" w:hAnsi="Times New Roman" w:cs="Times New Roman"/>
                <w:sz w:val="18"/>
                <w:szCs w:val="24"/>
              </w:rPr>
            </w:pPr>
            <w:del w:id="1012" w:author="User" w:date="2016-11-08T04:57:00Z">
              <w:r w:rsidDel="00366F8F">
                <w:rPr>
                  <w:rFonts w:ascii="Times New Roman" w:hAnsi="Times New Roman" w:cs="Times New Roman" w:hint="eastAsia"/>
                  <w:sz w:val="18"/>
                  <w:szCs w:val="24"/>
                </w:rPr>
                <w:delText>0/0</w:delText>
              </w:r>
            </w:del>
          </w:p>
        </w:tc>
        <w:tc>
          <w:tcPr>
            <w:tcW w:w="789" w:type="dxa"/>
          </w:tcPr>
          <w:p w:rsidR="00642C93" w:rsidRPr="00267D3D" w:rsidRDefault="00642C93" w:rsidP="00916A27">
            <w:pPr>
              <w:spacing w:line="300" w:lineRule="auto"/>
              <w:rPr>
                <w:rFonts w:ascii="Times New Roman" w:hAnsi="Times New Roman" w:cs="Times New Roman"/>
                <w:sz w:val="18"/>
                <w:szCs w:val="24"/>
              </w:rPr>
            </w:pPr>
            <w:del w:id="1013" w:author="User" w:date="2016-11-08T04:57:00Z">
              <w:r w:rsidDel="00366F8F">
                <w:rPr>
                  <w:rFonts w:ascii="Times New Roman" w:hAnsi="Times New Roman" w:cs="Times New Roman" w:hint="eastAsia"/>
                  <w:sz w:val="18"/>
                  <w:szCs w:val="24"/>
                </w:rPr>
                <w:delText>49.7</w:delText>
              </w:r>
            </w:del>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w:t>
            </w:r>
            <w:r w:rsidRPr="005025CB">
              <w:rPr>
                <w:rFonts w:ascii="Times New Roman" w:hAnsi="Times New Roman" w:cs="Times New Roman" w:hint="eastAsia"/>
                <w:sz w:val="18"/>
                <w:szCs w:val="18"/>
              </w:rPr>
              <w:t>4</w:t>
            </w:r>
            <w:r w:rsidRPr="005025CB">
              <w:rPr>
                <w:rFonts w:ascii="Times New Roman" w:hAnsi="Times New Roman" w:cs="Times New Roman"/>
                <w:sz w:val="18"/>
                <w:szCs w:val="18"/>
              </w:rPr>
              <w:t>]</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del w:id="1014" w:author="User" w:date="2016-11-08T04:57:00Z">
              <w:r w:rsidDel="00366F8F">
                <w:rPr>
                  <w:rFonts w:ascii="Times New Roman" w:hAnsi="Times New Roman" w:cs="Times New Roman" w:hint="eastAsia"/>
                  <w:sz w:val="18"/>
                  <w:szCs w:val="24"/>
                </w:rPr>
                <w:delText>74.8 /69.5</w:delText>
              </w:r>
            </w:del>
          </w:p>
        </w:tc>
        <w:tc>
          <w:tcPr>
            <w:tcW w:w="1051" w:type="dxa"/>
          </w:tcPr>
          <w:p w:rsidR="00642C93" w:rsidRDefault="00642C93" w:rsidP="00916A27">
            <w:pPr>
              <w:spacing w:line="300" w:lineRule="auto"/>
              <w:rPr>
                <w:rFonts w:ascii="Times New Roman" w:hAnsi="Times New Roman" w:cs="Times New Roman"/>
                <w:sz w:val="18"/>
                <w:szCs w:val="24"/>
              </w:rPr>
            </w:pPr>
            <w:del w:id="1015" w:author="User" w:date="2016-11-08T04:57:00Z">
              <w:r w:rsidDel="00366F8F">
                <w:rPr>
                  <w:rFonts w:ascii="Times New Roman" w:hAnsi="Times New Roman" w:cs="Times New Roman" w:hint="eastAsia"/>
                  <w:sz w:val="18"/>
                  <w:szCs w:val="24"/>
                </w:rPr>
                <w:delText>48.5/27.9</w:delText>
              </w:r>
            </w:del>
          </w:p>
        </w:tc>
        <w:tc>
          <w:tcPr>
            <w:tcW w:w="1051" w:type="dxa"/>
          </w:tcPr>
          <w:p w:rsidR="00642C93" w:rsidRDefault="00642C93" w:rsidP="00916A27">
            <w:pPr>
              <w:spacing w:line="300" w:lineRule="auto"/>
              <w:rPr>
                <w:rFonts w:ascii="Times New Roman" w:hAnsi="Times New Roman" w:cs="Times New Roman"/>
                <w:sz w:val="18"/>
                <w:szCs w:val="24"/>
              </w:rPr>
            </w:pPr>
            <w:del w:id="1016" w:author="User" w:date="2016-11-08T04:57:00Z">
              <w:r w:rsidDel="00366F8F">
                <w:rPr>
                  <w:rFonts w:ascii="Times New Roman" w:hAnsi="Times New Roman" w:cs="Times New Roman" w:hint="eastAsia"/>
                  <w:sz w:val="18"/>
                  <w:szCs w:val="24"/>
                </w:rPr>
                <w:delText>6.0/23.7</w:delText>
              </w:r>
            </w:del>
          </w:p>
        </w:tc>
        <w:tc>
          <w:tcPr>
            <w:tcW w:w="1051" w:type="dxa"/>
          </w:tcPr>
          <w:p w:rsidR="00642C93" w:rsidRDefault="00642C93" w:rsidP="00916A27">
            <w:pPr>
              <w:spacing w:line="300" w:lineRule="auto"/>
              <w:rPr>
                <w:rFonts w:ascii="Times New Roman" w:hAnsi="Times New Roman" w:cs="Times New Roman"/>
                <w:sz w:val="18"/>
                <w:szCs w:val="24"/>
              </w:rPr>
            </w:pPr>
            <w:del w:id="1017" w:author="User" w:date="2016-11-08T04:57:00Z">
              <w:r w:rsidDel="00366F8F">
                <w:rPr>
                  <w:rFonts w:ascii="Times New Roman" w:hAnsi="Times New Roman" w:cs="Times New Roman" w:hint="eastAsia"/>
                  <w:sz w:val="18"/>
                  <w:szCs w:val="24"/>
                </w:rPr>
                <w:delText>23.2/38.3</w:delText>
              </w:r>
            </w:del>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del w:id="1018" w:author="User" w:date="2016-11-08T04:57:00Z">
              <w:r w:rsidDel="00366F8F">
                <w:rPr>
                  <w:rFonts w:ascii="Times New Roman" w:hAnsi="Times New Roman" w:cs="Times New Roman" w:hint="eastAsia"/>
                  <w:sz w:val="18"/>
                  <w:szCs w:val="24"/>
                </w:rPr>
                <w:delText>1.3/0</w:delText>
              </w:r>
            </w:del>
          </w:p>
        </w:tc>
        <w:tc>
          <w:tcPr>
            <w:tcW w:w="1051" w:type="dxa"/>
            <w:shd w:val="clear" w:color="auto" w:fill="auto"/>
          </w:tcPr>
          <w:p w:rsidR="00642C93" w:rsidRDefault="00642C93" w:rsidP="00916A27">
            <w:pPr>
              <w:spacing w:line="300" w:lineRule="auto"/>
              <w:rPr>
                <w:rFonts w:ascii="Times New Roman" w:hAnsi="Times New Roman" w:cs="Times New Roman"/>
                <w:sz w:val="18"/>
                <w:szCs w:val="24"/>
              </w:rPr>
            </w:pPr>
            <w:del w:id="1019" w:author="User" w:date="2016-11-08T04:57:00Z">
              <w:r w:rsidDel="00366F8F">
                <w:rPr>
                  <w:rFonts w:ascii="Times New Roman" w:hAnsi="Times New Roman" w:cs="Times New Roman" w:hint="eastAsia"/>
                  <w:sz w:val="18"/>
                  <w:szCs w:val="24"/>
                </w:rPr>
                <w:delText>0/2</w:delText>
              </w:r>
            </w:del>
          </w:p>
        </w:tc>
        <w:tc>
          <w:tcPr>
            <w:tcW w:w="789" w:type="dxa"/>
            <w:shd w:val="clear" w:color="auto" w:fill="auto"/>
          </w:tcPr>
          <w:p w:rsidR="00642C93" w:rsidRDefault="00642C93" w:rsidP="00916A27">
            <w:pPr>
              <w:spacing w:line="300" w:lineRule="auto"/>
              <w:rPr>
                <w:rFonts w:ascii="Times New Roman" w:hAnsi="Times New Roman" w:cs="Times New Roman"/>
                <w:sz w:val="18"/>
                <w:szCs w:val="24"/>
              </w:rPr>
            </w:pPr>
            <w:del w:id="1020" w:author="User" w:date="2016-11-08T04:57:00Z">
              <w:r w:rsidDel="00366F8F">
                <w:rPr>
                  <w:rFonts w:ascii="Times New Roman" w:hAnsi="Times New Roman" w:cs="Times New Roman" w:hint="eastAsia"/>
                  <w:sz w:val="18"/>
                  <w:szCs w:val="24"/>
                </w:rPr>
                <w:delText>0/0</w:delText>
              </w:r>
            </w:del>
          </w:p>
        </w:tc>
        <w:tc>
          <w:tcPr>
            <w:tcW w:w="789" w:type="dxa"/>
          </w:tcPr>
          <w:p w:rsidR="00642C93" w:rsidRDefault="00642C93" w:rsidP="00916A27">
            <w:pPr>
              <w:spacing w:line="300" w:lineRule="auto"/>
              <w:rPr>
                <w:rFonts w:ascii="Times New Roman" w:hAnsi="Times New Roman" w:cs="Times New Roman"/>
                <w:sz w:val="18"/>
                <w:szCs w:val="24"/>
              </w:rPr>
            </w:pPr>
            <w:del w:id="1021" w:author="User" w:date="2016-11-08T04:57:00Z">
              <w:r w:rsidDel="00366F8F">
                <w:rPr>
                  <w:rFonts w:ascii="Times New Roman" w:hAnsi="Times New Roman" w:cs="Times New Roman" w:hint="eastAsia"/>
                  <w:sz w:val="18"/>
                  <w:szCs w:val="24"/>
                </w:rPr>
                <w:delText>45.2</w:delText>
              </w:r>
            </w:del>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w:t>
            </w:r>
            <w:r w:rsidRPr="005025CB">
              <w:rPr>
                <w:rFonts w:ascii="Times New Roman" w:hAnsi="Times New Roman" w:cs="Times New Roman" w:hint="eastAsia"/>
                <w:sz w:val="18"/>
                <w:szCs w:val="18"/>
              </w:rPr>
              <w:t>35</w:t>
            </w:r>
            <w:r w:rsidRPr="005025CB">
              <w:rPr>
                <w:rFonts w:ascii="Times New Roman" w:hAnsi="Times New Roman" w:cs="Times New Roman"/>
                <w:sz w:val="18"/>
                <w:szCs w:val="18"/>
              </w:rPr>
              <w:t>]</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del w:id="1022" w:author="User" w:date="2016-11-08T04:57:00Z">
              <w:r w:rsidDel="00366F8F">
                <w:rPr>
                  <w:rFonts w:ascii="Times New Roman" w:hAnsi="Times New Roman" w:cs="Times New Roman" w:hint="eastAsia"/>
                  <w:sz w:val="18"/>
                  <w:szCs w:val="24"/>
                </w:rPr>
                <w:delText>77.8/72.0</w:delText>
              </w:r>
            </w:del>
          </w:p>
        </w:tc>
        <w:tc>
          <w:tcPr>
            <w:tcW w:w="1051" w:type="dxa"/>
          </w:tcPr>
          <w:p w:rsidR="00642C93" w:rsidRDefault="00642C93" w:rsidP="00916A27">
            <w:pPr>
              <w:spacing w:line="300" w:lineRule="auto"/>
              <w:rPr>
                <w:rFonts w:ascii="Times New Roman" w:hAnsi="Times New Roman" w:cs="Times New Roman"/>
                <w:sz w:val="18"/>
                <w:szCs w:val="24"/>
              </w:rPr>
            </w:pPr>
            <w:del w:id="1023" w:author="User" w:date="2016-11-08T04:57:00Z">
              <w:r w:rsidDel="00366F8F">
                <w:rPr>
                  <w:rFonts w:ascii="Times New Roman" w:hAnsi="Times New Roman" w:cs="Times New Roman" w:hint="eastAsia"/>
                  <w:sz w:val="18"/>
                  <w:szCs w:val="24"/>
                </w:rPr>
                <w:delText>48.9/27.9</w:delText>
              </w:r>
            </w:del>
          </w:p>
        </w:tc>
        <w:tc>
          <w:tcPr>
            <w:tcW w:w="1051" w:type="dxa"/>
          </w:tcPr>
          <w:p w:rsidR="00642C93" w:rsidRDefault="00642C93" w:rsidP="00916A27">
            <w:pPr>
              <w:spacing w:line="300" w:lineRule="auto"/>
              <w:rPr>
                <w:rFonts w:ascii="Times New Roman" w:hAnsi="Times New Roman" w:cs="Times New Roman"/>
                <w:sz w:val="18"/>
                <w:szCs w:val="24"/>
              </w:rPr>
            </w:pPr>
            <w:del w:id="1024" w:author="User" w:date="2016-11-08T04:57:00Z">
              <w:r w:rsidDel="00366F8F">
                <w:rPr>
                  <w:rFonts w:ascii="Times New Roman" w:hAnsi="Times New Roman" w:cs="Times New Roman" w:hint="eastAsia"/>
                  <w:sz w:val="18"/>
                  <w:szCs w:val="24"/>
                </w:rPr>
                <w:delText>8.9/30.8</w:delText>
              </w:r>
            </w:del>
          </w:p>
        </w:tc>
        <w:tc>
          <w:tcPr>
            <w:tcW w:w="1051" w:type="dxa"/>
          </w:tcPr>
          <w:p w:rsidR="00642C93" w:rsidRDefault="00642C93" w:rsidP="00916A27">
            <w:pPr>
              <w:spacing w:line="300" w:lineRule="auto"/>
              <w:rPr>
                <w:rFonts w:ascii="Times New Roman" w:hAnsi="Times New Roman" w:cs="Times New Roman"/>
                <w:sz w:val="18"/>
                <w:szCs w:val="24"/>
              </w:rPr>
            </w:pPr>
            <w:del w:id="1025" w:author="User" w:date="2016-11-08T04:57:00Z">
              <w:r w:rsidDel="00366F8F">
                <w:rPr>
                  <w:rFonts w:ascii="Times New Roman" w:hAnsi="Times New Roman" w:cs="Times New Roman" w:hint="eastAsia"/>
                  <w:sz w:val="18"/>
                  <w:szCs w:val="24"/>
                </w:rPr>
                <w:delText>27.1/44.6</w:delText>
              </w:r>
            </w:del>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del w:id="1026" w:author="User" w:date="2016-11-08T04:57:00Z">
              <w:r w:rsidDel="00366F8F">
                <w:rPr>
                  <w:rFonts w:ascii="Times New Roman" w:hAnsi="Times New Roman" w:cs="Times New Roman" w:hint="eastAsia"/>
                  <w:sz w:val="18"/>
                  <w:szCs w:val="24"/>
                </w:rPr>
                <w:delText>0/2.9</w:delText>
              </w:r>
            </w:del>
          </w:p>
        </w:tc>
        <w:tc>
          <w:tcPr>
            <w:tcW w:w="1051" w:type="dxa"/>
            <w:shd w:val="clear" w:color="auto" w:fill="auto"/>
          </w:tcPr>
          <w:p w:rsidR="00642C93" w:rsidRPr="00922CE6" w:rsidRDefault="00642C93" w:rsidP="00916A27">
            <w:pPr>
              <w:spacing w:line="300" w:lineRule="auto"/>
              <w:rPr>
                <w:rFonts w:ascii="Times New Roman" w:hAnsi="Times New Roman" w:cs="Times New Roman"/>
                <w:b/>
                <w:sz w:val="18"/>
                <w:szCs w:val="24"/>
              </w:rPr>
            </w:pPr>
            <w:del w:id="1027" w:author="User" w:date="2016-11-08T04:57:00Z">
              <w:r w:rsidRPr="00922CE6" w:rsidDel="00366F8F">
                <w:rPr>
                  <w:rFonts w:ascii="Times New Roman" w:hAnsi="Times New Roman" w:cs="Times New Roman" w:hint="eastAsia"/>
                  <w:b/>
                  <w:sz w:val="18"/>
                  <w:szCs w:val="24"/>
                </w:rPr>
                <w:delText>4.5/</w:delText>
              </w:r>
              <w:r w:rsidRPr="00922CE6" w:rsidDel="00366F8F">
                <w:rPr>
                  <w:rFonts w:ascii="Times New Roman" w:hAnsi="Times New Roman" w:cs="Times New Roman" w:hint="eastAsia"/>
                  <w:sz w:val="18"/>
                  <w:szCs w:val="24"/>
                </w:rPr>
                <w:delText>2.6</w:delText>
              </w:r>
            </w:del>
          </w:p>
        </w:tc>
        <w:tc>
          <w:tcPr>
            <w:tcW w:w="789" w:type="dxa"/>
            <w:shd w:val="clear" w:color="auto" w:fill="auto"/>
          </w:tcPr>
          <w:p w:rsidR="00642C93" w:rsidRPr="00922CE6" w:rsidRDefault="00642C93" w:rsidP="00916A27">
            <w:pPr>
              <w:spacing w:line="300" w:lineRule="auto"/>
              <w:rPr>
                <w:rFonts w:ascii="Times New Roman" w:hAnsi="Times New Roman" w:cs="Times New Roman"/>
                <w:b/>
                <w:sz w:val="18"/>
                <w:szCs w:val="24"/>
              </w:rPr>
            </w:pPr>
            <w:del w:id="1028" w:author="User" w:date="2016-11-08T04:57:00Z">
              <w:r w:rsidRPr="00922CE6" w:rsidDel="00366F8F">
                <w:rPr>
                  <w:rFonts w:ascii="Times New Roman" w:hAnsi="Times New Roman" w:cs="Times New Roman" w:hint="eastAsia"/>
                  <w:b/>
                  <w:sz w:val="18"/>
                  <w:szCs w:val="24"/>
                </w:rPr>
                <w:delText>5/1.3</w:delText>
              </w:r>
            </w:del>
          </w:p>
        </w:tc>
        <w:tc>
          <w:tcPr>
            <w:tcW w:w="789" w:type="dxa"/>
          </w:tcPr>
          <w:p w:rsidR="00642C93" w:rsidRDefault="00642C93" w:rsidP="00916A27">
            <w:pPr>
              <w:spacing w:line="300" w:lineRule="auto"/>
              <w:rPr>
                <w:rFonts w:ascii="Times New Roman" w:hAnsi="Times New Roman" w:cs="Times New Roman"/>
                <w:sz w:val="18"/>
                <w:szCs w:val="24"/>
              </w:rPr>
            </w:pPr>
            <w:del w:id="1029" w:author="User" w:date="2016-11-08T04:57:00Z">
              <w:r w:rsidDel="00366F8F">
                <w:rPr>
                  <w:rFonts w:ascii="Times New Roman" w:hAnsi="Times New Roman" w:cs="Times New Roman" w:hint="eastAsia"/>
                  <w:sz w:val="18"/>
                  <w:szCs w:val="24"/>
                </w:rPr>
                <w:delText>47.1</w:delText>
              </w:r>
            </w:del>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S</w:t>
            </w:r>
            <w:r w:rsidRPr="005025CB">
              <w:rPr>
                <w:rFonts w:ascii="Times New Roman" w:hAnsi="Times New Roman" w:cs="Times New Roman" w:hint="eastAsia"/>
                <w:sz w:val="18"/>
                <w:szCs w:val="18"/>
              </w:rPr>
              <w:t>cene</w:t>
            </w:r>
            <w:r w:rsidR="00E077AA">
              <w:rPr>
                <w:rFonts w:ascii="Times New Roman" w:hAnsi="Times New Roman" w:cs="Times New Roman" w:hint="eastAsia"/>
                <w:sz w:val="18"/>
                <w:szCs w:val="24"/>
              </w:rPr>
              <w:t xml:space="preserve"> VI</w:t>
            </w:r>
          </w:p>
        </w:tc>
        <w:tc>
          <w:tcPr>
            <w:tcW w:w="937"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natural terrain</w:t>
            </w:r>
          </w:p>
        </w:tc>
        <w:tc>
          <w:tcPr>
            <w:tcW w:w="1051"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high vegetation</w:t>
            </w:r>
          </w:p>
        </w:tc>
        <w:tc>
          <w:tcPr>
            <w:tcW w:w="1051"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low vegetation</w:t>
            </w:r>
          </w:p>
        </w:tc>
        <w:tc>
          <w:tcPr>
            <w:tcW w:w="1051" w:type="dxa"/>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buildings</w:t>
            </w:r>
          </w:p>
        </w:tc>
        <w:tc>
          <w:tcPr>
            <w:tcW w:w="920" w:type="dxa"/>
            <w:shd w:val="clear" w:color="auto" w:fill="auto"/>
            <w:tcMar>
              <w:left w:w="108" w:type="dxa"/>
            </w:tcMar>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hard scape</w:t>
            </w:r>
          </w:p>
        </w:tc>
        <w:tc>
          <w:tcPr>
            <w:tcW w:w="1051" w:type="dxa"/>
            <w:shd w:val="clear" w:color="auto" w:fill="auto"/>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scanning artefacts</w:t>
            </w:r>
          </w:p>
        </w:tc>
        <w:tc>
          <w:tcPr>
            <w:tcW w:w="789" w:type="dxa"/>
            <w:shd w:val="clear" w:color="auto" w:fill="auto"/>
          </w:tcPr>
          <w:p w:rsidR="00642C93" w:rsidRPr="00267D3D" w:rsidRDefault="00642C93" w:rsidP="00916A27">
            <w:pPr>
              <w:spacing w:line="300" w:lineRule="auto"/>
              <w:rPr>
                <w:rFonts w:ascii="Times New Roman" w:hAnsi="Times New Roman" w:cs="Times New Roman"/>
                <w:sz w:val="18"/>
                <w:szCs w:val="24"/>
              </w:rPr>
            </w:pPr>
            <w:r w:rsidRPr="00267D3D">
              <w:rPr>
                <w:rFonts w:ascii="Times New Roman" w:hAnsi="Times New Roman" w:cs="Times New Roman"/>
                <w:sz w:val="18"/>
                <w:szCs w:val="24"/>
              </w:rPr>
              <w:t>cars</w:t>
            </w:r>
          </w:p>
        </w:tc>
        <w:tc>
          <w:tcPr>
            <w:tcW w:w="789" w:type="dxa"/>
          </w:tcPr>
          <w:p w:rsidR="00642C93" w:rsidRPr="00267D3D" w:rsidRDefault="00642C93" w:rsidP="00916A27">
            <w:pPr>
              <w:spacing w:line="300" w:lineRule="auto"/>
              <w:rPr>
                <w:rFonts w:ascii="Times New Roman" w:hAnsi="Times New Roman" w:cs="Times New Roman"/>
                <w:sz w:val="18"/>
                <w:szCs w:val="24"/>
              </w:rPr>
            </w:pPr>
            <w:r w:rsidRPr="00864C6F">
              <w:rPr>
                <w:rFonts w:ascii="Times New Roman" w:hAnsi="Times New Roman" w:cs="Times New Roman"/>
                <w:sz w:val="18"/>
                <w:szCs w:val="24"/>
              </w:rPr>
              <w:t>Accuracy</w:t>
            </w:r>
          </w:p>
        </w:tc>
      </w:tr>
      <w:tr w:rsidR="00642C93" w:rsidRPr="00C54053" w:rsidTr="00916A27">
        <w:trPr>
          <w:trHeight w:val="675"/>
        </w:trPr>
        <w:tc>
          <w:tcPr>
            <w:tcW w:w="871" w:type="dxa"/>
            <w:shd w:val="clear" w:color="auto" w:fill="auto"/>
            <w:tcMar>
              <w:left w:w="108" w:type="dxa"/>
            </w:tcMar>
          </w:tcPr>
          <w:p w:rsidR="00642C93" w:rsidRPr="005025CB" w:rsidRDefault="00E077AA" w:rsidP="00E077AA">
            <w:pPr>
              <w:spacing w:line="300" w:lineRule="auto"/>
              <w:rPr>
                <w:rFonts w:ascii="Times New Roman" w:hAnsi="Times New Roman" w:cs="Times New Roman"/>
                <w:sz w:val="18"/>
                <w:szCs w:val="18"/>
              </w:rPr>
            </w:pPr>
            <w:r w:rsidRPr="00E077AA">
              <w:rPr>
                <w:rFonts w:ascii="Times New Roman" w:hAnsi="Times New Roman" w:cs="Times New Roman"/>
                <w:sz w:val="18"/>
                <w:szCs w:val="18"/>
              </w:rPr>
              <w:t>our Method</w:t>
            </w:r>
            <w:r w:rsidRPr="005025CB">
              <w:rPr>
                <w:rFonts w:ascii="Times New Roman" w:hAnsi="Times New Roman" w:cs="Times New Roman"/>
                <w:sz w:val="18"/>
                <w:szCs w:val="18"/>
              </w:rPr>
              <w:t xml:space="preserve"> </w:t>
            </w:r>
          </w:p>
        </w:tc>
        <w:tc>
          <w:tcPr>
            <w:tcW w:w="937" w:type="dxa"/>
            <w:shd w:val="clear" w:color="auto" w:fill="auto"/>
            <w:tcMar>
              <w:left w:w="108" w:type="dxa"/>
            </w:tcMar>
          </w:tcPr>
          <w:p w:rsidR="00642C93" w:rsidRPr="00922CE6" w:rsidRDefault="00FA316B" w:rsidP="00916A27">
            <w:pPr>
              <w:spacing w:line="300" w:lineRule="auto"/>
              <w:rPr>
                <w:rFonts w:ascii="Times New Roman" w:hAnsi="Times New Roman" w:cs="Times New Roman"/>
                <w:b/>
                <w:sz w:val="18"/>
                <w:szCs w:val="24"/>
              </w:rPr>
            </w:pPr>
            <w:r>
              <w:rPr>
                <w:rFonts w:ascii="Times New Roman" w:hAnsi="Times New Roman" w:cs="Times New Roman" w:hint="eastAsia"/>
                <w:b/>
                <w:sz w:val="18"/>
                <w:szCs w:val="24"/>
              </w:rPr>
              <w:t>98.68/99.52</w:t>
            </w:r>
          </w:p>
        </w:tc>
        <w:tc>
          <w:tcPr>
            <w:tcW w:w="1051" w:type="dxa"/>
          </w:tcPr>
          <w:p w:rsidR="00642C93" w:rsidRPr="00922CE6" w:rsidRDefault="00FA316B" w:rsidP="00916A27">
            <w:pPr>
              <w:spacing w:line="300" w:lineRule="auto"/>
              <w:rPr>
                <w:rFonts w:ascii="Times New Roman" w:hAnsi="Times New Roman" w:cs="Times New Roman"/>
                <w:b/>
                <w:sz w:val="18"/>
                <w:szCs w:val="24"/>
              </w:rPr>
            </w:pPr>
            <w:r>
              <w:rPr>
                <w:rFonts w:ascii="Times New Roman" w:hAnsi="Times New Roman" w:cs="Times New Roman" w:hint="eastAsia"/>
                <w:b/>
                <w:sz w:val="18"/>
                <w:szCs w:val="24"/>
              </w:rPr>
              <w:t>88.14/66.48</w:t>
            </w:r>
          </w:p>
        </w:tc>
        <w:tc>
          <w:tcPr>
            <w:tcW w:w="1051" w:type="dxa"/>
          </w:tcPr>
          <w:p w:rsidR="00642C93" w:rsidRPr="00922CE6" w:rsidRDefault="00FA316B"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4.05/31.11</w:t>
            </w:r>
          </w:p>
        </w:tc>
        <w:tc>
          <w:tcPr>
            <w:tcW w:w="1051" w:type="dxa"/>
          </w:tcPr>
          <w:p w:rsidR="00642C93" w:rsidRPr="00922CE6" w:rsidRDefault="00FA316B" w:rsidP="00916A27">
            <w:pPr>
              <w:spacing w:line="300" w:lineRule="auto"/>
              <w:rPr>
                <w:rFonts w:ascii="Times New Roman" w:hAnsi="Times New Roman" w:cs="Times New Roman"/>
                <w:b/>
                <w:sz w:val="18"/>
                <w:szCs w:val="24"/>
              </w:rPr>
            </w:pPr>
            <w:r>
              <w:rPr>
                <w:rFonts w:ascii="Times New Roman" w:hAnsi="Times New Roman" w:cs="Times New Roman" w:hint="eastAsia"/>
                <w:b/>
                <w:sz w:val="18"/>
                <w:szCs w:val="24"/>
              </w:rPr>
              <w:t>92.79/98.46</w:t>
            </w:r>
          </w:p>
        </w:tc>
        <w:tc>
          <w:tcPr>
            <w:tcW w:w="920" w:type="dxa"/>
            <w:shd w:val="clear" w:color="auto" w:fill="auto"/>
            <w:tcMar>
              <w:left w:w="108" w:type="dxa"/>
            </w:tcMar>
          </w:tcPr>
          <w:p w:rsidR="00642C93" w:rsidRPr="00922CE6" w:rsidRDefault="00FA316B" w:rsidP="00916A27">
            <w:pPr>
              <w:spacing w:line="300" w:lineRule="auto"/>
              <w:rPr>
                <w:rFonts w:ascii="Times New Roman" w:hAnsi="Times New Roman" w:cs="Times New Roman"/>
                <w:b/>
                <w:sz w:val="18"/>
                <w:szCs w:val="24"/>
              </w:rPr>
            </w:pPr>
            <w:r>
              <w:rPr>
                <w:rFonts w:ascii="Times New Roman" w:hAnsi="Times New Roman" w:cs="Times New Roman" w:hint="eastAsia"/>
                <w:b/>
                <w:sz w:val="18"/>
                <w:szCs w:val="24"/>
              </w:rPr>
              <w:t>66.61/5.21</w:t>
            </w:r>
          </w:p>
        </w:tc>
        <w:tc>
          <w:tcPr>
            <w:tcW w:w="1051" w:type="dxa"/>
            <w:shd w:val="clear" w:color="auto" w:fill="auto"/>
          </w:tcPr>
          <w:p w:rsidR="00642C93" w:rsidRPr="00922CE6" w:rsidRDefault="00FA316B"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43.81/2.17</w:t>
            </w:r>
          </w:p>
        </w:tc>
        <w:tc>
          <w:tcPr>
            <w:tcW w:w="789" w:type="dxa"/>
            <w:shd w:val="clear" w:color="auto" w:fill="auto"/>
          </w:tcPr>
          <w:p w:rsidR="00642C93" w:rsidRPr="00922CE6" w:rsidRDefault="00FA316B" w:rsidP="00916A27">
            <w:pPr>
              <w:spacing w:line="300" w:lineRule="auto"/>
              <w:rPr>
                <w:rFonts w:ascii="Times New Roman" w:hAnsi="Times New Roman" w:cs="Times New Roman"/>
                <w:sz w:val="18"/>
                <w:szCs w:val="24"/>
              </w:rPr>
            </w:pPr>
            <w:r>
              <w:rPr>
                <w:rFonts w:ascii="Times New Roman" w:hAnsi="Times New Roman" w:cs="Times New Roman" w:hint="eastAsia"/>
                <w:sz w:val="18"/>
                <w:szCs w:val="24"/>
              </w:rPr>
              <w:t>1.37/35.13</w:t>
            </w:r>
          </w:p>
        </w:tc>
        <w:tc>
          <w:tcPr>
            <w:tcW w:w="789" w:type="dxa"/>
          </w:tcPr>
          <w:p w:rsidR="00642C93" w:rsidRPr="00922CE6" w:rsidRDefault="00FA316B" w:rsidP="00916A27">
            <w:pPr>
              <w:spacing w:line="300" w:lineRule="auto"/>
              <w:rPr>
                <w:rFonts w:ascii="Times New Roman" w:hAnsi="Times New Roman" w:cs="Times New Roman"/>
                <w:b/>
                <w:sz w:val="18"/>
                <w:szCs w:val="24"/>
              </w:rPr>
            </w:pPr>
            <w:r>
              <w:rPr>
                <w:rFonts w:ascii="Times New Roman" w:hAnsi="Times New Roman" w:cs="Times New Roman" w:hint="eastAsia"/>
                <w:b/>
                <w:sz w:val="18"/>
                <w:szCs w:val="24"/>
              </w:rPr>
              <w:t>89.31</w:t>
            </w:r>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in[17]</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shd w:val="clear" w:color="auto" w:fill="auto"/>
          </w:tcPr>
          <w:p w:rsidR="00642C93" w:rsidRDefault="00642C93" w:rsidP="00916A27">
            <w:pPr>
              <w:spacing w:line="300" w:lineRule="auto"/>
              <w:rPr>
                <w:rFonts w:ascii="Times New Roman" w:hAnsi="Times New Roman" w:cs="Times New Roman"/>
                <w:sz w:val="18"/>
                <w:szCs w:val="24"/>
              </w:rPr>
            </w:pPr>
          </w:p>
        </w:tc>
        <w:tc>
          <w:tcPr>
            <w:tcW w:w="789" w:type="dxa"/>
            <w:shd w:val="clear" w:color="auto" w:fill="auto"/>
          </w:tcPr>
          <w:p w:rsidR="00642C93" w:rsidRDefault="00642C93" w:rsidP="00916A27">
            <w:pPr>
              <w:spacing w:line="300" w:lineRule="auto"/>
              <w:rPr>
                <w:rFonts w:ascii="Times New Roman" w:hAnsi="Times New Roman" w:cs="Times New Roman"/>
                <w:sz w:val="18"/>
                <w:szCs w:val="24"/>
              </w:rPr>
            </w:pPr>
          </w:p>
        </w:tc>
        <w:tc>
          <w:tcPr>
            <w:tcW w:w="789" w:type="dxa"/>
          </w:tcPr>
          <w:p w:rsidR="00642C93" w:rsidRDefault="00642C93" w:rsidP="00916A27">
            <w:pPr>
              <w:spacing w:line="300" w:lineRule="auto"/>
              <w:rPr>
                <w:rFonts w:ascii="Times New Roman" w:hAnsi="Times New Roman" w:cs="Times New Roman"/>
                <w:sz w:val="18"/>
                <w:szCs w:val="24"/>
              </w:rPr>
            </w:pPr>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w:t>
            </w:r>
            <w:r w:rsidRPr="005025CB">
              <w:rPr>
                <w:rFonts w:ascii="Times New Roman" w:hAnsi="Times New Roman" w:cs="Times New Roman" w:hint="eastAsia"/>
                <w:sz w:val="18"/>
                <w:szCs w:val="18"/>
              </w:rPr>
              <w:t>18</w:t>
            </w:r>
            <w:r w:rsidRPr="005025CB">
              <w:rPr>
                <w:rFonts w:ascii="Times New Roman" w:hAnsi="Times New Roman" w:cs="Times New Roman"/>
                <w:sz w:val="18"/>
                <w:szCs w:val="18"/>
              </w:rPr>
              <w:t>]</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shd w:val="clear" w:color="auto" w:fill="auto"/>
          </w:tcPr>
          <w:p w:rsidR="00642C93" w:rsidRDefault="00642C93" w:rsidP="00916A27">
            <w:pPr>
              <w:spacing w:line="300" w:lineRule="auto"/>
              <w:rPr>
                <w:rFonts w:ascii="Times New Roman" w:hAnsi="Times New Roman" w:cs="Times New Roman"/>
                <w:sz w:val="18"/>
                <w:szCs w:val="24"/>
              </w:rPr>
            </w:pPr>
          </w:p>
        </w:tc>
        <w:tc>
          <w:tcPr>
            <w:tcW w:w="789" w:type="dxa"/>
            <w:shd w:val="clear" w:color="auto" w:fill="auto"/>
          </w:tcPr>
          <w:p w:rsidR="00642C93" w:rsidRDefault="00642C93" w:rsidP="00916A27">
            <w:pPr>
              <w:spacing w:line="300" w:lineRule="auto"/>
              <w:rPr>
                <w:rFonts w:ascii="Times New Roman" w:hAnsi="Times New Roman" w:cs="Times New Roman"/>
                <w:sz w:val="18"/>
                <w:szCs w:val="24"/>
              </w:rPr>
            </w:pPr>
          </w:p>
        </w:tc>
        <w:tc>
          <w:tcPr>
            <w:tcW w:w="789" w:type="dxa"/>
          </w:tcPr>
          <w:p w:rsidR="00642C93" w:rsidRDefault="00642C93" w:rsidP="00916A27">
            <w:pPr>
              <w:spacing w:line="300" w:lineRule="auto"/>
              <w:rPr>
                <w:rFonts w:ascii="Times New Roman" w:hAnsi="Times New Roman" w:cs="Times New Roman"/>
                <w:sz w:val="18"/>
                <w:szCs w:val="24"/>
              </w:rPr>
            </w:pPr>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w:t>
            </w:r>
            <w:r w:rsidRPr="005025CB">
              <w:rPr>
                <w:rFonts w:ascii="Times New Roman" w:hAnsi="Times New Roman" w:cs="Times New Roman" w:hint="eastAsia"/>
                <w:sz w:val="18"/>
                <w:szCs w:val="18"/>
              </w:rPr>
              <w:t>4</w:t>
            </w:r>
            <w:r w:rsidRPr="005025CB">
              <w:rPr>
                <w:rFonts w:ascii="Times New Roman" w:hAnsi="Times New Roman" w:cs="Times New Roman"/>
                <w:sz w:val="18"/>
                <w:szCs w:val="18"/>
              </w:rPr>
              <w:t>]</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shd w:val="clear" w:color="auto" w:fill="auto"/>
          </w:tcPr>
          <w:p w:rsidR="00642C93" w:rsidRDefault="00642C93" w:rsidP="00916A27">
            <w:pPr>
              <w:spacing w:line="300" w:lineRule="auto"/>
              <w:rPr>
                <w:rFonts w:ascii="Times New Roman" w:hAnsi="Times New Roman" w:cs="Times New Roman"/>
                <w:sz w:val="18"/>
                <w:szCs w:val="24"/>
              </w:rPr>
            </w:pPr>
          </w:p>
        </w:tc>
        <w:tc>
          <w:tcPr>
            <w:tcW w:w="789" w:type="dxa"/>
            <w:shd w:val="clear" w:color="auto" w:fill="auto"/>
          </w:tcPr>
          <w:p w:rsidR="00642C93" w:rsidRDefault="00642C93" w:rsidP="00916A27">
            <w:pPr>
              <w:spacing w:line="300" w:lineRule="auto"/>
              <w:rPr>
                <w:rFonts w:ascii="Times New Roman" w:hAnsi="Times New Roman" w:cs="Times New Roman"/>
                <w:sz w:val="18"/>
                <w:szCs w:val="24"/>
              </w:rPr>
            </w:pPr>
          </w:p>
        </w:tc>
        <w:tc>
          <w:tcPr>
            <w:tcW w:w="789" w:type="dxa"/>
          </w:tcPr>
          <w:p w:rsidR="00642C93" w:rsidRDefault="00642C93" w:rsidP="00916A27">
            <w:pPr>
              <w:spacing w:line="300" w:lineRule="auto"/>
              <w:rPr>
                <w:rFonts w:ascii="Times New Roman" w:hAnsi="Times New Roman" w:cs="Times New Roman"/>
                <w:sz w:val="18"/>
                <w:szCs w:val="24"/>
              </w:rPr>
            </w:pPr>
          </w:p>
        </w:tc>
      </w:tr>
      <w:tr w:rsidR="00642C93" w:rsidRPr="00C54053" w:rsidTr="00916A27">
        <w:trPr>
          <w:trHeight w:val="675"/>
        </w:trPr>
        <w:tc>
          <w:tcPr>
            <w:tcW w:w="871" w:type="dxa"/>
            <w:shd w:val="clear" w:color="auto" w:fill="auto"/>
            <w:tcMar>
              <w:left w:w="108" w:type="dxa"/>
            </w:tcMar>
          </w:tcPr>
          <w:p w:rsidR="00642C93" w:rsidRPr="005025CB" w:rsidRDefault="00642C93" w:rsidP="00916A27">
            <w:pPr>
              <w:spacing w:line="300" w:lineRule="auto"/>
              <w:rPr>
                <w:rFonts w:ascii="Times New Roman" w:hAnsi="Times New Roman" w:cs="Times New Roman"/>
                <w:sz w:val="18"/>
                <w:szCs w:val="18"/>
              </w:rPr>
            </w:pPr>
            <w:r w:rsidRPr="005025CB">
              <w:rPr>
                <w:rFonts w:ascii="Times New Roman" w:hAnsi="Times New Roman" w:cs="Times New Roman"/>
                <w:sz w:val="18"/>
                <w:szCs w:val="18"/>
              </w:rPr>
              <w:t>Method in[</w:t>
            </w:r>
            <w:r w:rsidRPr="005025CB">
              <w:rPr>
                <w:rFonts w:ascii="Times New Roman" w:hAnsi="Times New Roman" w:cs="Times New Roman" w:hint="eastAsia"/>
                <w:sz w:val="18"/>
                <w:szCs w:val="18"/>
              </w:rPr>
              <w:t>35</w:t>
            </w:r>
            <w:r w:rsidRPr="005025CB">
              <w:rPr>
                <w:rFonts w:ascii="Times New Roman" w:hAnsi="Times New Roman" w:cs="Times New Roman"/>
                <w:sz w:val="18"/>
                <w:szCs w:val="18"/>
              </w:rPr>
              <w:t>]</w:t>
            </w:r>
          </w:p>
        </w:tc>
        <w:tc>
          <w:tcPr>
            <w:tcW w:w="937"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1051" w:type="dxa"/>
          </w:tcPr>
          <w:p w:rsidR="00642C93" w:rsidRDefault="00642C93" w:rsidP="00916A27">
            <w:pPr>
              <w:spacing w:line="300" w:lineRule="auto"/>
              <w:rPr>
                <w:rFonts w:ascii="Times New Roman" w:hAnsi="Times New Roman" w:cs="Times New Roman"/>
                <w:sz w:val="18"/>
                <w:szCs w:val="24"/>
              </w:rPr>
            </w:pPr>
          </w:p>
        </w:tc>
        <w:tc>
          <w:tcPr>
            <w:tcW w:w="920" w:type="dxa"/>
            <w:shd w:val="clear" w:color="auto" w:fill="auto"/>
            <w:tcMar>
              <w:left w:w="108" w:type="dxa"/>
            </w:tcMar>
          </w:tcPr>
          <w:p w:rsidR="00642C93" w:rsidRDefault="00642C93" w:rsidP="00916A27">
            <w:pPr>
              <w:spacing w:line="300" w:lineRule="auto"/>
              <w:rPr>
                <w:rFonts w:ascii="Times New Roman" w:hAnsi="Times New Roman" w:cs="Times New Roman"/>
                <w:sz w:val="18"/>
                <w:szCs w:val="24"/>
              </w:rPr>
            </w:pPr>
          </w:p>
        </w:tc>
        <w:tc>
          <w:tcPr>
            <w:tcW w:w="1051" w:type="dxa"/>
            <w:shd w:val="clear" w:color="auto" w:fill="auto"/>
          </w:tcPr>
          <w:p w:rsidR="00642C93" w:rsidRPr="00922CE6" w:rsidRDefault="00642C93" w:rsidP="00916A27">
            <w:pPr>
              <w:spacing w:line="300" w:lineRule="auto"/>
              <w:rPr>
                <w:rFonts w:ascii="Times New Roman" w:hAnsi="Times New Roman" w:cs="Times New Roman"/>
                <w:b/>
                <w:sz w:val="18"/>
                <w:szCs w:val="24"/>
              </w:rPr>
            </w:pPr>
          </w:p>
        </w:tc>
        <w:tc>
          <w:tcPr>
            <w:tcW w:w="789" w:type="dxa"/>
            <w:shd w:val="clear" w:color="auto" w:fill="auto"/>
          </w:tcPr>
          <w:p w:rsidR="00642C93" w:rsidRPr="00922CE6" w:rsidRDefault="00642C93" w:rsidP="00916A27">
            <w:pPr>
              <w:spacing w:line="300" w:lineRule="auto"/>
              <w:rPr>
                <w:rFonts w:ascii="Times New Roman" w:hAnsi="Times New Roman" w:cs="Times New Roman"/>
                <w:b/>
                <w:sz w:val="18"/>
                <w:szCs w:val="24"/>
              </w:rPr>
            </w:pPr>
          </w:p>
        </w:tc>
        <w:tc>
          <w:tcPr>
            <w:tcW w:w="789" w:type="dxa"/>
          </w:tcPr>
          <w:p w:rsidR="00642C93" w:rsidRDefault="00642C93" w:rsidP="00916A27">
            <w:pPr>
              <w:spacing w:line="300" w:lineRule="auto"/>
              <w:rPr>
                <w:rFonts w:ascii="Times New Roman" w:hAnsi="Times New Roman" w:cs="Times New Roman"/>
                <w:sz w:val="18"/>
                <w:szCs w:val="24"/>
              </w:rPr>
            </w:pPr>
          </w:p>
        </w:tc>
      </w:tr>
    </w:tbl>
    <w:p w:rsidR="00642C93" w:rsidRDefault="00642C93" w:rsidP="00642C93">
      <w:pPr>
        <w:spacing w:line="300" w:lineRule="auto"/>
        <w:ind w:firstLine="482"/>
        <w:jc w:val="left"/>
        <w:rPr>
          <w:rFonts w:ascii="Times New Roman" w:hAnsi="Times New Roman" w:cs="Times New Roman"/>
          <w:b/>
          <w:sz w:val="24"/>
          <w:szCs w:val="24"/>
        </w:rPr>
      </w:pPr>
    </w:p>
    <w:p w:rsidR="00642C93" w:rsidRDefault="00642C93" w:rsidP="00642C93">
      <w:pPr>
        <w:spacing w:line="300" w:lineRule="auto"/>
        <w:jc w:val="left"/>
        <w:rPr>
          <w:rFonts w:ascii="Times New Roman" w:hAnsi="Times New Roman" w:cs="Times New Roman"/>
          <w:b/>
          <w:sz w:val="24"/>
          <w:szCs w:val="24"/>
        </w:rPr>
      </w:pPr>
      <w:r w:rsidRPr="00CB0749">
        <w:rPr>
          <w:rFonts w:ascii="Times New Roman" w:hAnsi="Times New Roman" w:cs="Times New Roman"/>
          <w:b/>
          <w:noProof/>
          <w:sz w:val="24"/>
          <w:szCs w:val="24"/>
        </w:rPr>
        <w:lastRenderedPageBreak/>
        <w:drawing>
          <wp:inline distT="0" distB="0" distL="0" distR="0" wp14:anchorId="7A2B1D87" wp14:editId="6318CF42">
            <wp:extent cx="2568271" cy="1598908"/>
            <wp:effectExtent l="0" t="0" r="3810" b="1905"/>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5664" cy="1597285"/>
                    </a:xfrm>
                    <a:prstGeom prst="rect">
                      <a:avLst/>
                    </a:prstGeom>
                  </pic:spPr>
                </pic:pic>
              </a:graphicData>
            </a:graphic>
          </wp:inline>
        </w:drawing>
      </w:r>
      <w:ins w:id="1030" w:author="User" w:date="2016-11-08T03:12:00Z">
        <w:r w:rsidR="007C6C7F">
          <w:rPr>
            <w:rFonts w:ascii="Times New Roman" w:hAnsi="Times New Roman" w:cs="Times New Roman"/>
            <w:b/>
            <w:noProof/>
            <w:sz w:val="24"/>
            <w:szCs w:val="24"/>
            <w:rPrChange w:id="1031">
              <w:rPr>
                <w:noProof/>
              </w:rPr>
            </w:rPrChange>
          </w:rPr>
          <w:drawing>
            <wp:inline distT="0" distB="0" distL="0" distR="0" wp14:anchorId="49D4038C" wp14:editId="6598F344">
              <wp:extent cx="2449773" cy="131867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4019" cy="1320962"/>
                      </a:xfrm>
                      <a:prstGeom prst="rect">
                        <a:avLst/>
                      </a:prstGeom>
                    </pic:spPr>
                  </pic:pic>
                </a:graphicData>
              </a:graphic>
            </wp:inline>
          </w:drawing>
        </w:r>
      </w:ins>
    </w:p>
    <w:p w:rsidR="00642C93" w:rsidRDefault="00642C93" w:rsidP="00642C93">
      <w:pPr>
        <w:spacing w:line="300" w:lineRule="auto"/>
        <w:jc w:val="left"/>
        <w:rPr>
          <w:rFonts w:ascii="Times New Roman" w:hAnsi="Times New Roman" w:cs="Times New Roman"/>
          <w:b/>
          <w:sz w:val="24"/>
          <w:szCs w:val="24"/>
        </w:rPr>
      </w:pPr>
      <w:r>
        <w:rPr>
          <w:rFonts w:ascii="Times New Roman" w:hAnsi="Times New Roman" w:cs="Times New Roman" w:hint="eastAsia"/>
          <w:b/>
          <w:sz w:val="24"/>
          <w:szCs w:val="24"/>
        </w:rPr>
        <w:t xml:space="preserve">           </w:t>
      </w:r>
      <w:r w:rsidRPr="005025CB">
        <w:rPr>
          <w:rFonts w:ascii="Times New Roman" w:hAnsi="Times New Roman" w:cs="Times New Roman"/>
          <w:sz w:val="24"/>
          <w:szCs w:val="24"/>
        </w:rPr>
        <w:t xml:space="preserve">                (a)</w:t>
      </w:r>
      <w:r w:rsidR="007214AC">
        <w:rPr>
          <w:rFonts w:ascii="Times New Roman" w:hAnsi="Times New Roman" w:cs="Times New Roman" w:hint="eastAsia"/>
          <w:sz w:val="24"/>
          <w:szCs w:val="24"/>
        </w:rPr>
        <w:t>Scene IV</w:t>
      </w:r>
      <w:r w:rsidRPr="005025CB">
        <w:rPr>
          <w:rFonts w:ascii="Times New Roman" w:hAnsi="Times New Roman" w:cs="Times New Roman"/>
          <w:sz w:val="24"/>
          <w:szCs w:val="24"/>
        </w:rPr>
        <w:t xml:space="preserve">                                              (b</w:t>
      </w:r>
      <w:proofErr w:type="gramStart"/>
      <w:r w:rsidRPr="005025CB">
        <w:rPr>
          <w:rFonts w:ascii="Times New Roman" w:hAnsi="Times New Roman" w:cs="Times New Roman"/>
          <w:sz w:val="24"/>
          <w:szCs w:val="24"/>
        </w:rPr>
        <w:t>)</w:t>
      </w:r>
      <w:r w:rsidR="007214AC">
        <w:rPr>
          <w:rFonts w:ascii="Times New Roman" w:hAnsi="Times New Roman" w:cs="Times New Roman" w:hint="eastAsia"/>
          <w:sz w:val="24"/>
          <w:szCs w:val="24"/>
        </w:rPr>
        <w:t>training</w:t>
      </w:r>
      <w:proofErr w:type="gramEnd"/>
      <w:r w:rsidR="007214AC">
        <w:rPr>
          <w:rFonts w:ascii="Times New Roman" w:hAnsi="Times New Roman" w:cs="Times New Roman" w:hint="eastAsia"/>
          <w:sz w:val="24"/>
          <w:szCs w:val="24"/>
        </w:rPr>
        <w:t xml:space="preserve"> data</w:t>
      </w:r>
    </w:p>
    <w:p w:rsidR="00642C93" w:rsidRDefault="00642C93" w:rsidP="00642C93">
      <w:pPr>
        <w:spacing w:line="300" w:lineRule="auto"/>
        <w:jc w:val="left"/>
        <w:rPr>
          <w:rFonts w:ascii="Times New Roman" w:hAnsi="Times New Roman" w:cs="Times New Roman"/>
          <w:b/>
          <w:sz w:val="24"/>
          <w:szCs w:val="24"/>
        </w:rPr>
      </w:pPr>
    </w:p>
    <w:p w:rsidR="00642C93" w:rsidRDefault="00642C93" w:rsidP="00642C93">
      <w:pPr>
        <w:spacing w:line="300" w:lineRule="auto"/>
        <w:ind w:firstLine="482"/>
        <w:jc w:val="left"/>
        <w:rPr>
          <w:rFonts w:ascii="Times New Roman" w:hAnsi="Times New Roman" w:cs="Times New Roman"/>
          <w:b/>
          <w:sz w:val="24"/>
          <w:szCs w:val="24"/>
        </w:rPr>
      </w:pPr>
    </w:p>
    <w:p w:rsidR="00642C93" w:rsidRDefault="00642C93" w:rsidP="00642C93">
      <w:pPr>
        <w:spacing w:line="300" w:lineRule="auto"/>
        <w:jc w:val="left"/>
        <w:rPr>
          <w:rFonts w:ascii="Times New Roman" w:hAnsi="Times New Roman" w:cs="Times New Roman"/>
          <w:b/>
          <w:sz w:val="24"/>
          <w:szCs w:val="24"/>
        </w:rPr>
      </w:pPr>
      <w:r w:rsidRPr="00CB0749">
        <w:rPr>
          <w:rFonts w:ascii="Times New Roman" w:hAnsi="Times New Roman" w:cs="Times New Roman"/>
          <w:b/>
          <w:noProof/>
          <w:sz w:val="24"/>
          <w:szCs w:val="24"/>
        </w:rPr>
        <w:drawing>
          <wp:inline distT="0" distB="0" distL="0" distR="0" wp14:anchorId="37B956A3" wp14:editId="5C3D8A5F">
            <wp:extent cx="2425148" cy="1998279"/>
            <wp:effectExtent l="0" t="0" r="0" b="2540"/>
            <wp:docPr id="1603" name="图片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22687" cy="1996251"/>
                    </a:xfrm>
                    <a:prstGeom prst="rect">
                      <a:avLst/>
                    </a:prstGeom>
                  </pic:spPr>
                </pic:pic>
              </a:graphicData>
            </a:graphic>
          </wp:inline>
        </w:drawing>
      </w:r>
      <w:r>
        <w:rPr>
          <w:rFonts w:ascii="Times New Roman" w:hAnsi="Times New Roman" w:cs="Times New Roman" w:hint="eastAsia"/>
          <w:b/>
          <w:noProof/>
          <w:sz w:val="24"/>
          <w:szCs w:val="24"/>
        </w:rPr>
        <w:drawing>
          <wp:inline distT="0" distB="0" distL="0" distR="0" wp14:anchorId="3FF25293" wp14:editId="4E56B91A">
            <wp:extent cx="2368241" cy="1924216"/>
            <wp:effectExtent l="0" t="0" r="0" b="0"/>
            <wp:docPr id="1611" name="图片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67377" cy="1923514"/>
                    </a:xfrm>
                    <a:prstGeom prst="rect">
                      <a:avLst/>
                    </a:prstGeom>
                  </pic:spPr>
                </pic:pic>
              </a:graphicData>
            </a:graphic>
          </wp:inline>
        </w:drawing>
      </w:r>
    </w:p>
    <w:p w:rsidR="00642C93" w:rsidRDefault="00642C93" w:rsidP="00642C93">
      <w:pPr>
        <w:spacing w:line="300" w:lineRule="auto"/>
        <w:ind w:firstLineChars="686" w:firstLine="1646"/>
        <w:jc w:val="left"/>
        <w:rPr>
          <w:rFonts w:ascii="Times New Roman" w:hAnsi="Times New Roman" w:cs="Times New Roman"/>
          <w:b/>
          <w:sz w:val="24"/>
          <w:szCs w:val="24"/>
        </w:rPr>
      </w:pPr>
      <w:r w:rsidRPr="005025CB">
        <w:rPr>
          <w:rFonts w:ascii="Times New Roman" w:hAnsi="Times New Roman" w:cs="Times New Roman"/>
          <w:sz w:val="24"/>
          <w:szCs w:val="24"/>
        </w:rPr>
        <w:t>(c)</w:t>
      </w:r>
      <w:r w:rsidR="007214AC" w:rsidRPr="007214AC">
        <w:rPr>
          <w:rFonts w:ascii="Times New Roman" w:hAnsi="Times New Roman" w:cs="Times New Roman" w:hint="eastAsia"/>
          <w:sz w:val="24"/>
          <w:szCs w:val="24"/>
        </w:rPr>
        <w:t xml:space="preserve"> </w:t>
      </w:r>
      <w:r w:rsidR="007214AC">
        <w:rPr>
          <w:rFonts w:ascii="Times New Roman" w:hAnsi="Times New Roman" w:cs="Times New Roman" w:hint="eastAsia"/>
          <w:sz w:val="24"/>
          <w:szCs w:val="24"/>
        </w:rPr>
        <w:t>Scene V</w:t>
      </w:r>
      <w:r w:rsidRPr="005025CB">
        <w:rPr>
          <w:rFonts w:ascii="Times New Roman" w:hAnsi="Times New Roman" w:cs="Times New Roman"/>
          <w:sz w:val="24"/>
          <w:szCs w:val="24"/>
        </w:rPr>
        <w:t xml:space="preserve">                                           (d)</w:t>
      </w:r>
      <w:r w:rsidRPr="00434ECF">
        <w:rPr>
          <w:rFonts w:ascii="Times New Roman" w:hAnsi="Times New Roman" w:cs="Times New Roman" w:hint="eastAsia"/>
          <w:sz w:val="24"/>
          <w:szCs w:val="24"/>
        </w:rPr>
        <w:t xml:space="preserve"> </w:t>
      </w:r>
      <w:r w:rsidR="007214AC">
        <w:rPr>
          <w:rFonts w:ascii="Times New Roman" w:hAnsi="Times New Roman" w:cs="Times New Roman" w:hint="eastAsia"/>
          <w:sz w:val="24"/>
          <w:szCs w:val="24"/>
        </w:rPr>
        <w:t>result of Scene V</w:t>
      </w:r>
    </w:p>
    <w:p w:rsidR="00642C93" w:rsidRDefault="00642C93" w:rsidP="00642C93">
      <w:pPr>
        <w:spacing w:line="300" w:lineRule="auto"/>
        <w:jc w:val="left"/>
        <w:rPr>
          <w:rFonts w:ascii="Times New Roman" w:hAnsi="Times New Roman" w:cs="Times New Roman"/>
          <w:b/>
          <w:sz w:val="24"/>
          <w:szCs w:val="24"/>
        </w:rPr>
      </w:pPr>
      <w:r w:rsidRPr="00CB0749">
        <w:rPr>
          <w:rFonts w:ascii="Times New Roman" w:hAnsi="Times New Roman" w:cs="Times New Roman"/>
          <w:b/>
          <w:noProof/>
          <w:sz w:val="24"/>
          <w:szCs w:val="24"/>
        </w:rPr>
        <w:drawing>
          <wp:inline distT="0" distB="0" distL="0" distR="0" wp14:anchorId="70080344" wp14:editId="7E724C53">
            <wp:extent cx="2446907" cy="1365153"/>
            <wp:effectExtent l="0" t="0" r="0" b="6985"/>
            <wp:docPr id="1602" name="图片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44423" cy="1363767"/>
                    </a:xfrm>
                    <a:prstGeom prst="rect">
                      <a:avLst/>
                    </a:prstGeom>
                  </pic:spPr>
                </pic:pic>
              </a:graphicData>
            </a:graphic>
          </wp:inline>
        </w:drawing>
      </w:r>
      <w:r w:rsidR="00B95A62">
        <w:rPr>
          <w:rFonts w:ascii="Times New Roman" w:hAnsi="Times New Roman" w:cs="Times New Roman"/>
          <w:b/>
          <w:noProof/>
          <w:sz w:val="24"/>
          <w:szCs w:val="24"/>
        </w:rPr>
        <w:drawing>
          <wp:inline distT="0" distB="0" distL="0" distR="0" wp14:anchorId="01E6F954" wp14:editId="14F7B1A8">
            <wp:extent cx="2210938" cy="12816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sul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11245" cy="1281861"/>
                    </a:xfrm>
                    <a:prstGeom prst="rect">
                      <a:avLst/>
                    </a:prstGeom>
                  </pic:spPr>
                </pic:pic>
              </a:graphicData>
            </a:graphic>
          </wp:inline>
        </w:drawing>
      </w:r>
    </w:p>
    <w:p w:rsidR="007214AC" w:rsidRDefault="00642C93" w:rsidP="007214AC">
      <w:pPr>
        <w:spacing w:line="300" w:lineRule="auto"/>
        <w:ind w:firstLineChars="686" w:firstLine="1646"/>
        <w:jc w:val="left"/>
        <w:rPr>
          <w:rFonts w:ascii="Times New Roman" w:hAnsi="Times New Roman" w:cs="Times New Roman"/>
          <w:b/>
          <w:sz w:val="24"/>
          <w:szCs w:val="24"/>
        </w:rPr>
      </w:pPr>
      <w:r w:rsidRPr="005025CB">
        <w:rPr>
          <w:rFonts w:ascii="Times New Roman" w:hAnsi="Times New Roman" w:cs="Times New Roman"/>
          <w:sz w:val="24"/>
          <w:szCs w:val="24"/>
        </w:rPr>
        <w:t>(e)</w:t>
      </w:r>
      <w:r w:rsidR="007214AC" w:rsidRPr="007214AC">
        <w:rPr>
          <w:rFonts w:ascii="Times New Roman" w:hAnsi="Times New Roman" w:cs="Times New Roman" w:hint="eastAsia"/>
          <w:sz w:val="24"/>
          <w:szCs w:val="24"/>
        </w:rPr>
        <w:t xml:space="preserve"> </w:t>
      </w:r>
      <w:r w:rsidR="007214AC">
        <w:rPr>
          <w:rFonts w:ascii="Times New Roman" w:hAnsi="Times New Roman" w:cs="Times New Roman" w:hint="eastAsia"/>
          <w:sz w:val="24"/>
          <w:szCs w:val="24"/>
        </w:rPr>
        <w:t>Scene VI</w:t>
      </w:r>
      <w:r w:rsidRPr="005025CB">
        <w:rPr>
          <w:rFonts w:ascii="Times New Roman" w:hAnsi="Times New Roman" w:cs="Times New Roman"/>
          <w:sz w:val="24"/>
          <w:szCs w:val="24"/>
        </w:rPr>
        <w:t xml:space="preserve">                                           (f)</w:t>
      </w:r>
      <w:r w:rsidRPr="00434ECF">
        <w:rPr>
          <w:rFonts w:ascii="Times New Roman" w:hAnsi="Times New Roman" w:cs="Times New Roman" w:hint="eastAsia"/>
          <w:sz w:val="24"/>
          <w:szCs w:val="24"/>
        </w:rPr>
        <w:t xml:space="preserve"> </w:t>
      </w:r>
      <w:r w:rsidR="007214AC">
        <w:rPr>
          <w:rFonts w:ascii="Times New Roman" w:hAnsi="Times New Roman" w:cs="Times New Roman" w:hint="eastAsia"/>
          <w:sz w:val="24"/>
          <w:szCs w:val="24"/>
        </w:rPr>
        <w:t>result of Scene VI</w:t>
      </w:r>
    </w:p>
    <w:p w:rsidR="00A3160B" w:rsidRPr="00642C93" w:rsidRDefault="007214AC" w:rsidP="007214AC">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Fig.</w:t>
      </w:r>
      <w:r w:rsidR="00642C93" w:rsidRPr="00CD6E9E">
        <w:rPr>
          <w:rFonts w:ascii="Times New Roman" w:hAnsi="Times New Roman" w:cs="Times New Roman" w:hint="eastAsia"/>
          <w:sz w:val="24"/>
          <w:szCs w:val="24"/>
        </w:rPr>
        <w:t>5</w:t>
      </w:r>
      <w:r w:rsidRPr="007214AC">
        <w:rPr>
          <w:rFonts w:ascii="Times New Roman" w:hAnsi="Times New Roman" w:cs="Times New Roman" w:hint="eastAsia"/>
          <w:sz w:val="24"/>
          <w:szCs w:val="24"/>
        </w:rPr>
        <w:t xml:space="preserve"> </w:t>
      </w:r>
      <w:r>
        <w:rPr>
          <w:rFonts w:ascii="Times New Roman" w:hAnsi="Times New Roman" w:cs="Times New Roman" w:hint="eastAsia"/>
          <w:sz w:val="24"/>
          <w:szCs w:val="24"/>
        </w:rPr>
        <w:t>the scene IV-VI, the training data and the results of scene V and VI</w:t>
      </w:r>
    </w:p>
    <w:p w:rsidR="00A51AE6" w:rsidRDefault="006E470A">
      <w:pPr>
        <w:spacing w:line="300" w:lineRule="auto"/>
        <w:ind w:firstLine="482"/>
        <w:rPr>
          <w:ins w:id="1032" w:author="User" w:date="2016-11-08T01:44:00Z"/>
          <w:rFonts w:ascii="Times New Roman" w:hAnsi="Times New Roman" w:cs="Times New Roman"/>
          <w:sz w:val="24"/>
          <w:szCs w:val="24"/>
        </w:rPr>
        <w:pPrChange w:id="1033" w:author="User" w:date="2016-11-08T03:20:00Z">
          <w:pPr>
            <w:spacing w:line="300" w:lineRule="auto"/>
            <w:ind w:firstLine="482"/>
            <w:jc w:val="left"/>
          </w:pPr>
        </w:pPrChange>
      </w:pPr>
      <w:r>
        <w:rPr>
          <w:rFonts w:ascii="Times New Roman" w:hAnsi="Times New Roman" w:cs="Times New Roman"/>
          <w:sz w:val="24"/>
          <w:szCs w:val="24"/>
        </w:rPr>
        <w:t>T</w:t>
      </w:r>
      <w:r>
        <w:rPr>
          <w:rFonts w:ascii="Times New Roman" w:hAnsi="Times New Roman" w:cs="Times New Roman" w:hint="eastAsia"/>
          <w:sz w:val="24"/>
          <w:szCs w:val="24"/>
        </w:rPr>
        <w:t>he</w:t>
      </w:r>
      <w:r w:rsidR="00916A27">
        <w:rPr>
          <w:rFonts w:ascii="Times New Roman" w:hAnsi="Times New Roman" w:cs="Times New Roman" w:hint="eastAsia"/>
          <w:sz w:val="24"/>
          <w:szCs w:val="24"/>
        </w:rPr>
        <w:t xml:space="preserve"> </w:t>
      </w:r>
      <w:r w:rsidR="00916A27">
        <w:rPr>
          <w:rFonts w:ascii="Times New Roman" w:hAnsi="Times New Roman" w:cs="Times New Roman"/>
          <w:sz w:val="24"/>
          <w:szCs w:val="24"/>
        </w:rPr>
        <w:t>classification</w:t>
      </w:r>
      <w:r w:rsidR="00916A27">
        <w:rPr>
          <w:rFonts w:ascii="Times New Roman" w:hAnsi="Times New Roman" w:cs="Times New Roman" w:hint="eastAsia"/>
          <w:sz w:val="24"/>
          <w:szCs w:val="24"/>
        </w:rPr>
        <w:t xml:space="preserve"> results are not </w:t>
      </w:r>
      <w:r w:rsidR="00916A27">
        <w:rPr>
          <w:rFonts w:ascii="Times New Roman" w:hAnsi="Times New Roman" w:cs="Times New Roman"/>
          <w:sz w:val="24"/>
          <w:szCs w:val="24"/>
        </w:rPr>
        <w:t>as</w:t>
      </w:r>
      <w:r w:rsidR="00916A27">
        <w:rPr>
          <w:rFonts w:ascii="Times New Roman" w:hAnsi="Times New Roman" w:cs="Times New Roman" w:hint="eastAsia"/>
          <w:sz w:val="24"/>
          <w:szCs w:val="24"/>
        </w:rPr>
        <w:t xml:space="preserve"> good as the before three scene</w:t>
      </w:r>
      <w:r w:rsidR="00EE716E">
        <w:rPr>
          <w:rFonts w:ascii="Times New Roman" w:hAnsi="Times New Roman" w:cs="Times New Roman" w:hint="eastAsia"/>
          <w:sz w:val="24"/>
          <w:szCs w:val="24"/>
        </w:rPr>
        <w:t>s</w:t>
      </w:r>
      <w:r w:rsidR="00916A27">
        <w:rPr>
          <w:rFonts w:ascii="Times New Roman" w:hAnsi="Times New Roman" w:cs="Times New Roman" w:hint="eastAsia"/>
          <w:sz w:val="24"/>
          <w:szCs w:val="24"/>
        </w:rPr>
        <w:t xml:space="preserve">. This is because </w:t>
      </w:r>
      <w:r w:rsidR="00EE716E">
        <w:rPr>
          <w:rFonts w:ascii="Times New Roman" w:hAnsi="Times New Roman" w:cs="Times New Roman" w:hint="eastAsia"/>
          <w:sz w:val="24"/>
          <w:szCs w:val="24"/>
        </w:rPr>
        <w:t>here</w:t>
      </w:r>
      <w:r w:rsidR="00916A27">
        <w:rPr>
          <w:rFonts w:ascii="Times New Roman" w:hAnsi="Times New Roman" w:cs="Times New Roman" w:hint="eastAsia"/>
          <w:sz w:val="24"/>
          <w:szCs w:val="24"/>
        </w:rPr>
        <w:t xml:space="preserve">, the classes are </w:t>
      </w:r>
      <w:r w:rsidR="00916A27">
        <w:rPr>
          <w:rFonts w:ascii="Times New Roman" w:hAnsi="Times New Roman" w:cs="Times New Roman"/>
          <w:sz w:val="24"/>
          <w:szCs w:val="24"/>
        </w:rPr>
        <w:t>similar</w:t>
      </w:r>
      <w:r w:rsidR="00916A27">
        <w:rPr>
          <w:rFonts w:ascii="Times New Roman" w:hAnsi="Times New Roman" w:cs="Times New Roman" w:hint="eastAsia"/>
          <w:sz w:val="24"/>
          <w:szCs w:val="24"/>
        </w:rPr>
        <w:t xml:space="preserve"> for shapes of </w:t>
      </w:r>
      <w:ins w:id="1034" w:author="User" w:date="2016-11-08T01:40:00Z">
        <w:r w:rsidR="00E44197">
          <w:rPr>
            <w:rFonts w:ascii="Times New Roman" w:hAnsi="Times New Roman" w:cs="Times New Roman" w:hint="eastAsia"/>
            <w:sz w:val="24"/>
            <w:szCs w:val="24"/>
          </w:rPr>
          <w:t>these classes</w:t>
        </w:r>
      </w:ins>
      <w:del w:id="1035" w:author="User" w:date="2016-11-08T01:40:00Z">
        <w:r w:rsidR="00916A27" w:rsidDel="00E44197">
          <w:rPr>
            <w:rFonts w:ascii="Times New Roman" w:hAnsi="Times New Roman" w:cs="Times New Roman" w:hint="eastAsia"/>
            <w:sz w:val="24"/>
            <w:szCs w:val="24"/>
          </w:rPr>
          <w:delText>objects</w:delText>
        </w:r>
      </w:del>
      <w:r w:rsidR="00916A27">
        <w:rPr>
          <w:rFonts w:ascii="Times New Roman" w:hAnsi="Times New Roman" w:cs="Times New Roman" w:hint="eastAsia"/>
          <w:sz w:val="24"/>
          <w:szCs w:val="24"/>
        </w:rPr>
        <w:t xml:space="preserve">. </w:t>
      </w:r>
      <w:r w:rsidR="00916A27">
        <w:rPr>
          <w:rFonts w:ascii="Times New Roman" w:hAnsi="Times New Roman" w:cs="Times New Roman"/>
          <w:sz w:val="24"/>
          <w:szCs w:val="24"/>
        </w:rPr>
        <w:t>Especially</w:t>
      </w:r>
      <w:r w:rsidR="00916A27">
        <w:rPr>
          <w:rFonts w:ascii="Times New Roman" w:hAnsi="Times New Roman" w:cs="Times New Roman" w:hint="eastAsia"/>
          <w:sz w:val="24"/>
          <w:szCs w:val="24"/>
        </w:rPr>
        <w:t xml:space="preserve"> for the </w:t>
      </w:r>
      <w:r w:rsidR="00916A27">
        <w:rPr>
          <w:rFonts w:ascii="Times New Roman" w:hAnsi="Times New Roman" w:cs="Times New Roman"/>
          <w:sz w:val="24"/>
          <w:szCs w:val="24"/>
        </w:rPr>
        <w:t>hard scape</w:t>
      </w:r>
      <w:r w:rsidR="00916A27">
        <w:rPr>
          <w:rFonts w:ascii="Times New Roman" w:hAnsi="Times New Roman" w:cs="Times New Roman" w:hint="eastAsia"/>
          <w:sz w:val="24"/>
          <w:szCs w:val="24"/>
        </w:rPr>
        <w:t xml:space="preserve">, it is </w:t>
      </w:r>
      <w:proofErr w:type="gramStart"/>
      <w:r w:rsidR="00916A27">
        <w:rPr>
          <w:rFonts w:ascii="Times New Roman" w:hAnsi="Times New Roman" w:cs="Times New Roman" w:hint="eastAsia"/>
          <w:sz w:val="24"/>
          <w:szCs w:val="24"/>
        </w:rPr>
        <w:t>an</w:t>
      </w:r>
      <w:proofErr w:type="gramEnd"/>
      <w:r w:rsidR="00916A27">
        <w:rPr>
          <w:rFonts w:ascii="Times New Roman" w:hAnsi="Times New Roman" w:cs="Times New Roman" w:hint="eastAsia"/>
          <w:sz w:val="24"/>
          <w:szCs w:val="24"/>
        </w:rPr>
        <w:t xml:space="preserve"> </w:t>
      </w:r>
      <w:del w:id="1036" w:author="User" w:date="2016-11-08T04:58:00Z">
        <w:r w:rsidR="00916A27" w:rsidDel="003035D3">
          <w:rPr>
            <w:rFonts w:ascii="Times New Roman" w:hAnsi="Times New Roman" w:cs="Times New Roman"/>
            <w:sz w:val="24"/>
            <w:szCs w:val="24"/>
          </w:rPr>
          <w:delText>object</w:delText>
        </w:r>
        <w:r w:rsidR="00916A27" w:rsidDel="003035D3">
          <w:rPr>
            <w:rFonts w:ascii="Times New Roman" w:hAnsi="Times New Roman" w:cs="Times New Roman" w:hint="eastAsia"/>
            <w:sz w:val="24"/>
            <w:szCs w:val="24"/>
          </w:rPr>
          <w:delText xml:space="preserve"> </w:delText>
        </w:r>
      </w:del>
      <w:ins w:id="1037" w:author="User" w:date="2016-11-08T04:58:00Z">
        <w:r w:rsidR="003035D3">
          <w:rPr>
            <w:rFonts w:ascii="Times New Roman" w:hAnsi="Times New Roman" w:cs="Times New Roman" w:hint="eastAsia"/>
            <w:sz w:val="24"/>
            <w:szCs w:val="24"/>
          </w:rPr>
          <w:t xml:space="preserve">class </w:t>
        </w:r>
      </w:ins>
      <w:r w:rsidR="00916A27">
        <w:rPr>
          <w:rFonts w:ascii="Times New Roman" w:hAnsi="Times New Roman" w:cs="Times New Roman" w:hint="eastAsia"/>
          <w:sz w:val="24"/>
          <w:szCs w:val="24"/>
        </w:rPr>
        <w:t xml:space="preserve">nearly in </w:t>
      </w:r>
      <w:r w:rsidR="00916A27" w:rsidRPr="00916A27">
        <w:rPr>
          <w:rFonts w:ascii="Times New Roman" w:hAnsi="Times New Roman" w:cs="Times New Roman"/>
          <w:sz w:val="24"/>
          <w:szCs w:val="24"/>
        </w:rPr>
        <w:t>concept</w:t>
      </w:r>
      <w:r w:rsidR="00916A27">
        <w:rPr>
          <w:rFonts w:ascii="Times New Roman" w:hAnsi="Times New Roman" w:cs="Times New Roman" w:hint="eastAsia"/>
          <w:sz w:val="24"/>
          <w:szCs w:val="24"/>
        </w:rPr>
        <w:t>, as one rock like a car and the real car cannot be easily d</w:t>
      </w:r>
      <w:r w:rsidR="00916A27" w:rsidRPr="00916A27">
        <w:rPr>
          <w:rFonts w:ascii="Times New Roman" w:hAnsi="Times New Roman" w:cs="Times New Roman"/>
          <w:sz w:val="24"/>
          <w:szCs w:val="24"/>
        </w:rPr>
        <w:t>istinguish</w:t>
      </w:r>
      <w:r w:rsidR="00916A27">
        <w:rPr>
          <w:rFonts w:ascii="Times New Roman" w:hAnsi="Times New Roman" w:cs="Times New Roman" w:hint="eastAsia"/>
          <w:sz w:val="24"/>
          <w:szCs w:val="24"/>
        </w:rPr>
        <w:t xml:space="preserve">ed by shape. </w:t>
      </w:r>
      <w:r w:rsidR="00EE716E">
        <w:rPr>
          <w:rFonts w:ascii="Times New Roman" w:hAnsi="Times New Roman" w:cs="Times New Roman" w:hint="eastAsia"/>
          <w:sz w:val="24"/>
          <w:szCs w:val="24"/>
        </w:rPr>
        <w:t>M</w:t>
      </w:r>
      <w:r w:rsidR="00EE716E" w:rsidRPr="00EE716E">
        <w:rPr>
          <w:rFonts w:ascii="Times New Roman" w:hAnsi="Times New Roman" w:cs="Times New Roman"/>
          <w:sz w:val="24"/>
          <w:szCs w:val="24"/>
        </w:rPr>
        <w:t xml:space="preserve">uch </w:t>
      </w:r>
      <w:r w:rsidR="00EE716E">
        <w:rPr>
          <w:rFonts w:ascii="Times New Roman" w:hAnsi="Times New Roman" w:cs="Times New Roman" w:hint="eastAsia"/>
          <w:sz w:val="24"/>
          <w:szCs w:val="24"/>
        </w:rPr>
        <w:t>worse</w:t>
      </w:r>
      <w:r w:rsidR="004D6209">
        <w:rPr>
          <w:rFonts w:ascii="Times New Roman" w:hAnsi="Times New Roman" w:cs="Times New Roman" w:hint="eastAsia"/>
          <w:sz w:val="24"/>
          <w:szCs w:val="24"/>
        </w:rPr>
        <w:t xml:space="preserve">, there are many </w:t>
      </w:r>
      <w:r w:rsidR="004D6209">
        <w:rPr>
          <w:rFonts w:ascii="Times New Roman" w:hAnsi="Times New Roman" w:cs="Times New Roman"/>
          <w:sz w:val="24"/>
          <w:szCs w:val="24"/>
        </w:rPr>
        <w:t>hard scape</w:t>
      </w:r>
      <w:r w:rsidR="004D6209">
        <w:rPr>
          <w:rFonts w:ascii="Times New Roman" w:hAnsi="Times New Roman" w:cs="Times New Roman" w:hint="eastAsia"/>
          <w:sz w:val="24"/>
          <w:szCs w:val="24"/>
        </w:rPr>
        <w:t xml:space="preserve"> points in scene IV and to fit these points, the </w:t>
      </w:r>
      <w:del w:id="1038" w:author="User" w:date="2016-11-08T05:06:00Z">
        <w:r w:rsidR="004D6209" w:rsidDel="000C6412">
          <w:rPr>
            <w:rFonts w:ascii="Times New Roman" w:hAnsi="Times New Roman" w:cs="Times New Roman" w:hint="eastAsia"/>
            <w:sz w:val="24"/>
            <w:szCs w:val="24"/>
          </w:rPr>
          <w:delText>PNN</w:delText>
        </w:r>
      </w:del>
      <w:ins w:id="1039" w:author="User" w:date="2016-11-08T15:55:00Z">
        <w:r w:rsidR="00844471">
          <w:rPr>
            <w:rFonts w:ascii="Times New Roman" w:hAnsi="Times New Roman" w:cs="Times New Roman" w:hint="eastAsia"/>
            <w:sz w:val="24"/>
            <w:szCs w:val="24"/>
          </w:rPr>
          <w:t>DNNSP</w:t>
        </w:r>
      </w:ins>
      <w:r w:rsidR="004D6209">
        <w:rPr>
          <w:rFonts w:ascii="Times New Roman" w:hAnsi="Times New Roman" w:cs="Times New Roman" w:hint="eastAsia"/>
          <w:sz w:val="24"/>
          <w:szCs w:val="24"/>
        </w:rPr>
        <w:t xml:space="preserve"> are </w:t>
      </w:r>
      <w:r w:rsidR="004D6209">
        <w:rPr>
          <w:rFonts w:ascii="Times New Roman" w:hAnsi="Times New Roman" w:cs="Times New Roman"/>
          <w:sz w:val="24"/>
          <w:szCs w:val="24"/>
        </w:rPr>
        <w:t>over</w:t>
      </w:r>
      <w:del w:id="1040" w:author="User" w:date="2016-11-08T02:51:00Z">
        <w:r w:rsidR="004D6209" w:rsidDel="003E326A">
          <w:rPr>
            <w:rFonts w:ascii="Times New Roman" w:hAnsi="Times New Roman" w:cs="Times New Roman"/>
            <w:sz w:val="24"/>
            <w:szCs w:val="24"/>
          </w:rPr>
          <w:delText xml:space="preserve"> </w:delText>
        </w:r>
      </w:del>
      <w:r w:rsidR="004D6209">
        <w:rPr>
          <w:rFonts w:ascii="Times New Roman" w:hAnsi="Times New Roman" w:cs="Times New Roman"/>
          <w:sz w:val="24"/>
          <w:szCs w:val="24"/>
        </w:rPr>
        <w:t xml:space="preserve">fitting. </w:t>
      </w:r>
      <w:r w:rsidR="004D6209">
        <w:rPr>
          <w:rFonts w:ascii="Times New Roman" w:hAnsi="Times New Roman" w:cs="Times New Roman" w:hint="eastAsia"/>
          <w:sz w:val="24"/>
          <w:szCs w:val="24"/>
        </w:rPr>
        <w:t>All the above reasons cause</w:t>
      </w:r>
      <w:r w:rsidR="00916A27">
        <w:rPr>
          <w:rFonts w:ascii="Times New Roman" w:hAnsi="Times New Roman" w:cs="Times New Roman" w:hint="eastAsia"/>
          <w:sz w:val="24"/>
          <w:szCs w:val="24"/>
        </w:rPr>
        <w:t xml:space="preserve"> the accuracy in the training process is high but in testing process the accuracy is so low. </w:t>
      </w:r>
      <w:r w:rsidR="004D6209">
        <w:rPr>
          <w:rFonts w:ascii="Times New Roman" w:hAnsi="Times New Roman" w:cs="Times New Roman" w:hint="eastAsia"/>
          <w:sz w:val="24"/>
          <w:szCs w:val="24"/>
        </w:rPr>
        <w:t xml:space="preserve">Many of points are classified to be </w:t>
      </w:r>
      <w:r w:rsidR="004D6209">
        <w:rPr>
          <w:rFonts w:ascii="Times New Roman" w:hAnsi="Times New Roman" w:cs="Times New Roman"/>
          <w:sz w:val="24"/>
          <w:szCs w:val="24"/>
        </w:rPr>
        <w:t>hard scape</w:t>
      </w:r>
      <w:ins w:id="1041" w:author="User" w:date="2016-11-08T03:01:00Z">
        <w:r w:rsidR="00C1165E">
          <w:rPr>
            <w:rFonts w:ascii="Times New Roman" w:hAnsi="Times New Roman" w:cs="Times New Roman" w:hint="eastAsia"/>
            <w:sz w:val="24"/>
            <w:szCs w:val="24"/>
          </w:rPr>
          <w:t xml:space="preserve"> and the recall of </w:t>
        </w:r>
        <w:r w:rsidR="00C1165E">
          <w:rPr>
            <w:rFonts w:ascii="Times New Roman" w:hAnsi="Times New Roman" w:cs="Times New Roman"/>
            <w:sz w:val="24"/>
            <w:szCs w:val="24"/>
          </w:rPr>
          <w:t>hard scape</w:t>
        </w:r>
        <w:r w:rsidR="00C1165E">
          <w:rPr>
            <w:rFonts w:ascii="Times New Roman" w:hAnsi="Times New Roman" w:cs="Times New Roman" w:hint="eastAsia"/>
            <w:sz w:val="24"/>
            <w:szCs w:val="24"/>
          </w:rPr>
          <w:t xml:space="preserve"> is low</w:t>
        </w:r>
      </w:ins>
      <w:r w:rsidR="004D6209">
        <w:rPr>
          <w:rFonts w:ascii="Times New Roman" w:hAnsi="Times New Roman" w:cs="Times New Roman" w:hint="eastAsia"/>
          <w:sz w:val="24"/>
          <w:szCs w:val="24"/>
        </w:rPr>
        <w:t>.</w:t>
      </w:r>
      <w:ins w:id="1042" w:author="User" w:date="2016-11-08T03:01:00Z">
        <w:r w:rsidR="00C1165E">
          <w:rPr>
            <w:rFonts w:ascii="Times New Roman" w:hAnsi="Times New Roman" w:cs="Times New Roman" w:hint="eastAsia"/>
            <w:sz w:val="24"/>
            <w:szCs w:val="24"/>
          </w:rPr>
          <w:t xml:space="preserve"> </w:t>
        </w:r>
        <w:r w:rsidR="00C1165E">
          <w:rPr>
            <w:rFonts w:ascii="Times New Roman" w:hAnsi="Times New Roman" w:cs="Times New Roman"/>
            <w:sz w:val="24"/>
            <w:szCs w:val="24"/>
          </w:rPr>
          <w:t>A</w:t>
        </w:r>
        <w:r w:rsidR="00C1165E">
          <w:rPr>
            <w:rFonts w:ascii="Times New Roman" w:hAnsi="Times New Roman" w:cs="Times New Roman" w:hint="eastAsia"/>
            <w:sz w:val="24"/>
            <w:szCs w:val="24"/>
          </w:rPr>
          <w:t>lthough</w:t>
        </w:r>
        <w:r w:rsidR="00FC75CE">
          <w:rPr>
            <w:rFonts w:ascii="Times New Roman" w:hAnsi="Times New Roman" w:cs="Times New Roman" w:hint="eastAsia"/>
            <w:sz w:val="24"/>
            <w:szCs w:val="24"/>
          </w:rPr>
          <w:t xml:space="preserve"> the car points are not few, </w:t>
        </w:r>
      </w:ins>
      <w:ins w:id="1043" w:author="User" w:date="2016-11-08T03:13:00Z">
        <w:r w:rsidR="00FC75CE">
          <w:rPr>
            <w:rFonts w:ascii="Times New Roman" w:hAnsi="Times New Roman" w:cs="Times New Roman" w:hint="eastAsia"/>
            <w:sz w:val="24"/>
            <w:szCs w:val="24"/>
          </w:rPr>
          <w:t>there are</w:t>
        </w:r>
      </w:ins>
      <w:ins w:id="1044" w:author="User" w:date="2016-11-08T03:01:00Z">
        <w:r w:rsidR="00C1165E">
          <w:rPr>
            <w:rFonts w:ascii="Times New Roman" w:hAnsi="Times New Roman" w:cs="Times New Roman" w:hint="eastAsia"/>
            <w:sz w:val="24"/>
            <w:szCs w:val="24"/>
          </w:rPr>
          <w:t xml:space="preserve"> only </w:t>
        </w:r>
      </w:ins>
      <w:ins w:id="1045" w:author="User" w:date="2016-11-08T03:02:00Z">
        <w:r w:rsidR="00C1165E">
          <w:rPr>
            <w:rFonts w:ascii="Times New Roman" w:hAnsi="Times New Roman" w:cs="Times New Roman" w:hint="eastAsia"/>
            <w:sz w:val="24"/>
            <w:szCs w:val="24"/>
          </w:rPr>
          <w:t>three cars</w:t>
        </w:r>
      </w:ins>
      <w:ins w:id="1046" w:author="User" w:date="2016-11-08T03:15:00Z">
        <w:r w:rsidR="00FC75CE">
          <w:rPr>
            <w:rFonts w:ascii="Times New Roman" w:hAnsi="Times New Roman" w:cs="Times New Roman" w:hint="eastAsia"/>
            <w:sz w:val="24"/>
            <w:szCs w:val="24"/>
          </w:rPr>
          <w:t xml:space="preserve"> which </w:t>
        </w:r>
        <w:r w:rsidR="00FC75CE">
          <w:rPr>
            <w:rFonts w:ascii="Times New Roman" w:hAnsi="Times New Roman" w:cs="Times New Roman" w:hint="eastAsia"/>
            <w:sz w:val="24"/>
            <w:szCs w:val="24"/>
          </w:rPr>
          <w:lastRenderedPageBreak/>
          <w:t>are near the scanner</w:t>
        </w:r>
      </w:ins>
      <w:ins w:id="1047" w:author="User" w:date="2016-11-08T03:14:00Z">
        <w:r w:rsidR="00FC75CE">
          <w:rPr>
            <w:rFonts w:ascii="Times New Roman" w:hAnsi="Times New Roman" w:cs="Times New Roman" w:hint="eastAsia"/>
            <w:sz w:val="24"/>
            <w:szCs w:val="24"/>
          </w:rPr>
          <w:t xml:space="preserve"> in the scene I</w:t>
        </w:r>
      </w:ins>
      <w:ins w:id="1048" w:author="User" w:date="2016-11-08T03:15:00Z">
        <w:r w:rsidR="00FC75CE">
          <w:rPr>
            <w:rFonts w:ascii="Times New Roman" w:hAnsi="Times New Roman" w:cs="Times New Roman" w:hint="eastAsia"/>
            <w:sz w:val="24"/>
            <w:szCs w:val="24"/>
          </w:rPr>
          <w:t xml:space="preserve">, which causes the training data of cars is </w:t>
        </w:r>
      </w:ins>
      <w:ins w:id="1049" w:author="User" w:date="2016-11-08T03:17:00Z">
        <w:r w:rsidR="00FC75CE" w:rsidRPr="00FC75CE">
          <w:rPr>
            <w:rFonts w:ascii="Times New Roman" w:hAnsi="Times New Roman" w:cs="Times New Roman"/>
            <w:sz w:val="24"/>
            <w:szCs w:val="24"/>
          </w:rPr>
          <w:t xml:space="preserve">exactly </w:t>
        </w:r>
        <w:r w:rsidR="00FC75CE">
          <w:rPr>
            <w:rFonts w:ascii="Times New Roman" w:hAnsi="Times New Roman" w:cs="Times New Roman"/>
            <w:sz w:val="24"/>
            <w:szCs w:val="24"/>
          </w:rPr>
          <w:t>not</w:t>
        </w:r>
        <w:r w:rsidR="00FC75CE">
          <w:rPr>
            <w:rFonts w:ascii="Times New Roman" w:hAnsi="Times New Roman" w:cs="Times New Roman" w:hint="eastAsia"/>
            <w:sz w:val="24"/>
            <w:szCs w:val="24"/>
          </w:rPr>
          <w:t xml:space="preserve"> </w:t>
        </w:r>
      </w:ins>
      <w:ins w:id="1050" w:author="User" w:date="2016-11-08T03:15:00Z">
        <w:r w:rsidR="00FC75CE">
          <w:rPr>
            <w:rFonts w:ascii="Times New Roman" w:hAnsi="Times New Roman" w:cs="Times New Roman" w:hint="eastAsia"/>
            <w:sz w:val="24"/>
            <w:szCs w:val="24"/>
          </w:rPr>
          <w:t>enough.</w:t>
        </w:r>
      </w:ins>
      <w:ins w:id="1051" w:author="User" w:date="2016-11-08T03:16:00Z">
        <w:r w:rsidR="00FC75CE">
          <w:rPr>
            <w:rFonts w:ascii="Times New Roman" w:hAnsi="Times New Roman" w:cs="Times New Roman" w:hint="eastAsia"/>
            <w:sz w:val="24"/>
            <w:szCs w:val="24"/>
          </w:rPr>
          <w:t xml:space="preserve"> </w:t>
        </w:r>
      </w:ins>
      <w:ins w:id="1052" w:author="User" w:date="2016-11-08T03:17:00Z">
        <w:r w:rsidR="00FC75CE" w:rsidRPr="003E326A">
          <w:rPr>
            <w:rFonts w:ascii="Times New Roman" w:hAnsi="Times New Roman" w:cs="Times New Roman"/>
            <w:sz w:val="24"/>
            <w:szCs w:val="24"/>
          </w:rPr>
          <w:t>Almost all cars are classified to hard scape.</w:t>
        </w:r>
      </w:ins>
      <w:del w:id="1053" w:author="User" w:date="2016-11-08T03:13:00Z">
        <w:r w:rsidR="004D6209" w:rsidDel="00FC75CE">
          <w:rPr>
            <w:rFonts w:ascii="Times New Roman" w:hAnsi="Times New Roman" w:cs="Times New Roman" w:hint="eastAsia"/>
            <w:sz w:val="24"/>
            <w:szCs w:val="24"/>
          </w:rPr>
          <w:delText xml:space="preserve"> </w:delText>
        </w:r>
      </w:del>
      <w:ins w:id="1054" w:author="User" w:date="2016-11-08T03:13:00Z">
        <w:r w:rsidR="00FC75CE">
          <w:rPr>
            <w:rFonts w:ascii="Times New Roman" w:hAnsi="Times New Roman" w:cs="Times New Roman" w:hint="eastAsia"/>
            <w:sz w:val="24"/>
            <w:szCs w:val="24"/>
          </w:rPr>
          <w:t xml:space="preserve"> </w:t>
        </w:r>
      </w:ins>
      <w:r w:rsidR="004D6209">
        <w:rPr>
          <w:rFonts w:ascii="Times New Roman" w:hAnsi="Times New Roman" w:cs="Times New Roman"/>
          <w:sz w:val="24"/>
          <w:szCs w:val="24"/>
        </w:rPr>
        <w:t>T</w:t>
      </w:r>
      <w:r w:rsidR="004D6209">
        <w:rPr>
          <w:rFonts w:ascii="Times New Roman" w:hAnsi="Times New Roman" w:cs="Times New Roman" w:hint="eastAsia"/>
          <w:sz w:val="24"/>
          <w:szCs w:val="24"/>
        </w:rPr>
        <w:t xml:space="preserve">he </w:t>
      </w:r>
      <w:r w:rsidR="004D6209">
        <w:rPr>
          <w:rFonts w:ascii="Times New Roman" w:hAnsi="Times New Roman" w:cs="Times New Roman"/>
          <w:sz w:val="24"/>
          <w:szCs w:val="24"/>
        </w:rPr>
        <w:t>high vegetation</w:t>
      </w:r>
      <w:r w:rsidR="004D6209">
        <w:rPr>
          <w:rFonts w:ascii="Times New Roman" w:hAnsi="Times New Roman" w:cs="Times New Roman" w:hint="eastAsia"/>
          <w:sz w:val="24"/>
          <w:szCs w:val="24"/>
        </w:rPr>
        <w:t xml:space="preserve"> and </w:t>
      </w:r>
      <w:r w:rsidR="004D6209" w:rsidRPr="004D6209">
        <w:rPr>
          <w:rFonts w:ascii="Times New Roman" w:hAnsi="Times New Roman" w:cs="Times New Roman"/>
          <w:sz w:val="24"/>
          <w:szCs w:val="24"/>
        </w:rPr>
        <w:t>low vegetation</w:t>
      </w:r>
      <w:r w:rsidR="004D6209">
        <w:rPr>
          <w:rFonts w:ascii="Times New Roman" w:hAnsi="Times New Roman" w:cs="Times New Roman" w:hint="eastAsia"/>
          <w:sz w:val="24"/>
          <w:szCs w:val="24"/>
        </w:rPr>
        <w:t xml:space="preserve"> are also confused. </w:t>
      </w:r>
      <w:ins w:id="1055" w:author="User" w:date="2016-11-08T02:59:00Z">
        <w:r w:rsidR="00C1165E" w:rsidRPr="003E326A">
          <w:rPr>
            <w:rFonts w:ascii="Times New Roman" w:hAnsi="Times New Roman" w:cs="Times New Roman"/>
            <w:sz w:val="24"/>
            <w:szCs w:val="24"/>
          </w:rPr>
          <w:t>Half of the low vegetation is classified to hard scape and another half of the low vegetation is classified to high vegetation.</w:t>
        </w:r>
      </w:ins>
      <w:ins w:id="1056" w:author="User" w:date="2016-11-08T03:18:00Z">
        <w:r w:rsidR="001112F5">
          <w:rPr>
            <w:rFonts w:ascii="Times New Roman" w:hAnsi="Times New Roman" w:cs="Times New Roman" w:hint="eastAsia"/>
            <w:sz w:val="24"/>
            <w:szCs w:val="24"/>
          </w:rPr>
          <w:t xml:space="preserve"> </w:t>
        </w:r>
      </w:ins>
      <w:r w:rsidR="004D6209">
        <w:rPr>
          <w:rFonts w:ascii="Times New Roman" w:hAnsi="Times New Roman" w:cs="Times New Roman"/>
          <w:sz w:val="24"/>
          <w:szCs w:val="24"/>
        </w:rPr>
        <w:t>H</w:t>
      </w:r>
      <w:r w:rsidR="004D6209">
        <w:rPr>
          <w:rFonts w:ascii="Times New Roman" w:hAnsi="Times New Roman" w:cs="Times New Roman" w:hint="eastAsia"/>
          <w:sz w:val="24"/>
          <w:szCs w:val="24"/>
        </w:rPr>
        <w:t xml:space="preserve">owever, there is </w:t>
      </w:r>
      <w:r w:rsidR="004D6209">
        <w:rPr>
          <w:rFonts w:ascii="Times New Roman" w:hAnsi="Times New Roman" w:cs="Times New Roman"/>
          <w:sz w:val="24"/>
          <w:szCs w:val="24"/>
        </w:rPr>
        <w:t>little</w:t>
      </w:r>
      <w:r w:rsidR="004D6209">
        <w:rPr>
          <w:rFonts w:ascii="Times New Roman" w:hAnsi="Times New Roman" w:cs="Times New Roman" w:hint="eastAsia"/>
          <w:sz w:val="24"/>
          <w:szCs w:val="24"/>
        </w:rPr>
        <w:t xml:space="preserve"> confusion between the buildings and the </w:t>
      </w:r>
      <w:r w:rsidR="004D6209">
        <w:rPr>
          <w:rFonts w:ascii="Times New Roman" w:hAnsi="Times New Roman" w:cs="Times New Roman"/>
          <w:sz w:val="24"/>
          <w:szCs w:val="24"/>
        </w:rPr>
        <w:t>vegetation</w:t>
      </w:r>
      <w:r w:rsidR="004D6209">
        <w:rPr>
          <w:rFonts w:ascii="Times New Roman" w:hAnsi="Times New Roman" w:cs="Times New Roman" w:hint="eastAsia"/>
          <w:sz w:val="24"/>
          <w:szCs w:val="24"/>
        </w:rPr>
        <w:t xml:space="preserve"> points, which shows although there is </w:t>
      </w:r>
      <w:r w:rsidR="00EE716E">
        <w:rPr>
          <w:rFonts w:ascii="Times New Roman" w:hAnsi="Times New Roman" w:cs="Times New Roman"/>
          <w:sz w:val="24"/>
          <w:szCs w:val="24"/>
        </w:rPr>
        <w:t>little</w:t>
      </w:r>
      <w:r w:rsidR="004D6209">
        <w:rPr>
          <w:rFonts w:ascii="Times New Roman" w:hAnsi="Times New Roman" w:cs="Times New Roman" w:hint="eastAsia"/>
          <w:sz w:val="24"/>
          <w:szCs w:val="24"/>
        </w:rPr>
        <w:t xml:space="preserve"> difference between the same</w:t>
      </w:r>
      <w:r w:rsidR="0083791E">
        <w:rPr>
          <w:rFonts w:ascii="Times New Roman" w:hAnsi="Times New Roman" w:cs="Times New Roman" w:hint="eastAsia"/>
          <w:sz w:val="24"/>
          <w:szCs w:val="24"/>
        </w:rPr>
        <w:t xml:space="preserve"> type such as the </w:t>
      </w:r>
      <w:r w:rsidR="0083791E" w:rsidRPr="0083791E">
        <w:rPr>
          <w:rFonts w:ascii="Times New Roman" w:hAnsi="Times New Roman" w:cs="Times New Roman"/>
          <w:sz w:val="24"/>
          <w:szCs w:val="24"/>
        </w:rPr>
        <w:t>natural terrain</w:t>
      </w:r>
      <w:r w:rsidR="0083791E">
        <w:rPr>
          <w:rFonts w:ascii="Times New Roman" w:hAnsi="Times New Roman" w:cs="Times New Roman" w:hint="eastAsia"/>
          <w:sz w:val="24"/>
          <w:szCs w:val="24"/>
        </w:rPr>
        <w:t>,</w:t>
      </w:r>
      <w:ins w:id="1057" w:author="User" w:date="2016-11-08T03:20:00Z">
        <w:r w:rsidR="000C68C3">
          <w:rPr>
            <w:rFonts w:ascii="Times New Roman" w:hAnsi="Times New Roman" w:cs="Times New Roman" w:hint="eastAsia"/>
            <w:sz w:val="24"/>
            <w:szCs w:val="24"/>
          </w:rPr>
          <w:t xml:space="preserve"> </w:t>
        </w:r>
      </w:ins>
      <w:del w:id="1058" w:author="User" w:date="2016-11-08T03:20:00Z">
        <w:r w:rsidR="0083791E" w:rsidRPr="0083791E" w:rsidDel="000C68C3">
          <w:rPr>
            <w:rFonts w:ascii="Times New Roman" w:hAnsi="Times New Roman" w:cs="Times New Roman"/>
            <w:sz w:val="24"/>
            <w:szCs w:val="24"/>
          </w:rPr>
          <w:tab/>
        </w:r>
      </w:del>
      <w:r w:rsidR="0083791E" w:rsidRPr="0083791E">
        <w:rPr>
          <w:rFonts w:ascii="Times New Roman" w:hAnsi="Times New Roman" w:cs="Times New Roman"/>
          <w:sz w:val="24"/>
          <w:szCs w:val="24"/>
        </w:rPr>
        <w:t>high vegetation</w:t>
      </w:r>
      <w:del w:id="1059" w:author="User" w:date="2016-11-08T02:50:00Z">
        <w:r w:rsidR="0083791E" w:rsidRPr="0083791E" w:rsidDel="003E326A">
          <w:rPr>
            <w:rFonts w:ascii="Times New Roman" w:hAnsi="Times New Roman" w:cs="Times New Roman"/>
            <w:sz w:val="24"/>
            <w:szCs w:val="24"/>
          </w:rPr>
          <w:tab/>
        </w:r>
      </w:del>
      <w:ins w:id="1060" w:author="User" w:date="2016-11-08T02:50:00Z">
        <w:r w:rsidR="003E326A">
          <w:rPr>
            <w:rFonts w:ascii="Times New Roman" w:hAnsi="Times New Roman" w:cs="Times New Roman" w:hint="eastAsia"/>
            <w:sz w:val="24"/>
            <w:szCs w:val="24"/>
          </w:rPr>
          <w:t xml:space="preserve"> </w:t>
        </w:r>
      </w:ins>
      <w:r w:rsidR="0083791E">
        <w:rPr>
          <w:rFonts w:ascii="Times New Roman" w:hAnsi="Times New Roman" w:cs="Times New Roman" w:hint="eastAsia"/>
          <w:sz w:val="24"/>
          <w:szCs w:val="24"/>
        </w:rPr>
        <w:t xml:space="preserve">and </w:t>
      </w:r>
      <w:r w:rsidR="0083791E" w:rsidRPr="0083791E">
        <w:rPr>
          <w:rFonts w:ascii="Times New Roman" w:hAnsi="Times New Roman" w:cs="Times New Roman"/>
          <w:sz w:val="24"/>
          <w:szCs w:val="24"/>
        </w:rPr>
        <w:t>low vegetation</w:t>
      </w:r>
      <w:r w:rsidR="004D6209">
        <w:rPr>
          <w:rFonts w:ascii="Times New Roman" w:hAnsi="Times New Roman" w:cs="Times New Roman" w:hint="eastAsia"/>
          <w:sz w:val="24"/>
          <w:szCs w:val="24"/>
        </w:rPr>
        <w:t xml:space="preserve"> </w:t>
      </w:r>
      <w:r w:rsidR="0083791E">
        <w:rPr>
          <w:rFonts w:ascii="Times New Roman" w:hAnsi="Times New Roman" w:cs="Times New Roman" w:hint="eastAsia"/>
          <w:sz w:val="24"/>
          <w:szCs w:val="24"/>
        </w:rPr>
        <w:t xml:space="preserve">but the different types can clearly classification by </w:t>
      </w:r>
      <w:del w:id="1061" w:author="User" w:date="2016-11-08T05:06:00Z">
        <w:r w:rsidR="0083791E" w:rsidDel="000C6412">
          <w:rPr>
            <w:rFonts w:ascii="Times New Roman" w:hAnsi="Times New Roman" w:cs="Times New Roman" w:hint="eastAsia"/>
            <w:sz w:val="24"/>
            <w:szCs w:val="24"/>
          </w:rPr>
          <w:delText>PNN</w:delText>
        </w:r>
      </w:del>
      <w:ins w:id="1062" w:author="User" w:date="2016-11-08T15:55:00Z">
        <w:r w:rsidR="00844471">
          <w:rPr>
            <w:rFonts w:ascii="Times New Roman" w:hAnsi="Times New Roman" w:cs="Times New Roman" w:hint="eastAsia"/>
            <w:sz w:val="24"/>
            <w:szCs w:val="24"/>
          </w:rPr>
          <w:t>DNNSP</w:t>
        </w:r>
      </w:ins>
      <w:r w:rsidR="0083791E">
        <w:rPr>
          <w:rFonts w:ascii="Times New Roman" w:hAnsi="Times New Roman" w:cs="Times New Roman" w:hint="eastAsia"/>
          <w:sz w:val="24"/>
          <w:szCs w:val="24"/>
        </w:rPr>
        <w:t xml:space="preserve"> with shape features. </w:t>
      </w:r>
      <w:r w:rsidR="0083791E">
        <w:rPr>
          <w:rFonts w:ascii="Times New Roman" w:hAnsi="Times New Roman" w:cs="Times New Roman"/>
          <w:sz w:val="24"/>
          <w:szCs w:val="24"/>
        </w:rPr>
        <w:t>M</w:t>
      </w:r>
      <w:r w:rsidR="0083791E">
        <w:rPr>
          <w:rFonts w:ascii="Times New Roman" w:hAnsi="Times New Roman" w:cs="Times New Roman" w:hint="eastAsia"/>
          <w:sz w:val="24"/>
          <w:szCs w:val="24"/>
        </w:rPr>
        <w:t xml:space="preserve">eanwhile, our method </w:t>
      </w:r>
      <w:r w:rsidR="0083791E">
        <w:rPr>
          <w:rFonts w:ascii="Times New Roman" w:hAnsi="Times New Roman" w:cs="Times New Roman"/>
          <w:sz w:val="24"/>
          <w:szCs w:val="24"/>
        </w:rPr>
        <w:t>relies</w:t>
      </w:r>
      <w:r w:rsidR="0083791E" w:rsidRPr="0083791E">
        <w:rPr>
          <w:rFonts w:ascii="Times New Roman" w:hAnsi="Times New Roman" w:cs="Times New Roman"/>
          <w:sz w:val="24"/>
          <w:szCs w:val="24"/>
        </w:rPr>
        <w:t xml:space="preserve"> on</w:t>
      </w:r>
      <w:r w:rsidR="0083791E">
        <w:rPr>
          <w:rFonts w:ascii="Times New Roman" w:hAnsi="Times New Roman" w:cs="Times New Roman" w:hint="eastAsia"/>
          <w:sz w:val="24"/>
          <w:szCs w:val="24"/>
        </w:rPr>
        <w:t xml:space="preserve"> the input features, so the features </w:t>
      </w:r>
      <w:r w:rsidR="0083791E">
        <w:rPr>
          <w:rFonts w:ascii="Times New Roman" w:hAnsi="Times New Roman" w:cs="Times New Roman"/>
          <w:sz w:val="24"/>
          <w:szCs w:val="24"/>
        </w:rPr>
        <w:t>themselves</w:t>
      </w:r>
      <w:r w:rsidR="0083791E">
        <w:rPr>
          <w:rFonts w:ascii="Times New Roman" w:hAnsi="Times New Roman" w:cs="Times New Roman" w:hint="eastAsia"/>
          <w:sz w:val="24"/>
          <w:szCs w:val="24"/>
        </w:rPr>
        <w:t xml:space="preserve"> also </w:t>
      </w:r>
      <w:r w:rsidR="0083791E" w:rsidRPr="0083791E">
        <w:rPr>
          <w:rFonts w:ascii="Times New Roman" w:hAnsi="Times New Roman" w:cs="Times New Roman"/>
          <w:sz w:val="24"/>
          <w:szCs w:val="24"/>
        </w:rPr>
        <w:t>affect</w:t>
      </w:r>
      <w:r w:rsidR="0083791E">
        <w:rPr>
          <w:rFonts w:ascii="Times New Roman" w:hAnsi="Times New Roman" w:cs="Times New Roman" w:hint="eastAsia"/>
          <w:sz w:val="24"/>
          <w:szCs w:val="24"/>
        </w:rPr>
        <w:t xml:space="preserve"> the results. </w:t>
      </w:r>
      <w:r w:rsidR="0083791E">
        <w:rPr>
          <w:rFonts w:ascii="Times New Roman" w:hAnsi="Times New Roman" w:cs="Times New Roman"/>
          <w:sz w:val="24"/>
          <w:szCs w:val="24"/>
        </w:rPr>
        <w:t>I</w:t>
      </w:r>
      <w:r w:rsidR="0083791E">
        <w:rPr>
          <w:rFonts w:ascii="Times New Roman" w:hAnsi="Times New Roman" w:cs="Times New Roman" w:hint="eastAsia"/>
          <w:sz w:val="24"/>
          <w:szCs w:val="24"/>
        </w:rPr>
        <w:t xml:space="preserve">n the future, we will try to use the deep </w:t>
      </w:r>
      <w:r w:rsidR="0083791E" w:rsidRPr="0083791E">
        <w:rPr>
          <w:rFonts w:ascii="Times New Roman" w:hAnsi="Times New Roman" w:cs="Times New Roman"/>
          <w:sz w:val="24"/>
          <w:szCs w:val="24"/>
        </w:rPr>
        <w:t xml:space="preserve">neural </w:t>
      </w:r>
      <w:r w:rsidR="0083791E">
        <w:rPr>
          <w:rFonts w:ascii="Times New Roman" w:hAnsi="Times New Roman" w:cs="Times New Roman" w:hint="eastAsia"/>
          <w:sz w:val="24"/>
          <w:szCs w:val="24"/>
        </w:rPr>
        <w:t xml:space="preserve">network directly extracts features from points. </w:t>
      </w:r>
      <w:del w:id="1063" w:author="User" w:date="2016-11-08T01:44:00Z">
        <w:r w:rsidR="0083791E" w:rsidDel="00A51AE6">
          <w:rPr>
            <w:rFonts w:ascii="Times New Roman" w:hAnsi="Times New Roman" w:cs="Times New Roman"/>
            <w:sz w:val="24"/>
            <w:szCs w:val="24"/>
          </w:rPr>
          <w:delText>T</w:delText>
        </w:r>
        <w:r w:rsidR="0083791E" w:rsidDel="00A51AE6">
          <w:rPr>
            <w:rFonts w:ascii="Times New Roman" w:hAnsi="Times New Roman" w:cs="Times New Roman" w:hint="eastAsia"/>
            <w:sz w:val="24"/>
            <w:szCs w:val="24"/>
          </w:rPr>
          <w:delText xml:space="preserve">he points of </w:delText>
        </w:r>
        <w:r w:rsidR="0083791E" w:rsidRPr="0083791E" w:rsidDel="00A51AE6">
          <w:rPr>
            <w:rFonts w:ascii="Times New Roman" w:hAnsi="Times New Roman" w:cs="Times New Roman"/>
            <w:sz w:val="24"/>
            <w:szCs w:val="24"/>
          </w:rPr>
          <w:delText>scanning artifacts</w:delText>
        </w:r>
        <w:r w:rsidR="0083791E" w:rsidDel="00A51AE6">
          <w:rPr>
            <w:rFonts w:ascii="Times New Roman" w:hAnsi="Times New Roman" w:cs="Times New Roman" w:hint="eastAsia"/>
            <w:sz w:val="24"/>
            <w:szCs w:val="24"/>
          </w:rPr>
          <w:delText xml:space="preserve"> and </w:delText>
        </w:r>
        <w:r w:rsidR="0083791E" w:rsidRPr="0083791E" w:rsidDel="00A51AE6">
          <w:rPr>
            <w:rFonts w:ascii="Times New Roman" w:hAnsi="Times New Roman" w:cs="Times New Roman"/>
            <w:sz w:val="24"/>
            <w:szCs w:val="24"/>
          </w:rPr>
          <w:delText>cars</w:delText>
        </w:r>
        <w:r w:rsidR="0083791E" w:rsidDel="00A51AE6">
          <w:rPr>
            <w:rFonts w:ascii="Times New Roman" w:hAnsi="Times New Roman" w:cs="Times New Roman" w:hint="eastAsia"/>
            <w:sz w:val="24"/>
            <w:szCs w:val="24"/>
          </w:rPr>
          <w:delText xml:space="preserve"> are so few, so the results of the two classes are nearly zero</w:delText>
        </w:r>
      </w:del>
    </w:p>
    <w:p w:rsidR="006E470A" w:rsidRDefault="0083791E">
      <w:pPr>
        <w:spacing w:line="300" w:lineRule="auto"/>
        <w:ind w:firstLine="482"/>
        <w:rPr>
          <w:rFonts w:ascii="Times New Roman" w:hAnsi="Times New Roman" w:cs="Times New Roman"/>
          <w:sz w:val="24"/>
          <w:szCs w:val="24"/>
        </w:rPr>
        <w:pPrChange w:id="1064" w:author="User" w:date="2016-11-08T03:21:00Z">
          <w:pPr>
            <w:spacing w:line="300" w:lineRule="auto"/>
            <w:ind w:firstLine="482"/>
            <w:jc w:val="left"/>
          </w:pPr>
        </w:pPrChange>
      </w:pPr>
      <w:del w:id="1065" w:author="User" w:date="2016-11-08T03:20:00Z">
        <w:r w:rsidDel="000C68C3">
          <w:rPr>
            <w:rFonts w:ascii="Times New Roman" w:hAnsi="Times New Roman" w:cs="Times New Roman" w:hint="eastAsia"/>
            <w:sz w:val="24"/>
            <w:szCs w:val="24"/>
          </w:rPr>
          <w:delText>.</w:delText>
        </w:r>
      </w:del>
      <w:del w:id="1066" w:author="User" w:date="2016-11-08T03:19:00Z">
        <w:r w:rsidDel="000C68C3">
          <w:rPr>
            <w:rFonts w:ascii="Times New Roman" w:hAnsi="Times New Roman" w:cs="Times New Roman" w:hint="eastAsia"/>
            <w:sz w:val="24"/>
            <w:szCs w:val="24"/>
          </w:rPr>
          <w:delText xml:space="preserve"> </w:delText>
        </w:r>
      </w:del>
      <w:r>
        <w:rPr>
          <w:rFonts w:ascii="Times New Roman" w:hAnsi="Times New Roman" w:cs="Times New Roman"/>
          <w:sz w:val="24"/>
          <w:szCs w:val="24"/>
        </w:rPr>
        <w:t>C</w:t>
      </w:r>
      <w:r>
        <w:rPr>
          <w:rFonts w:ascii="Times New Roman" w:hAnsi="Times New Roman" w:cs="Times New Roman" w:hint="eastAsia"/>
          <w:sz w:val="24"/>
          <w:szCs w:val="24"/>
        </w:rPr>
        <w:t xml:space="preserve">ompared with the other method, </w:t>
      </w:r>
      <w:r w:rsidR="00922CE6">
        <w:rPr>
          <w:rFonts w:ascii="Times New Roman" w:hAnsi="Times New Roman" w:cs="Times New Roman" w:hint="eastAsia"/>
          <w:sz w:val="24"/>
          <w:szCs w:val="24"/>
        </w:rPr>
        <w:t>although the accuracy of the classification is not high, our method is still the best and the accuracies improve near 20%</w:t>
      </w:r>
      <w:r w:rsidR="00922CE6" w:rsidRPr="00922CE6">
        <w:rPr>
          <w:rFonts w:ascii="Times New Roman" w:hAnsi="Times New Roman" w:cs="Times New Roman" w:hint="eastAsia"/>
          <w:sz w:val="24"/>
          <w:szCs w:val="24"/>
        </w:rPr>
        <w:t xml:space="preserve"> </w:t>
      </w:r>
      <w:r w:rsidR="00922CE6">
        <w:rPr>
          <w:rFonts w:ascii="Times New Roman" w:hAnsi="Times New Roman" w:cs="Times New Roman" w:hint="eastAsia"/>
          <w:sz w:val="24"/>
          <w:szCs w:val="24"/>
        </w:rPr>
        <w:t xml:space="preserve">comparing </w:t>
      </w:r>
      <w:r w:rsidR="00922CE6">
        <w:rPr>
          <w:rFonts w:ascii="Times New Roman" w:hAnsi="Times New Roman" w:cs="Times New Roman"/>
          <w:sz w:val="24"/>
          <w:szCs w:val="24"/>
        </w:rPr>
        <w:t>with</w:t>
      </w:r>
      <w:r w:rsidR="00922CE6">
        <w:rPr>
          <w:rFonts w:ascii="Times New Roman" w:hAnsi="Times New Roman" w:cs="Times New Roman" w:hint="eastAsia"/>
          <w:sz w:val="24"/>
          <w:szCs w:val="24"/>
        </w:rPr>
        <w:t xml:space="preserve"> the best of the other methods. </w:t>
      </w:r>
      <w:r w:rsidR="00922CE6">
        <w:rPr>
          <w:rFonts w:ascii="Times New Roman" w:hAnsi="Times New Roman" w:cs="Times New Roman"/>
          <w:sz w:val="24"/>
          <w:szCs w:val="24"/>
        </w:rPr>
        <w:t>T</w:t>
      </w:r>
      <w:r w:rsidR="00922CE6">
        <w:rPr>
          <w:rFonts w:ascii="Times New Roman" w:hAnsi="Times New Roman" w:cs="Times New Roman" w:hint="eastAsia"/>
          <w:sz w:val="24"/>
          <w:szCs w:val="24"/>
        </w:rPr>
        <w:t xml:space="preserve">his means although the feature are not good for input, the </w:t>
      </w:r>
      <w:del w:id="1067" w:author="User" w:date="2016-11-08T05:06:00Z">
        <w:r w:rsidR="00922CE6" w:rsidDel="000C6412">
          <w:rPr>
            <w:rFonts w:ascii="Times New Roman" w:hAnsi="Times New Roman" w:cs="Times New Roman" w:hint="eastAsia"/>
            <w:sz w:val="24"/>
            <w:szCs w:val="24"/>
          </w:rPr>
          <w:delText>PNN</w:delText>
        </w:r>
      </w:del>
      <w:ins w:id="1068" w:author="User" w:date="2016-11-08T15:55:00Z">
        <w:r w:rsidR="00844471">
          <w:rPr>
            <w:rFonts w:ascii="Times New Roman" w:hAnsi="Times New Roman" w:cs="Times New Roman" w:hint="eastAsia"/>
            <w:sz w:val="24"/>
            <w:szCs w:val="24"/>
          </w:rPr>
          <w:t>DNNSP</w:t>
        </w:r>
      </w:ins>
      <w:r w:rsidR="00922CE6">
        <w:rPr>
          <w:rFonts w:ascii="Times New Roman" w:hAnsi="Times New Roman" w:cs="Times New Roman" w:hint="eastAsia"/>
          <w:sz w:val="24"/>
          <w:szCs w:val="24"/>
        </w:rPr>
        <w:t xml:space="preserve"> </w:t>
      </w:r>
      <w:r w:rsidR="00D14FFB">
        <w:rPr>
          <w:rFonts w:ascii="Times New Roman" w:hAnsi="Times New Roman" w:cs="Times New Roman"/>
          <w:sz w:val="24"/>
          <w:szCs w:val="24"/>
        </w:rPr>
        <w:t>can improve</w:t>
      </w:r>
      <w:r w:rsidR="00922CE6">
        <w:rPr>
          <w:rFonts w:ascii="Times New Roman" w:hAnsi="Times New Roman" w:cs="Times New Roman" w:hint="eastAsia"/>
          <w:sz w:val="24"/>
          <w:szCs w:val="24"/>
        </w:rPr>
        <w:t xml:space="preserve"> the </w:t>
      </w:r>
      <w:r w:rsidR="00922CE6" w:rsidRPr="00922CE6">
        <w:rPr>
          <w:rFonts w:ascii="Times New Roman" w:hAnsi="Times New Roman" w:cs="Times New Roman"/>
          <w:sz w:val="24"/>
          <w:szCs w:val="24"/>
        </w:rPr>
        <w:t>performance</w:t>
      </w:r>
      <w:r w:rsidR="00922CE6">
        <w:rPr>
          <w:rFonts w:ascii="Times New Roman" w:hAnsi="Times New Roman" w:cs="Times New Roman" w:hint="eastAsia"/>
          <w:sz w:val="24"/>
          <w:szCs w:val="24"/>
        </w:rPr>
        <w:t xml:space="preserve"> of the features</w:t>
      </w:r>
      <w:ins w:id="1069" w:author="User" w:date="2016-11-08T05:01:00Z">
        <w:r w:rsidR="003035D3">
          <w:rPr>
            <w:rFonts w:ascii="Times New Roman" w:hAnsi="Times New Roman" w:cs="Times New Roman" w:hint="eastAsia"/>
            <w:sz w:val="24"/>
            <w:szCs w:val="24"/>
          </w:rPr>
          <w:t xml:space="preserve"> for classification</w:t>
        </w:r>
      </w:ins>
      <w:r w:rsidR="00922CE6">
        <w:rPr>
          <w:rFonts w:ascii="Times New Roman" w:hAnsi="Times New Roman" w:cs="Times New Roman" w:hint="eastAsia"/>
          <w:sz w:val="24"/>
          <w:szCs w:val="24"/>
        </w:rPr>
        <w:t>.</w:t>
      </w:r>
      <w:ins w:id="1070" w:author="User" w:date="2016-11-08T03:20:00Z">
        <w:r w:rsidR="00CB72D2">
          <w:rPr>
            <w:rFonts w:ascii="Times New Roman" w:hAnsi="Times New Roman" w:cs="Times New Roman" w:hint="eastAsia"/>
            <w:sz w:val="24"/>
            <w:szCs w:val="24"/>
          </w:rPr>
          <w:t xml:space="preserve"> </w:t>
        </w:r>
      </w:ins>
    </w:p>
    <w:p w:rsidR="00C446EF" w:rsidRPr="00A408FE" w:rsidRDefault="00C446EF" w:rsidP="00C446EF">
      <w:pPr>
        <w:spacing w:line="300" w:lineRule="auto"/>
        <w:jc w:val="left"/>
        <w:rPr>
          <w:ins w:id="1071" w:author="User" w:date="2016-11-08T02:32:00Z"/>
          <w:rFonts w:ascii="Times New Roman" w:hAnsi="Times New Roman" w:cs="Times New Roman"/>
          <w:b/>
          <w:sz w:val="24"/>
          <w:szCs w:val="24"/>
        </w:rPr>
      </w:pPr>
      <w:ins w:id="1072" w:author="User" w:date="2016-11-08T02:32:00Z">
        <w:r w:rsidRPr="00A408FE">
          <w:rPr>
            <w:rFonts w:ascii="Times New Roman" w:hAnsi="Times New Roman" w:cs="Times New Roman" w:hint="eastAsia"/>
            <w:b/>
            <w:sz w:val="24"/>
            <w:szCs w:val="24"/>
          </w:rPr>
          <w:t>C</w:t>
        </w:r>
        <w:r w:rsidRPr="00A408FE">
          <w:rPr>
            <w:rFonts w:ascii="Times New Roman" w:hAnsi="Times New Roman" w:cs="Times New Roman" w:hint="eastAsia"/>
            <w:b/>
            <w:sz w:val="24"/>
            <w:szCs w:val="24"/>
          </w:rPr>
          <w:t>．</w:t>
        </w:r>
        <w:r>
          <w:rPr>
            <w:rFonts w:ascii="Times New Roman" w:hAnsi="Times New Roman" w:cs="Times New Roman" w:hint="eastAsia"/>
            <w:b/>
            <w:sz w:val="24"/>
            <w:szCs w:val="24"/>
          </w:rPr>
          <w:t xml:space="preserve">Performance of Nets in </w:t>
        </w:r>
      </w:ins>
      <w:ins w:id="1073" w:author="User" w:date="2016-11-08T15:55:00Z">
        <w:r w:rsidR="00844471">
          <w:rPr>
            <w:rFonts w:ascii="Times New Roman" w:hAnsi="Times New Roman" w:cs="Times New Roman" w:hint="eastAsia"/>
            <w:b/>
            <w:sz w:val="24"/>
            <w:szCs w:val="24"/>
          </w:rPr>
          <w:t>DNNSP</w:t>
        </w:r>
      </w:ins>
    </w:p>
    <w:p w:rsidR="00C446EF" w:rsidRDefault="00C446EF" w:rsidP="00C446EF">
      <w:pPr>
        <w:spacing w:line="300" w:lineRule="auto"/>
        <w:ind w:firstLine="482"/>
        <w:jc w:val="left"/>
        <w:rPr>
          <w:ins w:id="1074" w:author="User" w:date="2016-11-08T02:32:00Z"/>
          <w:rFonts w:ascii="Times New Roman" w:hAnsi="Times New Roman" w:cs="Times New Roman"/>
          <w:sz w:val="24"/>
          <w:szCs w:val="24"/>
        </w:rPr>
      </w:pPr>
      <w:ins w:id="1075" w:author="User" w:date="2016-11-08T02:32:00Z">
        <w:r>
          <w:rPr>
            <w:rFonts w:ascii="Times New Roman" w:hAnsi="Times New Roman" w:cs="Times New Roman"/>
            <w:sz w:val="24"/>
            <w:szCs w:val="24"/>
          </w:rPr>
          <w:t>First, the</w:t>
        </w:r>
        <w:r>
          <w:rPr>
            <w:rFonts w:ascii="Times New Roman" w:hAnsi="Times New Roman" w:cs="Times New Roman" w:hint="eastAsia"/>
            <w:sz w:val="24"/>
            <w:szCs w:val="24"/>
          </w:rPr>
          <w:t xml:space="preserve"> different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number of </w:t>
        </w:r>
        <w:r>
          <w:rPr>
            <w:rFonts w:ascii="Times New Roman" w:hAnsi="Times New Roman" w:cs="Times New Roman"/>
            <w:sz w:val="24"/>
            <w:szCs w:val="24"/>
          </w:rPr>
          <w:t>Net1</w:t>
        </w:r>
        <w:r>
          <w:rPr>
            <w:rFonts w:ascii="Times New Roman" w:hAnsi="Times New Roman" w:cs="Times New Roman" w:hint="eastAsia"/>
            <w:sz w:val="24"/>
            <w:szCs w:val="24"/>
          </w:rPr>
          <w:t>,</w:t>
        </w:r>
        <w:r>
          <w:rPr>
            <w:rFonts w:ascii="Times New Roman" w:hAnsi="Times New Roman" w:cs="Times New Roman"/>
            <w:sz w:val="24"/>
            <w:szCs w:val="24"/>
          </w:rPr>
          <w:t xml:space="preserve"> Net2</w:t>
        </w:r>
        <w:r>
          <w:rPr>
            <w:rFonts w:ascii="Times New Roman" w:hAnsi="Times New Roman" w:cs="Times New Roman" w:hint="eastAsia"/>
            <w:sz w:val="24"/>
            <w:szCs w:val="24"/>
          </w:rPr>
          <w:t xml:space="preserve"> and Net3</w:t>
        </w:r>
        <w:r>
          <w:rPr>
            <w:rFonts w:ascii="Times New Roman" w:hAnsi="Times New Roman" w:cs="Times New Roman"/>
            <w:sz w:val="24"/>
            <w:szCs w:val="24"/>
          </w:rPr>
          <w:t xml:space="preserve"> </w:t>
        </w:r>
        <w:r>
          <w:rPr>
            <w:rFonts w:ascii="Times New Roman" w:hAnsi="Times New Roman" w:cs="Times New Roman" w:hint="eastAsia"/>
            <w:sz w:val="24"/>
            <w:szCs w:val="24"/>
          </w:rPr>
          <w:t>are used to shown the e</w:t>
        </w:r>
        <w:r w:rsidRPr="00A408FE">
          <w:rPr>
            <w:rFonts w:ascii="Times New Roman" w:hAnsi="Times New Roman" w:cs="Times New Roman"/>
            <w:sz w:val="24"/>
            <w:szCs w:val="24"/>
          </w:rPr>
          <w:t>ffect</w:t>
        </w:r>
        <w:r>
          <w:rPr>
            <w:rFonts w:ascii="Times New Roman" w:hAnsi="Times New Roman" w:cs="Times New Roman" w:hint="eastAsia"/>
            <w:sz w:val="24"/>
            <w:szCs w:val="24"/>
          </w:rPr>
          <w:t xml:space="preserve">s of the nets. As Net3 is following the Net1 and Net2, to clear show the effects of each net, the Net3 are not used at first and then the results with Net3 are shown. Table 6 shows the results with </w:t>
        </w:r>
        <w:r>
          <w:rPr>
            <w:rFonts w:ascii="Times New Roman" w:hAnsi="Times New Roman" w:cs="Times New Roman"/>
            <w:sz w:val="24"/>
            <w:szCs w:val="24"/>
          </w:rPr>
          <w:t>different</w:t>
        </w:r>
        <w:r>
          <w:rPr>
            <w:rFonts w:ascii="Times New Roman" w:hAnsi="Times New Roman" w:cs="Times New Roman" w:hint="eastAsia"/>
            <w:sz w:val="24"/>
            <w:szCs w:val="24"/>
          </w:rPr>
          <w:t xml:space="preserve"> nets.</w:t>
        </w:r>
      </w:ins>
    </w:p>
    <w:p w:rsidR="00C446EF" w:rsidRDefault="00C446EF" w:rsidP="00C446EF">
      <w:pPr>
        <w:spacing w:line="300" w:lineRule="auto"/>
        <w:ind w:firstLine="482"/>
        <w:jc w:val="center"/>
        <w:rPr>
          <w:ins w:id="1076" w:author="User" w:date="2016-11-08T02:32:00Z"/>
          <w:rFonts w:ascii="Times New Roman" w:hAnsi="Times New Roman" w:cs="Times New Roman"/>
          <w:sz w:val="24"/>
          <w:szCs w:val="24"/>
        </w:rPr>
      </w:pPr>
      <w:ins w:id="1077" w:author="User" w:date="2016-11-08T02:32:00Z">
        <w:r>
          <w:rPr>
            <w:rFonts w:ascii="Times New Roman" w:hAnsi="Times New Roman" w:cs="Times New Roman" w:hint="eastAsia"/>
            <w:sz w:val="24"/>
            <w:szCs w:val="24"/>
          </w:rPr>
          <w:t xml:space="preserve">Table 6 the results with </w:t>
        </w:r>
        <w:r>
          <w:rPr>
            <w:rFonts w:ascii="Times New Roman" w:hAnsi="Times New Roman" w:cs="Times New Roman"/>
            <w:sz w:val="24"/>
            <w:szCs w:val="24"/>
          </w:rPr>
          <w:t>different</w:t>
        </w:r>
        <w:r>
          <w:rPr>
            <w:rFonts w:ascii="Times New Roman" w:hAnsi="Times New Roman" w:cs="Times New Roman" w:hint="eastAsia"/>
            <w:sz w:val="24"/>
            <w:szCs w:val="24"/>
          </w:rPr>
          <w:t xml:space="preserve"> nets</w:t>
        </w:r>
        <w:r>
          <w:rPr>
            <w:rFonts w:ascii="Times New Roman" w:hAnsi="Times New Roman" w:cs="Times New Roman" w:hint="eastAsia"/>
            <w:sz w:val="24"/>
            <w:szCs w:val="24"/>
          </w:rPr>
          <w:t>（</w:t>
        </w:r>
        <w:r>
          <w:rPr>
            <w:rFonts w:ascii="Times New Roman" w:hAnsi="Times New Roman" w:cs="Times New Roman"/>
            <w:sz w:val="24"/>
            <w:szCs w:val="24"/>
          </w:rPr>
          <w:t>results</w:t>
        </w:r>
        <w:r>
          <w:rPr>
            <w:rFonts w:ascii="Times New Roman" w:hAnsi="Times New Roman" w:cs="Times New Roman" w:hint="eastAsia"/>
            <w:sz w:val="24"/>
            <w:szCs w:val="24"/>
          </w:rPr>
          <w:t xml:space="preserve"> without net3/with net3</w:t>
        </w:r>
        <w:r>
          <w:rPr>
            <w:rFonts w:ascii="Times New Roman" w:hAnsi="Times New Roman" w:cs="Times New Roman" w:hint="eastAsia"/>
            <w:sz w:val="24"/>
            <w:szCs w:val="24"/>
          </w:rPr>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1425"/>
        <w:gridCol w:w="1570"/>
        <w:gridCol w:w="1425"/>
        <w:gridCol w:w="1283"/>
        <w:gridCol w:w="1283"/>
      </w:tblGrid>
      <w:tr w:rsidR="00C446EF" w:rsidRPr="00C54053" w:rsidTr="00C1165E">
        <w:tc>
          <w:tcPr>
            <w:tcW w:w="5000" w:type="pct"/>
            <w:gridSpan w:val="6"/>
            <w:tcBorders>
              <w:tl2br w:val="nil"/>
            </w:tcBorders>
            <w:shd w:val="clear" w:color="auto" w:fill="auto"/>
          </w:tcPr>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S</w:t>
            </w:r>
            <w:r w:rsidRPr="00CA5FC2">
              <w:rPr>
                <w:rFonts w:ascii="Times New Roman" w:hAnsi="Times New Roman" w:cs="Times New Roman" w:hint="eastAsia"/>
                <w:sz w:val="22"/>
              </w:rPr>
              <w:t>cene I</w:t>
            </w:r>
          </w:p>
        </w:tc>
      </w:tr>
      <w:tr w:rsidR="00C446EF" w:rsidRPr="00C54053" w:rsidTr="00C1165E">
        <w:tc>
          <w:tcPr>
            <w:tcW w:w="901" w:type="pct"/>
            <w:tcBorders>
              <w:tl2br w:val="single" w:sz="4" w:space="0" w:color="auto"/>
            </w:tcBorders>
            <w:shd w:val="clear" w:color="auto" w:fill="auto"/>
          </w:tcPr>
          <w:p w:rsidR="00C446EF" w:rsidRPr="00CA5FC2" w:rsidRDefault="00C446EF" w:rsidP="00C1165E">
            <w:pPr>
              <w:spacing w:line="300" w:lineRule="auto"/>
              <w:ind w:leftChars="399" w:left="1388" w:hangingChars="250" w:hanging="550"/>
              <w:rPr>
                <w:rFonts w:ascii="Times New Roman" w:hAnsi="Times New Roman" w:cs="Times New Roman"/>
                <w:sz w:val="22"/>
              </w:rPr>
            </w:pPr>
            <w:r w:rsidRPr="00CA5FC2">
              <w:rPr>
                <w:rFonts w:ascii="Times New Roman" w:hAnsi="Times New Roman" w:cs="Times New Roman"/>
                <w:sz w:val="22"/>
              </w:rPr>
              <w:t>Net1</w:t>
            </w:r>
          </w:p>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Net2</w:t>
            </w:r>
          </w:p>
        </w:tc>
        <w:tc>
          <w:tcPr>
            <w:tcW w:w="836" w:type="pct"/>
            <w:tcBorders>
              <w:bottom w:val="single" w:sz="4" w:space="0" w:color="auto"/>
            </w:tcBorders>
          </w:tcPr>
          <w:p w:rsidR="00C446EF" w:rsidRPr="00CA5FC2" w:rsidRDefault="00C446EF" w:rsidP="00C1165E">
            <w:pPr>
              <w:spacing w:line="300" w:lineRule="auto"/>
              <w:ind w:firstLineChars="50" w:firstLine="110"/>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Net1</w:t>
            </w:r>
          </w:p>
        </w:tc>
        <w:tc>
          <w:tcPr>
            <w:tcW w:w="921" w:type="pct"/>
            <w:shd w:val="clear" w:color="auto" w:fill="auto"/>
          </w:tcPr>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Net1</w:t>
            </w:r>
          </w:p>
        </w:tc>
        <w:tc>
          <w:tcPr>
            <w:tcW w:w="836" w:type="pct"/>
            <w:shd w:val="clear" w:color="auto" w:fill="auto"/>
          </w:tcPr>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 xml:space="preserve">Net1 </w:t>
            </w:r>
          </w:p>
        </w:tc>
        <w:tc>
          <w:tcPr>
            <w:tcW w:w="753" w:type="pct"/>
            <w:shd w:val="clear" w:color="auto" w:fill="auto"/>
          </w:tcPr>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Net1</w:t>
            </w:r>
          </w:p>
        </w:tc>
        <w:tc>
          <w:tcPr>
            <w:tcW w:w="753" w:type="pct"/>
            <w:shd w:val="clear" w:color="auto" w:fill="auto"/>
          </w:tcPr>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四个</w:t>
            </w:r>
            <w:r w:rsidRPr="00CA5FC2">
              <w:rPr>
                <w:rFonts w:ascii="Times New Roman" w:hAnsi="Times New Roman" w:cs="Times New Roman"/>
                <w:sz w:val="22"/>
              </w:rPr>
              <w:t>Net1</w:t>
            </w:r>
          </w:p>
        </w:tc>
      </w:tr>
      <w:tr w:rsidR="00C446EF" w:rsidRPr="00C54053" w:rsidTr="00C1165E">
        <w:tc>
          <w:tcPr>
            <w:tcW w:w="901" w:type="pct"/>
            <w:shd w:val="clear" w:color="auto" w:fill="auto"/>
          </w:tcPr>
          <w:p w:rsidR="00C446EF" w:rsidRPr="00CA5FC2" w:rsidRDefault="00C446EF" w:rsidP="00C1165E">
            <w:pPr>
              <w:spacing w:line="300" w:lineRule="auto"/>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Net2</w:t>
            </w:r>
          </w:p>
        </w:tc>
        <w:tc>
          <w:tcPr>
            <w:tcW w:w="836" w:type="pct"/>
            <w:tcBorders>
              <w:tl2br w:val="single" w:sz="4" w:space="0" w:color="auto"/>
            </w:tcBorders>
          </w:tcPr>
          <w:p w:rsidR="00C446EF" w:rsidRPr="00CA5FC2" w:rsidRDefault="00C446EF" w:rsidP="00C1165E">
            <w:pPr>
              <w:spacing w:line="300" w:lineRule="auto"/>
              <w:rPr>
                <w:rFonts w:ascii="Times New Roman" w:hAnsi="Times New Roman" w:cs="Times New Roman"/>
                <w:sz w:val="22"/>
              </w:rPr>
            </w:pPr>
          </w:p>
        </w:tc>
        <w:tc>
          <w:tcPr>
            <w:tcW w:w="921" w:type="pct"/>
            <w:shd w:val="clear" w:color="auto" w:fill="auto"/>
          </w:tcPr>
          <w:p w:rsidR="00C446EF"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w:t>
            </w:r>
            <w:r w:rsidRPr="008D5EEE">
              <w:rPr>
                <w:rFonts w:ascii="Times New Roman" w:hAnsi="Times New Roman" w:cs="Times New Roman"/>
                <w:sz w:val="22"/>
              </w:rPr>
              <w:t>6.73</w:t>
            </w:r>
            <w:r>
              <w:rPr>
                <w:rFonts w:ascii="Times New Roman" w:hAnsi="Times New Roman" w:cs="Times New Roman" w:hint="eastAsia"/>
                <w:sz w:val="22"/>
              </w:rPr>
              <w:t>+1.54</w:t>
            </w:r>
          </w:p>
        </w:tc>
        <w:tc>
          <w:tcPr>
            <w:tcW w:w="836" w:type="pct"/>
            <w:shd w:val="clear" w:color="auto" w:fill="auto"/>
          </w:tcPr>
          <w:p w:rsidR="00C446EF"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96.98</w:t>
            </w:r>
            <w:r>
              <w:rPr>
                <w:rFonts w:ascii="Times New Roman" w:hAnsi="Times New Roman" w:cs="Times New Roman" w:hint="eastAsia"/>
                <w:sz w:val="22"/>
              </w:rPr>
              <w:t>+1.09</w:t>
            </w:r>
          </w:p>
        </w:tc>
        <w:tc>
          <w:tcPr>
            <w:tcW w:w="753" w:type="pct"/>
            <w:shd w:val="clear" w:color="auto" w:fill="auto"/>
          </w:tcPr>
          <w:p w:rsidR="00C446EF"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96.90</w:t>
            </w:r>
            <w:r>
              <w:rPr>
                <w:rFonts w:ascii="Times New Roman" w:hAnsi="Times New Roman" w:cs="Times New Roman" w:hint="eastAsia"/>
                <w:sz w:val="22"/>
              </w:rPr>
              <w:t>+0.42</w:t>
            </w:r>
          </w:p>
        </w:tc>
        <w:tc>
          <w:tcPr>
            <w:tcW w:w="753" w:type="pct"/>
            <w:shd w:val="clear" w:color="auto" w:fill="auto"/>
          </w:tcPr>
          <w:p w:rsidR="00C446EF" w:rsidRPr="00CA5FC2" w:rsidRDefault="008D5EEE" w:rsidP="008D5EEE">
            <w:pPr>
              <w:spacing w:line="300" w:lineRule="auto"/>
              <w:rPr>
                <w:rFonts w:ascii="Times New Roman" w:hAnsi="Times New Roman" w:cs="Times New Roman"/>
                <w:sz w:val="22"/>
              </w:rPr>
            </w:pPr>
            <w:r w:rsidRPr="008D5EEE">
              <w:rPr>
                <w:rFonts w:ascii="Times New Roman" w:hAnsi="Times New Roman" w:cs="Times New Roman"/>
                <w:sz w:val="22"/>
              </w:rPr>
              <w:t>96.91</w:t>
            </w:r>
            <w:r>
              <w:rPr>
                <w:rFonts w:ascii="Times New Roman" w:hAnsi="Times New Roman" w:cs="Times New Roman" w:hint="eastAsia"/>
                <w:sz w:val="22"/>
              </w:rPr>
              <w:t>+0.58</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Net2</w:t>
            </w:r>
          </w:p>
        </w:tc>
        <w:tc>
          <w:tcPr>
            <w:tcW w:w="836" w:type="pct"/>
          </w:tcPr>
          <w:p w:rsidR="008D5EEE" w:rsidRPr="00CA5FC2" w:rsidRDefault="008D5EEE" w:rsidP="00EB631E">
            <w:pPr>
              <w:spacing w:line="300" w:lineRule="auto"/>
              <w:rPr>
                <w:rFonts w:ascii="Times New Roman" w:hAnsi="Times New Roman" w:cs="Times New Roman"/>
                <w:sz w:val="22"/>
              </w:rPr>
            </w:pPr>
            <w:r w:rsidRPr="008D5EEE">
              <w:rPr>
                <w:rFonts w:ascii="Times New Roman" w:hAnsi="Times New Roman" w:cs="Times New Roman"/>
                <w:sz w:val="22"/>
              </w:rPr>
              <w:t>95.86</w:t>
            </w:r>
            <w:r>
              <w:rPr>
                <w:rFonts w:ascii="Times New Roman" w:hAnsi="Times New Roman" w:cs="Times New Roman" w:hint="eastAsia"/>
                <w:sz w:val="22"/>
              </w:rPr>
              <w:t>+2.48</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96.70</w:t>
            </w:r>
            <w:r>
              <w:rPr>
                <w:rFonts w:ascii="Times New Roman" w:hAnsi="Times New Roman" w:cs="Times New Roman" w:hint="eastAsia"/>
                <w:sz w:val="22"/>
              </w:rPr>
              <w:t>+1.59</w:t>
            </w:r>
          </w:p>
        </w:tc>
        <w:tc>
          <w:tcPr>
            <w:tcW w:w="836" w:type="pct"/>
            <w:shd w:val="clear" w:color="auto" w:fill="auto"/>
          </w:tcPr>
          <w:p w:rsidR="008D5EEE" w:rsidRPr="002F400A" w:rsidRDefault="008D5EEE" w:rsidP="002F400A">
            <w:pPr>
              <w:spacing w:line="300" w:lineRule="auto"/>
              <w:rPr>
                <w:rFonts w:ascii="Times New Roman" w:hAnsi="Times New Roman" w:cs="Times New Roman"/>
                <w:b/>
                <w:sz w:val="22"/>
              </w:rPr>
            </w:pPr>
            <w:r w:rsidRPr="002F400A">
              <w:rPr>
                <w:rFonts w:ascii="Times New Roman" w:hAnsi="Times New Roman" w:cs="Times New Roman"/>
                <w:b/>
                <w:sz w:val="22"/>
              </w:rPr>
              <w:t>97.42</w:t>
            </w:r>
            <w:r w:rsidRPr="002F400A">
              <w:rPr>
                <w:rFonts w:ascii="Times New Roman" w:hAnsi="Times New Roman" w:cs="Times New Roman" w:hint="eastAsia"/>
                <w:b/>
                <w:sz w:val="22"/>
              </w:rPr>
              <w:t>+0.</w:t>
            </w:r>
            <w:r w:rsidR="002F400A" w:rsidRPr="002F400A">
              <w:rPr>
                <w:rFonts w:ascii="Times New Roman" w:hAnsi="Times New Roman" w:cs="Times New Roman" w:hint="eastAsia"/>
                <w:b/>
                <w:sz w:val="22"/>
              </w:rPr>
              <w:t>5</w:t>
            </w:r>
            <w:r w:rsidRPr="002F400A">
              <w:rPr>
                <w:rFonts w:ascii="Times New Roman" w:hAnsi="Times New Roman" w:cs="Times New Roman" w:hint="eastAsia"/>
                <w:b/>
                <w:sz w:val="22"/>
              </w:rPr>
              <w:t>7</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97.04</w:t>
            </w:r>
            <w:r>
              <w:rPr>
                <w:rFonts w:ascii="Times New Roman" w:hAnsi="Times New Roman" w:cs="Times New Roman" w:hint="eastAsia"/>
                <w:sz w:val="22"/>
              </w:rPr>
              <w:t>+0.67</w:t>
            </w:r>
          </w:p>
        </w:tc>
        <w:tc>
          <w:tcPr>
            <w:tcW w:w="753" w:type="pct"/>
            <w:shd w:val="clear" w:color="auto" w:fill="auto"/>
          </w:tcPr>
          <w:p w:rsidR="008D5EEE" w:rsidRPr="00CA5FC2" w:rsidRDefault="008D5EEE" w:rsidP="008D5EEE">
            <w:pPr>
              <w:spacing w:line="300" w:lineRule="auto"/>
              <w:rPr>
                <w:rFonts w:ascii="Times New Roman" w:hAnsi="Times New Roman" w:cs="Times New Roman"/>
                <w:sz w:val="22"/>
              </w:rPr>
            </w:pPr>
            <w:r>
              <w:rPr>
                <w:rFonts w:ascii="Times New Roman" w:hAnsi="Times New Roman" w:cs="Times New Roman"/>
                <w:sz w:val="22"/>
              </w:rPr>
              <w:t>97.</w:t>
            </w:r>
            <w:r>
              <w:rPr>
                <w:rFonts w:ascii="Times New Roman" w:hAnsi="Times New Roman" w:cs="Times New Roman" w:hint="eastAsia"/>
                <w:sz w:val="22"/>
              </w:rPr>
              <w:t>01+0.43</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Net2</w:t>
            </w:r>
          </w:p>
        </w:tc>
        <w:tc>
          <w:tcPr>
            <w:tcW w:w="836" w:type="pct"/>
          </w:tcPr>
          <w:p w:rsidR="008D5EEE" w:rsidRPr="00CA5FC2" w:rsidRDefault="008D5EEE" w:rsidP="00EB631E">
            <w:pPr>
              <w:spacing w:line="300" w:lineRule="auto"/>
              <w:rPr>
                <w:rFonts w:ascii="Times New Roman" w:hAnsi="Times New Roman" w:cs="Times New Roman"/>
                <w:sz w:val="22"/>
              </w:rPr>
            </w:pPr>
            <w:r w:rsidRPr="008D5EEE">
              <w:rPr>
                <w:rFonts w:ascii="Times New Roman" w:hAnsi="Times New Roman" w:cs="Times New Roman"/>
                <w:sz w:val="22"/>
              </w:rPr>
              <w:t>97.73</w:t>
            </w:r>
            <w:r>
              <w:rPr>
                <w:rFonts w:ascii="Times New Roman" w:hAnsi="Times New Roman" w:cs="Times New Roman" w:hint="eastAsia"/>
                <w:sz w:val="22"/>
              </w:rPr>
              <w:t>+0.47</w:t>
            </w:r>
          </w:p>
        </w:tc>
        <w:tc>
          <w:tcPr>
            <w:tcW w:w="921" w:type="pct"/>
            <w:shd w:val="clear" w:color="auto" w:fill="auto"/>
          </w:tcPr>
          <w:p w:rsidR="008D5EEE" w:rsidRPr="008D5EEE"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96.70</w:t>
            </w:r>
            <w:r w:rsidRPr="008D5EEE">
              <w:rPr>
                <w:rFonts w:ascii="Times New Roman" w:hAnsi="Times New Roman" w:cs="Times New Roman" w:hint="eastAsia"/>
                <w:sz w:val="22"/>
              </w:rPr>
              <w:t>+1.11</w:t>
            </w:r>
          </w:p>
        </w:tc>
        <w:tc>
          <w:tcPr>
            <w:tcW w:w="836" w:type="pct"/>
            <w:shd w:val="clear" w:color="auto" w:fill="auto"/>
          </w:tcPr>
          <w:p w:rsidR="008D5EEE" w:rsidRPr="008D5EEE"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96.72</w:t>
            </w:r>
            <w:r w:rsidRPr="008D5EEE">
              <w:rPr>
                <w:rFonts w:ascii="Times New Roman" w:hAnsi="Times New Roman" w:cs="Times New Roman" w:hint="eastAsia"/>
                <w:sz w:val="22"/>
              </w:rPr>
              <w:t>+0.95</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97.33</w:t>
            </w:r>
            <w:r>
              <w:rPr>
                <w:rFonts w:ascii="Times New Roman" w:hAnsi="Times New Roman" w:cs="Times New Roman" w:hint="eastAsia"/>
                <w:sz w:val="22"/>
              </w:rPr>
              <w:t>+0.68</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96.75</w:t>
            </w:r>
            <w:r>
              <w:rPr>
                <w:rFonts w:ascii="Times New Roman" w:hAnsi="Times New Roman" w:cs="Times New Roman" w:hint="eastAsia"/>
                <w:sz w:val="22"/>
              </w:rPr>
              <w:t>+0.71</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96.39</w:t>
            </w:r>
            <w:r>
              <w:rPr>
                <w:rFonts w:ascii="Times New Roman" w:hAnsi="Times New Roman" w:cs="Times New Roman" w:hint="eastAsia"/>
                <w:sz w:val="22"/>
              </w:rPr>
              <w:t>+1.69</w:t>
            </w:r>
          </w:p>
        </w:tc>
        <w:tc>
          <w:tcPr>
            <w:tcW w:w="921" w:type="pct"/>
            <w:shd w:val="clear" w:color="auto" w:fill="auto"/>
          </w:tcPr>
          <w:p w:rsidR="008D5EEE" w:rsidRPr="00CA5FC2" w:rsidRDefault="008D5EEE" w:rsidP="008D5EEE">
            <w:pPr>
              <w:spacing w:line="300" w:lineRule="auto"/>
              <w:rPr>
                <w:rFonts w:ascii="Times New Roman" w:hAnsi="Times New Roman" w:cs="Times New Roman"/>
                <w:sz w:val="22"/>
              </w:rPr>
            </w:pPr>
            <w:r w:rsidRPr="008D5EEE">
              <w:rPr>
                <w:rFonts w:ascii="Times New Roman" w:hAnsi="Times New Roman" w:cs="Times New Roman"/>
                <w:sz w:val="22"/>
              </w:rPr>
              <w:t>97.26</w:t>
            </w:r>
            <w:r>
              <w:rPr>
                <w:rFonts w:ascii="Times New Roman" w:hAnsi="Times New Roman" w:cs="Times New Roman" w:hint="eastAsia"/>
                <w:sz w:val="22"/>
              </w:rPr>
              <w:t>+1.06</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sidRPr="008D5EEE">
              <w:rPr>
                <w:rFonts w:ascii="Times New Roman" w:hAnsi="Times New Roman" w:cs="Times New Roman"/>
                <w:sz w:val="22"/>
              </w:rPr>
              <w:t>96.68</w:t>
            </w:r>
            <w:r>
              <w:rPr>
                <w:rFonts w:ascii="Times New Roman" w:hAnsi="Times New Roman" w:cs="Times New Roman" w:hint="eastAsia"/>
                <w:sz w:val="22"/>
              </w:rPr>
              <w:t>+0.86</w:t>
            </w:r>
          </w:p>
        </w:tc>
        <w:tc>
          <w:tcPr>
            <w:tcW w:w="753" w:type="pct"/>
            <w:shd w:val="clear" w:color="auto" w:fill="auto"/>
          </w:tcPr>
          <w:p w:rsidR="008D5EEE" w:rsidRPr="00CA5FC2" w:rsidRDefault="008D5EEE" w:rsidP="002F400A">
            <w:pPr>
              <w:spacing w:line="300" w:lineRule="auto"/>
              <w:rPr>
                <w:rFonts w:ascii="Times New Roman" w:hAnsi="Times New Roman" w:cs="Times New Roman"/>
                <w:sz w:val="22"/>
              </w:rPr>
            </w:pPr>
            <w:r w:rsidRPr="008D5EEE">
              <w:rPr>
                <w:rFonts w:ascii="Times New Roman" w:hAnsi="Times New Roman" w:cs="Times New Roman"/>
                <w:sz w:val="22"/>
              </w:rPr>
              <w:t>97.33</w:t>
            </w:r>
            <w:r>
              <w:rPr>
                <w:rFonts w:ascii="Times New Roman" w:hAnsi="Times New Roman" w:cs="Times New Roman" w:hint="eastAsia"/>
                <w:sz w:val="22"/>
              </w:rPr>
              <w:t>+0.</w:t>
            </w:r>
            <w:r w:rsidR="002F400A">
              <w:rPr>
                <w:rFonts w:ascii="Times New Roman" w:hAnsi="Times New Roman" w:cs="Times New Roman" w:hint="eastAsia"/>
                <w:sz w:val="22"/>
              </w:rPr>
              <w:t>52</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sz w:val="22"/>
              </w:rPr>
              <w:t>96.42</w:t>
            </w:r>
            <w:r>
              <w:rPr>
                <w:rFonts w:ascii="Times New Roman" w:hAnsi="Times New Roman" w:cs="Times New Roman" w:hint="eastAsia"/>
                <w:sz w:val="22"/>
              </w:rPr>
              <w:t>+0.70</w:t>
            </w:r>
          </w:p>
        </w:tc>
      </w:tr>
      <w:tr w:rsidR="008D5EEE" w:rsidRPr="00C54053" w:rsidTr="00C1165E">
        <w:tc>
          <w:tcPr>
            <w:tcW w:w="5000" w:type="pct"/>
            <w:gridSpan w:val="6"/>
            <w:tcBorders>
              <w:tl2br w:val="nil"/>
            </w:tcBorders>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S</w:t>
            </w:r>
            <w:r w:rsidRPr="00CA5FC2">
              <w:rPr>
                <w:rFonts w:ascii="Times New Roman" w:hAnsi="Times New Roman" w:cs="Times New Roman" w:hint="eastAsia"/>
                <w:sz w:val="22"/>
              </w:rPr>
              <w:t>cene II</w:t>
            </w:r>
          </w:p>
        </w:tc>
      </w:tr>
      <w:tr w:rsidR="008D5EEE" w:rsidRPr="00C54053" w:rsidTr="00C1165E">
        <w:tc>
          <w:tcPr>
            <w:tcW w:w="901" w:type="pct"/>
            <w:tcBorders>
              <w:tl2br w:val="single" w:sz="4" w:space="0" w:color="auto"/>
            </w:tcBorders>
            <w:shd w:val="clear" w:color="auto" w:fill="auto"/>
          </w:tcPr>
          <w:p w:rsidR="008D5EEE" w:rsidRPr="00CA5FC2" w:rsidRDefault="008D5EEE" w:rsidP="00C1165E">
            <w:pPr>
              <w:spacing w:line="300" w:lineRule="auto"/>
              <w:ind w:leftChars="399" w:left="1388" w:hangingChars="250" w:hanging="550"/>
              <w:rPr>
                <w:rFonts w:ascii="Times New Roman" w:hAnsi="Times New Roman" w:cs="Times New Roman"/>
                <w:sz w:val="22"/>
              </w:rPr>
            </w:pPr>
            <w:r w:rsidRPr="00CA5FC2">
              <w:rPr>
                <w:rFonts w:ascii="Times New Roman" w:hAnsi="Times New Roman" w:cs="Times New Roman"/>
                <w:sz w:val="22"/>
              </w:rPr>
              <w:t>Net1</w:t>
            </w:r>
          </w:p>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Net2</w:t>
            </w:r>
          </w:p>
        </w:tc>
        <w:tc>
          <w:tcPr>
            <w:tcW w:w="836" w:type="pct"/>
            <w:tcBorders>
              <w:bottom w:val="single" w:sz="4" w:space="0" w:color="auto"/>
            </w:tcBorders>
          </w:tcPr>
          <w:p w:rsidR="008D5EEE" w:rsidRPr="00CA5FC2" w:rsidRDefault="008D5EEE" w:rsidP="00C1165E">
            <w:pPr>
              <w:spacing w:line="300" w:lineRule="auto"/>
              <w:ind w:firstLineChars="50" w:firstLine="110"/>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Net1</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Net1</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 xml:space="preserve">Net1 </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四个</w:t>
            </w:r>
            <w:r w:rsidRPr="00CA5FC2">
              <w:rPr>
                <w:rFonts w:ascii="Times New Roman" w:hAnsi="Times New Roman" w:cs="Times New Roman"/>
                <w:sz w:val="22"/>
              </w:rPr>
              <w:t>Net1</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Net2</w:t>
            </w:r>
          </w:p>
        </w:tc>
        <w:tc>
          <w:tcPr>
            <w:tcW w:w="836" w:type="pct"/>
            <w:tcBorders>
              <w:tl2br w:val="single" w:sz="4" w:space="0" w:color="auto"/>
            </w:tcBorders>
          </w:tcPr>
          <w:p w:rsidR="008D5EEE" w:rsidRPr="00CA5FC2" w:rsidRDefault="008D5EEE" w:rsidP="00C1165E">
            <w:pPr>
              <w:spacing w:line="300" w:lineRule="auto"/>
              <w:rPr>
                <w:rFonts w:ascii="Times New Roman" w:hAnsi="Times New Roman" w:cs="Times New Roman"/>
                <w:sz w:val="22"/>
              </w:rPr>
            </w:pP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95.05+1.94</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93.55+1.40</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93.10+0.89</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92.91+1.81</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85.16+4.38</w:t>
            </w:r>
          </w:p>
        </w:tc>
        <w:tc>
          <w:tcPr>
            <w:tcW w:w="921" w:type="pct"/>
            <w:shd w:val="clear" w:color="auto" w:fill="auto"/>
          </w:tcPr>
          <w:p w:rsidR="008D5EEE" w:rsidRPr="009C0212" w:rsidRDefault="008D5EEE" w:rsidP="00C1165E">
            <w:pPr>
              <w:spacing w:line="300" w:lineRule="auto"/>
              <w:rPr>
                <w:rFonts w:ascii="Times New Roman" w:hAnsi="Times New Roman" w:cs="Times New Roman"/>
                <w:b/>
                <w:sz w:val="22"/>
              </w:rPr>
            </w:pPr>
            <w:r w:rsidRPr="009C0212">
              <w:rPr>
                <w:rFonts w:ascii="Times New Roman" w:hAnsi="Times New Roman" w:cs="Times New Roman" w:hint="eastAsia"/>
                <w:b/>
                <w:sz w:val="22"/>
              </w:rPr>
              <w:t>96.53+0.66</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93.56+1.03</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94.94+0.72</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94.53+0.66</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80.4+5.26</w:t>
            </w:r>
          </w:p>
        </w:tc>
        <w:tc>
          <w:tcPr>
            <w:tcW w:w="921" w:type="pct"/>
            <w:shd w:val="clear" w:color="auto" w:fill="auto"/>
          </w:tcPr>
          <w:p w:rsidR="008D5EEE" w:rsidRPr="00DB2DAE" w:rsidRDefault="008D5EEE" w:rsidP="00C1165E">
            <w:pPr>
              <w:spacing w:line="300" w:lineRule="auto"/>
              <w:rPr>
                <w:rFonts w:ascii="Times New Roman" w:hAnsi="Times New Roman" w:cs="Times New Roman"/>
                <w:sz w:val="22"/>
              </w:rPr>
            </w:pPr>
            <w:r w:rsidRPr="00DB2DAE">
              <w:rPr>
                <w:rFonts w:ascii="Times New Roman" w:hAnsi="Times New Roman" w:cs="Times New Roman" w:hint="eastAsia"/>
                <w:sz w:val="22"/>
              </w:rPr>
              <w:t>85.18+1.79</w:t>
            </w:r>
          </w:p>
        </w:tc>
        <w:tc>
          <w:tcPr>
            <w:tcW w:w="836" w:type="pct"/>
            <w:shd w:val="clear" w:color="auto" w:fill="auto"/>
          </w:tcPr>
          <w:p w:rsidR="008D5EEE" w:rsidRPr="00DB2DAE"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95.70+0.71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92.61+1.81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95.27+0.46</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85.77+5.56</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82.11+4.85</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sidRPr="00DB2DAE">
              <w:rPr>
                <w:rFonts w:ascii="Times New Roman" w:hAnsi="Times New Roman" w:cs="Times New Roman" w:hint="eastAsia"/>
                <w:sz w:val="22"/>
              </w:rPr>
              <w:t>86.00+2.36</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88.06+2.07</w:t>
            </w:r>
          </w:p>
        </w:tc>
        <w:tc>
          <w:tcPr>
            <w:tcW w:w="753" w:type="pct"/>
            <w:shd w:val="clear" w:color="auto" w:fill="auto"/>
          </w:tcPr>
          <w:p w:rsidR="008D5EEE" w:rsidRPr="00CA5FC2" w:rsidRDefault="008D5EEE" w:rsidP="009C0212">
            <w:pPr>
              <w:spacing w:line="300" w:lineRule="auto"/>
              <w:rPr>
                <w:rFonts w:ascii="Times New Roman" w:hAnsi="Times New Roman" w:cs="Times New Roman"/>
                <w:sz w:val="22"/>
              </w:rPr>
            </w:pPr>
            <w:r>
              <w:rPr>
                <w:rFonts w:ascii="Times New Roman" w:hAnsi="Times New Roman" w:cs="Times New Roman" w:hint="eastAsia"/>
                <w:sz w:val="22"/>
              </w:rPr>
              <w:t>93.61+0.53</w:t>
            </w:r>
          </w:p>
        </w:tc>
      </w:tr>
      <w:tr w:rsidR="008D5EEE" w:rsidRPr="00C54053" w:rsidTr="00C1165E">
        <w:tc>
          <w:tcPr>
            <w:tcW w:w="5000" w:type="pct"/>
            <w:gridSpan w:val="6"/>
            <w:tcBorders>
              <w:tl2br w:val="nil"/>
            </w:tcBorders>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S</w:t>
            </w:r>
            <w:r w:rsidRPr="00CA5FC2">
              <w:rPr>
                <w:rFonts w:ascii="Times New Roman" w:hAnsi="Times New Roman" w:cs="Times New Roman" w:hint="eastAsia"/>
                <w:sz w:val="22"/>
              </w:rPr>
              <w:t>cene III</w:t>
            </w:r>
          </w:p>
        </w:tc>
      </w:tr>
      <w:tr w:rsidR="008D5EEE" w:rsidRPr="00C54053" w:rsidTr="00C1165E">
        <w:tc>
          <w:tcPr>
            <w:tcW w:w="901" w:type="pct"/>
            <w:tcBorders>
              <w:tl2br w:val="single" w:sz="4" w:space="0" w:color="auto"/>
            </w:tcBorders>
            <w:shd w:val="clear" w:color="auto" w:fill="auto"/>
          </w:tcPr>
          <w:p w:rsidR="008D5EEE" w:rsidRPr="00CA5FC2" w:rsidRDefault="008D5EEE" w:rsidP="00C1165E">
            <w:pPr>
              <w:spacing w:line="300" w:lineRule="auto"/>
              <w:ind w:leftChars="399" w:left="1388" w:hangingChars="250" w:hanging="550"/>
              <w:rPr>
                <w:rFonts w:ascii="Times New Roman" w:hAnsi="Times New Roman" w:cs="Times New Roman"/>
                <w:sz w:val="22"/>
              </w:rPr>
            </w:pPr>
            <w:r w:rsidRPr="00CA5FC2">
              <w:rPr>
                <w:rFonts w:ascii="Times New Roman" w:hAnsi="Times New Roman" w:cs="Times New Roman"/>
                <w:sz w:val="22"/>
              </w:rPr>
              <w:t>Net1</w:t>
            </w:r>
          </w:p>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Net2</w:t>
            </w:r>
          </w:p>
        </w:tc>
        <w:tc>
          <w:tcPr>
            <w:tcW w:w="836" w:type="pct"/>
            <w:tcBorders>
              <w:bottom w:val="single" w:sz="4" w:space="0" w:color="auto"/>
            </w:tcBorders>
          </w:tcPr>
          <w:p w:rsidR="008D5EEE" w:rsidRPr="00CA5FC2" w:rsidRDefault="008D5EEE" w:rsidP="00C1165E">
            <w:pPr>
              <w:spacing w:line="300" w:lineRule="auto"/>
              <w:ind w:firstLineChars="50" w:firstLine="110"/>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Net1</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Net1</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 xml:space="preserve">Net1 </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四个</w:t>
            </w:r>
            <w:r w:rsidRPr="00CA5FC2">
              <w:rPr>
                <w:rFonts w:ascii="Times New Roman" w:hAnsi="Times New Roman" w:cs="Times New Roman"/>
                <w:sz w:val="22"/>
              </w:rPr>
              <w:t>Net1</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lastRenderedPageBreak/>
              <w:t>零个</w:t>
            </w:r>
            <w:r w:rsidRPr="00CA5FC2">
              <w:rPr>
                <w:rFonts w:ascii="Times New Roman" w:hAnsi="Times New Roman" w:cs="Times New Roman"/>
                <w:sz w:val="22"/>
              </w:rPr>
              <w:t>Net2</w:t>
            </w:r>
          </w:p>
        </w:tc>
        <w:tc>
          <w:tcPr>
            <w:tcW w:w="836" w:type="pct"/>
            <w:tcBorders>
              <w:tl2br w:val="single" w:sz="4" w:space="0" w:color="auto"/>
            </w:tcBorders>
          </w:tcPr>
          <w:p w:rsidR="008D5EEE" w:rsidRPr="00CA5FC2" w:rsidRDefault="008D5EEE" w:rsidP="00C1165E">
            <w:pPr>
              <w:spacing w:line="300" w:lineRule="auto"/>
              <w:rPr>
                <w:rFonts w:ascii="Times New Roman" w:hAnsi="Times New Roman" w:cs="Times New Roman"/>
                <w:sz w:val="22"/>
              </w:rPr>
            </w:pP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95.58+0.69</w:t>
            </w:r>
          </w:p>
        </w:tc>
        <w:tc>
          <w:tcPr>
            <w:tcW w:w="836" w:type="pct"/>
            <w:shd w:val="clear" w:color="auto" w:fill="auto"/>
          </w:tcPr>
          <w:p w:rsidR="008D5EEE" w:rsidRPr="00CA5FC2" w:rsidRDefault="008D5EEE" w:rsidP="00EB631E">
            <w:pPr>
              <w:spacing w:line="300" w:lineRule="auto"/>
              <w:rPr>
                <w:rFonts w:ascii="Times New Roman" w:hAnsi="Times New Roman" w:cs="Times New Roman"/>
                <w:sz w:val="22"/>
              </w:rPr>
            </w:pPr>
            <w:r>
              <w:rPr>
                <w:rFonts w:ascii="Times New Roman" w:hAnsi="Times New Roman" w:cs="Times New Roman" w:hint="eastAsia"/>
                <w:sz w:val="22"/>
              </w:rPr>
              <w:t>93.55+0.97</w:t>
            </w:r>
          </w:p>
        </w:tc>
        <w:tc>
          <w:tcPr>
            <w:tcW w:w="753" w:type="pct"/>
            <w:shd w:val="clear" w:color="auto" w:fill="auto"/>
          </w:tcPr>
          <w:p w:rsidR="008D5EEE" w:rsidRPr="00CA5FC2" w:rsidRDefault="008D5EEE" w:rsidP="00397A55">
            <w:pPr>
              <w:spacing w:line="300" w:lineRule="auto"/>
              <w:rPr>
                <w:rFonts w:ascii="Times New Roman" w:hAnsi="Times New Roman" w:cs="Times New Roman"/>
                <w:sz w:val="22"/>
              </w:rPr>
            </w:pPr>
            <w:r>
              <w:rPr>
                <w:rFonts w:ascii="Times New Roman" w:hAnsi="Times New Roman" w:cs="Times New Roman" w:hint="eastAsia"/>
                <w:sz w:val="22"/>
              </w:rPr>
              <w:t>92.55+1.78</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85.60+3.12</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96.64+0.26</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90.32+1.63</w:t>
            </w:r>
          </w:p>
        </w:tc>
        <w:tc>
          <w:tcPr>
            <w:tcW w:w="836" w:type="pct"/>
            <w:shd w:val="clear" w:color="auto" w:fill="auto"/>
          </w:tcPr>
          <w:p w:rsidR="008D5EEE" w:rsidRPr="004C1A71" w:rsidRDefault="008D5EEE" w:rsidP="00C1165E">
            <w:pPr>
              <w:spacing w:line="300" w:lineRule="auto"/>
              <w:rPr>
                <w:rFonts w:ascii="Times New Roman" w:hAnsi="Times New Roman" w:cs="Times New Roman"/>
                <w:b/>
                <w:sz w:val="22"/>
              </w:rPr>
            </w:pPr>
            <w:r w:rsidRPr="004C1A71">
              <w:rPr>
                <w:rFonts w:ascii="Times New Roman" w:hAnsi="Times New Roman" w:cs="Times New Roman" w:hint="eastAsia"/>
                <w:b/>
                <w:sz w:val="22"/>
              </w:rPr>
              <w:t>96.10+0.36</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94.71+0.66</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95.43+0.42</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81.56+5.15</w:t>
            </w:r>
          </w:p>
        </w:tc>
        <w:tc>
          <w:tcPr>
            <w:tcW w:w="921" w:type="pct"/>
            <w:shd w:val="clear" w:color="auto" w:fill="auto"/>
          </w:tcPr>
          <w:p w:rsidR="008D5EEE" w:rsidRPr="004C1A71" w:rsidRDefault="008D5EEE" w:rsidP="00C1165E">
            <w:pPr>
              <w:spacing w:line="300" w:lineRule="auto"/>
              <w:rPr>
                <w:rFonts w:ascii="Times New Roman" w:hAnsi="Times New Roman" w:cs="Times New Roman"/>
                <w:sz w:val="22"/>
              </w:rPr>
            </w:pPr>
            <w:r w:rsidRPr="004C1A71">
              <w:rPr>
                <w:rFonts w:ascii="Times New Roman" w:hAnsi="Times New Roman" w:cs="Times New Roman" w:hint="eastAsia"/>
                <w:sz w:val="22"/>
              </w:rPr>
              <w:t>95.56+0.58</w:t>
            </w:r>
          </w:p>
        </w:tc>
        <w:tc>
          <w:tcPr>
            <w:tcW w:w="836" w:type="pct"/>
            <w:shd w:val="clear" w:color="auto" w:fill="auto"/>
          </w:tcPr>
          <w:p w:rsidR="008D5EEE" w:rsidRPr="004C1A71" w:rsidRDefault="008D5EEE" w:rsidP="00C1165E">
            <w:pPr>
              <w:spacing w:line="300" w:lineRule="auto"/>
              <w:rPr>
                <w:rFonts w:ascii="Times New Roman" w:hAnsi="Times New Roman" w:cs="Times New Roman"/>
                <w:sz w:val="22"/>
              </w:rPr>
            </w:pPr>
            <w:r w:rsidRPr="004C1A71">
              <w:rPr>
                <w:rFonts w:ascii="Times New Roman" w:hAnsi="Times New Roman" w:cs="Times New Roman" w:hint="eastAsia"/>
                <w:sz w:val="22"/>
              </w:rPr>
              <w:t>87.87+3.44</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78.75+3.91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89.01+2.54</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94.04+0.72</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92.81+0.48</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94.71+0.61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91.56+1.89</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81.29+2.57</w:t>
            </w:r>
          </w:p>
        </w:tc>
      </w:tr>
      <w:tr w:rsidR="008D5EEE" w:rsidRPr="00C54053" w:rsidTr="00C1165E">
        <w:tc>
          <w:tcPr>
            <w:tcW w:w="5000" w:type="pct"/>
            <w:gridSpan w:val="6"/>
            <w:tcBorders>
              <w:tl2br w:val="nil"/>
            </w:tcBorders>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S</w:t>
            </w:r>
            <w:r w:rsidRPr="00CA5FC2">
              <w:rPr>
                <w:rFonts w:ascii="Times New Roman" w:hAnsi="Times New Roman" w:cs="Times New Roman" w:hint="eastAsia"/>
                <w:sz w:val="22"/>
              </w:rPr>
              <w:t>cene V</w:t>
            </w:r>
          </w:p>
        </w:tc>
      </w:tr>
      <w:tr w:rsidR="008D5EEE" w:rsidRPr="00C54053" w:rsidTr="00C1165E">
        <w:tc>
          <w:tcPr>
            <w:tcW w:w="901" w:type="pct"/>
            <w:tcBorders>
              <w:tl2br w:val="single" w:sz="4" w:space="0" w:color="auto"/>
            </w:tcBorders>
            <w:shd w:val="clear" w:color="auto" w:fill="auto"/>
          </w:tcPr>
          <w:p w:rsidR="008D5EEE" w:rsidRPr="00CA5FC2" w:rsidRDefault="008D5EEE" w:rsidP="00C1165E">
            <w:pPr>
              <w:spacing w:line="300" w:lineRule="auto"/>
              <w:ind w:leftChars="399" w:left="1388" w:hangingChars="250" w:hanging="550"/>
              <w:rPr>
                <w:rFonts w:ascii="Times New Roman" w:hAnsi="Times New Roman" w:cs="Times New Roman"/>
                <w:sz w:val="22"/>
              </w:rPr>
            </w:pPr>
            <w:r w:rsidRPr="00CA5FC2">
              <w:rPr>
                <w:rFonts w:ascii="Times New Roman" w:hAnsi="Times New Roman" w:cs="Times New Roman"/>
                <w:sz w:val="22"/>
              </w:rPr>
              <w:t>Net1</w:t>
            </w:r>
          </w:p>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Net2</w:t>
            </w:r>
          </w:p>
        </w:tc>
        <w:tc>
          <w:tcPr>
            <w:tcW w:w="836" w:type="pct"/>
            <w:tcBorders>
              <w:bottom w:val="single" w:sz="4" w:space="0" w:color="auto"/>
            </w:tcBorders>
          </w:tcPr>
          <w:p w:rsidR="008D5EEE" w:rsidRPr="00CA5FC2" w:rsidRDefault="008D5EEE" w:rsidP="00C1165E">
            <w:pPr>
              <w:spacing w:line="300" w:lineRule="auto"/>
              <w:ind w:firstLineChars="50" w:firstLine="110"/>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Net1</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Net1</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 xml:space="preserve">Net1 </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四个</w:t>
            </w:r>
            <w:r w:rsidRPr="00CA5FC2">
              <w:rPr>
                <w:rFonts w:ascii="Times New Roman" w:hAnsi="Times New Roman" w:cs="Times New Roman"/>
                <w:sz w:val="22"/>
              </w:rPr>
              <w:t>Net1</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Net2</w:t>
            </w:r>
          </w:p>
        </w:tc>
        <w:tc>
          <w:tcPr>
            <w:tcW w:w="836" w:type="pct"/>
            <w:tcBorders>
              <w:tl2br w:val="single" w:sz="4" w:space="0" w:color="auto"/>
            </w:tcBorders>
          </w:tcPr>
          <w:p w:rsidR="008D5EEE" w:rsidRPr="00CA5FC2" w:rsidRDefault="008D5EEE" w:rsidP="00C1165E">
            <w:pPr>
              <w:spacing w:line="300" w:lineRule="auto"/>
              <w:rPr>
                <w:rFonts w:ascii="Times New Roman" w:hAnsi="Times New Roman" w:cs="Times New Roman"/>
                <w:sz w:val="22"/>
              </w:rPr>
            </w:pP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85.66+2.16</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78.43+1.76</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88.68+1.74</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87.92.15</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85.33+2.53</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85.53+1.71</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89.79+2.61</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89.01+1.46</w:t>
            </w:r>
          </w:p>
        </w:tc>
        <w:tc>
          <w:tcPr>
            <w:tcW w:w="753" w:type="pct"/>
            <w:shd w:val="clear" w:color="auto" w:fill="auto"/>
          </w:tcPr>
          <w:p w:rsidR="008D5EEE" w:rsidRPr="00392040" w:rsidRDefault="008D5EEE" w:rsidP="00C1165E">
            <w:pPr>
              <w:spacing w:line="300" w:lineRule="auto"/>
              <w:rPr>
                <w:rFonts w:ascii="Times New Roman" w:hAnsi="Times New Roman" w:cs="Times New Roman"/>
                <w:b/>
                <w:sz w:val="22"/>
              </w:rPr>
            </w:pPr>
            <w:r w:rsidRPr="00392040">
              <w:rPr>
                <w:rFonts w:ascii="Times New Roman" w:hAnsi="Times New Roman" w:cs="Times New Roman" w:hint="eastAsia"/>
                <w:b/>
                <w:sz w:val="22"/>
              </w:rPr>
              <w:t>91.02+1.74</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80.89+2.38</w:t>
            </w:r>
          </w:p>
        </w:tc>
        <w:tc>
          <w:tcPr>
            <w:tcW w:w="921" w:type="pct"/>
            <w:shd w:val="clear" w:color="auto" w:fill="auto"/>
          </w:tcPr>
          <w:p w:rsidR="008D5EEE" w:rsidRPr="00392040" w:rsidRDefault="008D5EEE" w:rsidP="00C1165E">
            <w:pPr>
              <w:spacing w:line="300" w:lineRule="auto"/>
              <w:rPr>
                <w:rFonts w:ascii="Times New Roman" w:hAnsi="Times New Roman" w:cs="Times New Roman"/>
                <w:sz w:val="22"/>
              </w:rPr>
            </w:pPr>
            <w:r w:rsidRPr="00392040">
              <w:rPr>
                <w:rFonts w:ascii="Times New Roman" w:hAnsi="Times New Roman" w:cs="Times New Roman" w:hint="eastAsia"/>
                <w:sz w:val="22"/>
              </w:rPr>
              <w:t>86.56+1.50</w:t>
            </w:r>
          </w:p>
        </w:tc>
        <w:tc>
          <w:tcPr>
            <w:tcW w:w="836" w:type="pct"/>
            <w:shd w:val="clear" w:color="auto" w:fill="auto"/>
          </w:tcPr>
          <w:p w:rsidR="008D5EEE" w:rsidRPr="00392040" w:rsidRDefault="008D5EEE" w:rsidP="00C1165E">
            <w:pPr>
              <w:spacing w:line="300" w:lineRule="auto"/>
              <w:rPr>
                <w:rFonts w:ascii="Times New Roman" w:hAnsi="Times New Roman" w:cs="Times New Roman"/>
                <w:sz w:val="22"/>
              </w:rPr>
            </w:pPr>
            <w:r w:rsidRPr="00392040">
              <w:rPr>
                <w:rFonts w:ascii="Times New Roman" w:hAnsi="Times New Roman" w:cs="Times New Roman" w:hint="eastAsia"/>
                <w:sz w:val="22"/>
              </w:rPr>
              <w:t>83.77+2.94</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87.41+1.52</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87.46+0.96</w:t>
            </w:r>
          </w:p>
        </w:tc>
      </w:tr>
      <w:tr w:rsidR="008D5EEE" w:rsidRPr="00C54053" w:rsidTr="00C1165E">
        <w:tc>
          <w:tcPr>
            <w:tcW w:w="901" w:type="pct"/>
            <w:shd w:val="clear" w:color="auto" w:fill="auto"/>
          </w:tcPr>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Net2</w:t>
            </w:r>
          </w:p>
        </w:tc>
        <w:tc>
          <w:tcPr>
            <w:tcW w:w="836" w:type="pct"/>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82.81+1.59</w:t>
            </w:r>
          </w:p>
        </w:tc>
        <w:tc>
          <w:tcPr>
            <w:tcW w:w="921"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82.21+2.49</w:t>
            </w:r>
          </w:p>
        </w:tc>
        <w:tc>
          <w:tcPr>
            <w:tcW w:w="836"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87.21+2.76</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89.16+1.84</w:t>
            </w:r>
          </w:p>
        </w:tc>
        <w:tc>
          <w:tcPr>
            <w:tcW w:w="753" w:type="pct"/>
            <w:shd w:val="clear" w:color="auto" w:fill="auto"/>
          </w:tcPr>
          <w:p w:rsidR="008D5EEE" w:rsidRPr="00CA5FC2" w:rsidRDefault="008D5EEE" w:rsidP="00C1165E">
            <w:pPr>
              <w:spacing w:line="300" w:lineRule="auto"/>
              <w:rPr>
                <w:rFonts w:ascii="Times New Roman" w:hAnsi="Times New Roman" w:cs="Times New Roman"/>
                <w:sz w:val="22"/>
              </w:rPr>
            </w:pPr>
            <w:r>
              <w:rPr>
                <w:rFonts w:ascii="Times New Roman" w:hAnsi="Times New Roman" w:cs="Times New Roman" w:hint="eastAsia"/>
                <w:sz w:val="22"/>
              </w:rPr>
              <w:t>85.31+3.65</w:t>
            </w:r>
          </w:p>
        </w:tc>
      </w:tr>
      <w:tr w:rsidR="008D5EEE" w:rsidRPr="00C54053" w:rsidTr="00C1165E">
        <w:tc>
          <w:tcPr>
            <w:tcW w:w="5000" w:type="pct"/>
            <w:gridSpan w:val="6"/>
            <w:tcBorders>
              <w:tl2br w:val="nil"/>
            </w:tcBorders>
            <w:shd w:val="clear" w:color="auto" w:fill="auto"/>
          </w:tcPr>
          <w:p w:rsidR="008D5EEE" w:rsidRPr="00605CCB" w:rsidRDefault="008D5EEE" w:rsidP="00C1165E">
            <w:pPr>
              <w:spacing w:line="300" w:lineRule="auto"/>
              <w:rPr>
                <w:rFonts w:ascii="Times New Roman" w:hAnsi="Times New Roman" w:cs="Times New Roman"/>
                <w:sz w:val="22"/>
              </w:rPr>
            </w:pPr>
            <w:proofErr w:type="spellStart"/>
            <w:r w:rsidRPr="00605CCB">
              <w:rPr>
                <w:rFonts w:ascii="Times New Roman" w:hAnsi="Times New Roman" w:cs="Times New Roman"/>
                <w:sz w:val="22"/>
              </w:rPr>
              <w:t>S</w:t>
            </w:r>
            <w:r w:rsidRPr="00605CCB">
              <w:rPr>
                <w:rFonts w:ascii="Times New Roman" w:hAnsi="Times New Roman" w:cs="Times New Roman" w:hint="eastAsia"/>
                <w:sz w:val="22"/>
              </w:rPr>
              <w:t>ceneVI</w:t>
            </w:r>
            <w:proofErr w:type="spellEnd"/>
          </w:p>
        </w:tc>
      </w:tr>
      <w:tr w:rsidR="008D5EEE" w:rsidRPr="00C54053" w:rsidTr="00C1165E">
        <w:tc>
          <w:tcPr>
            <w:tcW w:w="901" w:type="pct"/>
            <w:tcBorders>
              <w:tl2br w:val="single" w:sz="4" w:space="0" w:color="auto"/>
            </w:tcBorders>
            <w:shd w:val="clear" w:color="auto" w:fill="auto"/>
          </w:tcPr>
          <w:p w:rsidR="008D5EEE" w:rsidRPr="00CA5FC2" w:rsidRDefault="008D5EEE" w:rsidP="00C1165E">
            <w:pPr>
              <w:spacing w:line="300" w:lineRule="auto"/>
              <w:ind w:leftChars="240" w:left="504"/>
              <w:jc w:val="center"/>
              <w:rPr>
                <w:rFonts w:ascii="Times New Roman" w:hAnsi="Times New Roman" w:cs="Times New Roman"/>
                <w:sz w:val="22"/>
              </w:rPr>
            </w:pPr>
            <w:r w:rsidRPr="00CA5FC2">
              <w:rPr>
                <w:rFonts w:ascii="Times New Roman" w:hAnsi="Times New Roman" w:cs="Times New Roman"/>
                <w:sz w:val="22"/>
              </w:rPr>
              <w:t>Net</w:t>
            </w:r>
            <w:r>
              <w:rPr>
                <w:rFonts w:ascii="Times New Roman" w:hAnsi="Times New Roman" w:cs="Times New Roman"/>
                <w:sz w:val="22"/>
              </w:rPr>
              <w:t>1</w:t>
            </w:r>
          </w:p>
          <w:p w:rsidR="008D5EEE" w:rsidRPr="00CA5FC2" w:rsidRDefault="008D5EEE" w:rsidP="00C1165E">
            <w:pPr>
              <w:spacing w:line="300" w:lineRule="auto"/>
              <w:rPr>
                <w:rFonts w:ascii="Times New Roman" w:hAnsi="Times New Roman" w:cs="Times New Roman"/>
                <w:sz w:val="22"/>
              </w:rPr>
            </w:pPr>
            <w:r w:rsidRPr="00CA5FC2">
              <w:rPr>
                <w:rFonts w:ascii="Times New Roman" w:hAnsi="Times New Roman" w:cs="Times New Roman"/>
                <w:sz w:val="22"/>
              </w:rPr>
              <w:t>Net2</w:t>
            </w:r>
          </w:p>
        </w:tc>
        <w:tc>
          <w:tcPr>
            <w:tcW w:w="836" w:type="pct"/>
            <w:tcBorders>
              <w:bottom w:val="single" w:sz="4" w:space="0" w:color="auto"/>
            </w:tcBorders>
          </w:tcPr>
          <w:p w:rsidR="008D5EEE" w:rsidRPr="00CA5FC2" w:rsidRDefault="008D5EEE" w:rsidP="00C1165E">
            <w:pPr>
              <w:spacing w:line="300" w:lineRule="auto"/>
              <w:ind w:firstLineChars="50" w:firstLine="110"/>
              <w:jc w:val="center"/>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Net1</w:t>
            </w:r>
          </w:p>
        </w:tc>
        <w:tc>
          <w:tcPr>
            <w:tcW w:w="921"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Net1</w:t>
            </w:r>
          </w:p>
        </w:tc>
        <w:tc>
          <w:tcPr>
            <w:tcW w:w="836"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Net1</w:t>
            </w:r>
          </w:p>
        </w:tc>
        <w:tc>
          <w:tcPr>
            <w:tcW w:w="753"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Net1</w:t>
            </w:r>
          </w:p>
        </w:tc>
        <w:tc>
          <w:tcPr>
            <w:tcW w:w="753"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四个</w:t>
            </w:r>
            <w:r w:rsidRPr="00CA5FC2">
              <w:rPr>
                <w:rFonts w:ascii="Times New Roman" w:hAnsi="Times New Roman" w:cs="Times New Roman"/>
                <w:sz w:val="22"/>
              </w:rPr>
              <w:t>Net1</w:t>
            </w:r>
          </w:p>
        </w:tc>
      </w:tr>
      <w:tr w:rsidR="008D5EEE" w:rsidRPr="00C54053" w:rsidTr="00C1165E">
        <w:tc>
          <w:tcPr>
            <w:tcW w:w="901"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零个</w:t>
            </w:r>
            <w:r w:rsidRPr="00CA5FC2">
              <w:rPr>
                <w:rFonts w:ascii="Times New Roman" w:hAnsi="Times New Roman" w:cs="Times New Roman"/>
                <w:sz w:val="22"/>
              </w:rPr>
              <w:t>Net2</w:t>
            </w:r>
          </w:p>
        </w:tc>
        <w:tc>
          <w:tcPr>
            <w:tcW w:w="836" w:type="pct"/>
            <w:tcBorders>
              <w:tl2br w:val="single" w:sz="4" w:space="0" w:color="auto"/>
            </w:tcBorders>
          </w:tcPr>
          <w:p w:rsidR="008D5EEE" w:rsidRPr="00CA5FC2" w:rsidRDefault="008D5EEE" w:rsidP="00C1165E">
            <w:pPr>
              <w:spacing w:line="300" w:lineRule="auto"/>
              <w:jc w:val="center"/>
              <w:rPr>
                <w:rFonts w:ascii="Times New Roman" w:hAnsi="Times New Roman" w:cs="Times New Roman"/>
                <w:sz w:val="22"/>
              </w:rPr>
            </w:pPr>
          </w:p>
        </w:tc>
        <w:tc>
          <w:tcPr>
            <w:tcW w:w="921" w:type="pct"/>
            <w:shd w:val="clear" w:color="auto" w:fill="auto"/>
          </w:tcPr>
          <w:p w:rsidR="008D5EEE" w:rsidRDefault="008D5EEE" w:rsidP="00C1165E">
            <w:pPr>
              <w:spacing w:line="300" w:lineRule="auto"/>
              <w:jc w:val="center"/>
              <w:rPr>
                <w:rFonts w:ascii="Times New Roman" w:hAnsi="Times New Roman" w:cs="Times New Roman"/>
                <w:sz w:val="22"/>
              </w:rPr>
            </w:pPr>
            <w:r>
              <w:rPr>
                <w:rFonts w:ascii="Times New Roman" w:hAnsi="Times New Roman" w:cs="Times New Roman" w:hint="eastAsia"/>
                <w:sz w:val="22"/>
              </w:rPr>
              <w:t>86</w:t>
            </w:r>
            <w:r w:rsidRPr="00CA5FC2">
              <w:rPr>
                <w:rFonts w:ascii="Times New Roman" w:hAnsi="Times New Roman" w:cs="Times New Roman" w:hint="eastAsia"/>
                <w:sz w:val="22"/>
              </w:rPr>
              <w:t>.60+0.44/</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6</w:t>
            </w:r>
            <w:r w:rsidRPr="00CA5FC2">
              <w:rPr>
                <w:rFonts w:ascii="Times New Roman" w:hAnsi="Times New Roman" w:cs="Times New Roman" w:hint="eastAsia"/>
                <w:sz w:val="22"/>
              </w:rPr>
              <w:t>.59+0.56</w:t>
            </w:r>
          </w:p>
        </w:tc>
        <w:tc>
          <w:tcPr>
            <w:tcW w:w="836" w:type="pct"/>
            <w:shd w:val="clear" w:color="auto" w:fill="auto"/>
          </w:tcPr>
          <w:p w:rsidR="008D5EEE" w:rsidRDefault="008D5EEE" w:rsidP="00C1165E">
            <w:pPr>
              <w:spacing w:line="300" w:lineRule="auto"/>
              <w:jc w:val="center"/>
              <w:rPr>
                <w:rFonts w:ascii="Times New Roman" w:hAnsi="Times New Roman" w:cs="Times New Roman"/>
                <w:sz w:val="22"/>
              </w:rPr>
            </w:pPr>
            <w:r>
              <w:rPr>
                <w:rFonts w:ascii="Times New Roman" w:hAnsi="Times New Roman" w:cs="Times New Roman" w:hint="eastAsia"/>
                <w:sz w:val="22"/>
              </w:rPr>
              <w:t>86</w:t>
            </w:r>
            <w:r w:rsidRPr="00CA5FC2">
              <w:rPr>
                <w:rFonts w:ascii="Times New Roman" w:hAnsi="Times New Roman" w:cs="Times New Roman" w:hint="eastAsia"/>
                <w:sz w:val="22"/>
              </w:rPr>
              <w:t>.57+0.39/</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6</w:t>
            </w:r>
            <w:r w:rsidRPr="00CA5FC2">
              <w:rPr>
                <w:rFonts w:ascii="Times New Roman" w:hAnsi="Times New Roman" w:cs="Times New Roman" w:hint="eastAsia"/>
                <w:sz w:val="22"/>
              </w:rPr>
              <w:t>.50+0.66</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Pr>
                <w:rFonts w:ascii="Times New Roman" w:hAnsi="Times New Roman" w:cs="Times New Roman" w:hint="eastAsia"/>
                <w:sz w:val="22"/>
              </w:rPr>
              <w:t>87</w:t>
            </w:r>
            <w:r w:rsidRPr="00CA5FC2">
              <w:rPr>
                <w:rFonts w:ascii="Times New Roman" w:hAnsi="Times New Roman" w:cs="Times New Roman" w:hint="eastAsia"/>
                <w:sz w:val="22"/>
              </w:rPr>
              <w:t>.28+0.50/8</w:t>
            </w:r>
            <w:r>
              <w:rPr>
                <w:rFonts w:ascii="Times New Roman" w:hAnsi="Times New Roman" w:cs="Times New Roman" w:hint="eastAsia"/>
                <w:sz w:val="22"/>
              </w:rPr>
              <w:t>7</w:t>
            </w:r>
            <w:r w:rsidRPr="00CA5FC2">
              <w:rPr>
                <w:rFonts w:ascii="Times New Roman" w:hAnsi="Times New Roman" w:cs="Times New Roman" w:hint="eastAsia"/>
                <w:sz w:val="22"/>
              </w:rPr>
              <w:t>.21+0.59</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.04+0.83/8</w:t>
            </w:r>
            <w:r>
              <w:rPr>
                <w:rFonts w:ascii="Times New Roman" w:hAnsi="Times New Roman" w:cs="Times New Roman" w:hint="eastAsia"/>
                <w:sz w:val="22"/>
              </w:rPr>
              <w:t>7</w:t>
            </w:r>
            <w:r w:rsidRPr="00CA5FC2">
              <w:rPr>
                <w:rFonts w:ascii="Times New Roman" w:hAnsi="Times New Roman" w:cs="Times New Roman" w:hint="eastAsia"/>
                <w:sz w:val="22"/>
              </w:rPr>
              <w:t>.89+0.42</w:t>
            </w:r>
          </w:p>
        </w:tc>
      </w:tr>
      <w:tr w:rsidR="008D5EEE" w:rsidRPr="00C54053" w:rsidTr="00C1165E">
        <w:tc>
          <w:tcPr>
            <w:tcW w:w="901"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一个</w:t>
            </w:r>
            <w:r w:rsidRPr="00CA5FC2">
              <w:rPr>
                <w:rFonts w:ascii="Times New Roman" w:hAnsi="Times New Roman" w:cs="Times New Roman"/>
                <w:sz w:val="22"/>
              </w:rPr>
              <w:t>Net2</w:t>
            </w:r>
          </w:p>
        </w:tc>
        <w:tc>
          <w:tcPr>
            <w:tcW w:w="836" w:type="pct"/>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4</w:t>
            </w:r>
            <w:r w:rsidRPr="00CA5FC2">
              <w:rPr>
                <w:rFonts w:ascii="Times New Roman" w:hAnsi="Times New Roman" w:cs="Times New Roman" w:hint="eastAsia"/>
                <w:sz w:val="22"/>
              </w:rPr>
              <w:t>.56+1.32/</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4</w:t>
            </w:r>
            <w:r w:rsidRPr="00CA5FC2">
              <w:rPr>
                <w:rFonts w:ascii="Times New Roman" w:hAnsi="Times New Roman" w:cs="Times New Roman" w:hint="eastAsia"/>
                <w:sz w:val="22"/>
              </w:rPr>
              <w:t>.85+0.55</w:t>
            </w:r>
          </w:p>
        </w:tc>
        <w:tc>
          <w:tcPr>
            <w:tcW w:w="921" w:type="pct"/>
            <w:shd w:val="clear" w:color="auto" w:fill="auto"/>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6</w:t>
            </w:r>
            <w:r w:rsidRPr="00CA5FC2">
              <w:rPr>
                <w:rFonts w:ascii="Times New Roman" w:hAnsi="Times New Roman" w:cs="Times New Roman" w:hint="eastAsia"/>
                <w:sz w:val="22"/>
              </w:rPr>
              <w:t>.68+0.65/</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.52+0.46</w:t>
            </w:r>
          </w:p>
        </w:tc>
        <w:tc>
          <w:tcPr>
            <w:tcW w:w="836" w:type="pct"/>
            <w:shd w:val="clear" w:color="auto" w:fill="auto"/>
          </w:tcPr>
          <w:p w:rsidR="008D5EEE" w:rsidRDefault="008D5EEE" w:rsidP="00C1165E">
            <w:pPr>
              <w:spacing w:line="300" w:lineRule="auto"/>
              <w:jc w:val="center"/>
              <w:rPr>
                <w:rFonts w:ascii="Times New Roman" w:hAnsi="Times New Roman" w:cs="Times New Roman"/>
                <w:b/>
                <w:sz w:val="22"/>
              </w:rPr>
            </w:pPr>
            <w:r>
              <w:rPr>
                <w:rFonts w:ascii="Times New Roman" w:hAnsi="Times New Roman" w:cs="Times New Roman" w:hint="eastAsia"/>
                <w:b/>
                <w:sz w:val="22"/>
              </w:rPr>
              <w:t>88</w:t>
            </w:r>
            <w:r w:rsidRPr="00CA5FC2">
              <w:rPr>
                <w:rFonts w:ascii="Times New Roman" w:hAnsi="Times New Roman" w:cs="Times New Roman" w:hint="eastAsia"/>
                <w:b/>
                <w:sz w:val="22"/>
              </w:rPr>
              <w:t>.10+0.40/</w:t>
            </w:r>
          </w:p>
          <w:p w:rsidR="008D5EEE" w:rsidRPr="00CA5FC2" w:rsidRDefault="008D5EEE" w:rsidP="009C00F7">
            <w:pPr>
              <w:spacing w:line="300" w:lineRule="auto"/>
              <w:jc w:val="center"/>
              <w:rPr>
                <w:rFonts w:ascii="Times New Roman" w:hAnsi="Times New Roman" w:cs="Times New Roman"/>
                <w:b/>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.69+0.37</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.53+0.79/8</w:t>
            </w:r>
            <w:r>
              <w:rPr>
                <w:rFonts w:ascii="Times New Roman" w:hAnsi="Times New Roman" w:cs="Times New Roman" w:hint="eastAsia"/>
                <w:sz w:val="22"/>
              </w:rPr>
              <w:t>7</w:t>
            </w:r>
            <w:r w:rsidRPr="00CA5FC2">
              <w:rPr>
                <w:rFonts w:ascii="Times New Roman" w:hAnsi="Times New Roman" w:cs="Times New Roman" w:hint="eastAsia"/>
                <w:sz w:val="22"/>
              </w:rPr>
              <w:t>.8+0.33</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5</w:t>
            </w:r>
            <w:r w:rsidRPr="00CA5FC2">
              <w:rPr>
                <w:rFonts w:ascii="Times New Roman" w:hAnsi="Times New Roman" w:cs="Times New Roman" w:hint="eastAsia"/>
                <w:sz w:val="22"/>
              </w:rPr>
              <w:t>.92+2.30/</w:t>
            </w:r>
            <w:r>
              <w:rPr>
                <w:rFonts w:ascii="Times New Roman" w:hAnsi="Times New Roman" w:cs="Times New Roman" w:hint="eastAsia"/>
                <w:sz w:val="22"/>
              </w:rPr>
              <w:t>88.13+0.63</w:t>
            </w:r>
          </w:p>
        </w:tc>
      </w:tr>
      <w:tr w:rsidR="008D5EEE" w:rsidRPr="00C54053" w:rsidTr="00C1165E">
        <w:tc>
          <w:tcPr>
            <w:tcW w:w="901"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两个</w:t>
            </w:r>
            <w:r w:rsidRPr="00CA5FC2">
              <w:rPr>
                <w:rFonts w:ascii="Times New Roman" w:hAnsi="Times New Roman" w:cs="Times New Roman"/>
                <w:sz w:val="22"/>
              </w:rPr>
              <w:t>Net2</w:t>
            </w:r>
          </w:p>
        </w:tc>
        <w:tc>
          <w:tcPr>
            <w:tcW w:w="836" w:type="pct"/>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2</w:t>
            </w:r>
            <w:r w:rsidRPr="00CA5FC2">
              <w:rPr>
                <w:rFonts w:ascii="Times New Roman" w:hAnsi="Times New Roman" w:cs="Times New Roman" w:hint="eastAsia"/>
                <w:sz w:val="22"/>
              </w:rPr>
              <w:t>.08+2.45/</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4</w:t>
            </w:r>
            <w:r w:rsidRPr="00CA5FC2">
              <w:rPr>
                <w:rFonts w:ascii="Times New Roman" w:hAnsi="Times New Roman" w:cs="Times New Roman" w:hint="eastAsia"/>
                <w:sz w:val="22"/>
              </w:rPr>
              <w:t>.11+0.67</w:t>
            </w:r>
          </w:p>
        </w:tc>
        <w:tc>
          <w:tcPr>
            <w:tcW w:w="921" w:type="pct"/>
            <w:shd w:val="clear" w:color="auto" w:fill="auto"/>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4</w:t>
            </w:r>
            <w:r w:rsidRPr="00CA5FC2">
              <w:rPr>
                <w:rFonts w:ascii="Times New Roman" w:hAnsi="Times New Roman" w:cs="Times New Roman" w:hint="eastAsia"/>
                <w:sz w:val="22"/>
              </w:rPr>
              <w:t>.70+1.79/</w:t>
            </w:r>
          </w:p>
          <w:p w:rsidR="008D5EEE" w:rsidRPr="00605CCB" w:rsidRDefault="008D5EEE" w:rsidP="00C1165E">
            <w:pPr>
              <w:spacing w:line="300" w:lineRule="auto"/>
              <w:jc w:val="center"/>
              <w:rPr>
                <w:rFonts w:ascii="Times New Roman" w:hAnsi="Times New Roman" w:cs="Times New Roman"/>
                <w:b/>
                <w:sz w:val="22"/>
              </w:rPr>
            </w:pPr>
            <w:r>
              <w:rPr>
                <w:rFonts w:ascii="Times New Roman" w:hAnsi="Times New Roman" w:cs="Times New Roman" w:hint="eastAsia"/>
                <w:b/>
                <w:sz w:val="22"/>
              </w:rPr>
              <w:t>89</w:t>
            </w:r>
            <w:r w:rsidRPr="00605CCB">
              <w:rPr>
                <w:rFonts w:ascii="Times New Roman" w:hAnsi="Times New Roman" w:cs="Times New Roman" w:hint="eastAsia"/>
                <w:b/>
                <w:sz w:val="22"/>
              </w:rPr>
              <w:t>.27+0.86</w:t>
            </w:r>
          </w:p>
        </w:tc>
        <w:tc>
          <w:tcPr>
            <w:tcW w:w="836" w:type="pct"/>
            <w:shd w:val="clear" w:color="auto" w:fill="auto"/>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.81+0.34/</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.13+0.61</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6</w:t>
            </w:r>
            <w:r w:rsidRPr="00CA5FC2">
              <w:rPr>
                <w:rFonts w:ascii="Times New Roman" w:hAnsi="Times New Roman" w:cs="Times New Roman" w:hint="eastAsia"/>
                <w:sz w:val="22"/>
              </w:rPr>
              <w:t>.75+0.68/8</w:t>
            </w:r>
            <w:r>
              <w:rPr>
                <w:rFonts w:ascii="Times New Roman" w:hAnsi="Times New Roman" w:cs="Times New Roman" w:hint="eastAsia"/>
                <w:sz w:val="22"/>
              </w:rPr>
              <w:t>6</w:t>
            </w:r>
            <w:r w:rsidRPr="00CA5FC2">
              <w:rPr>
                <w:rFonts w:ascii="Times New Roman" w:hAnsi="Times New Roman" w:cs="Times New Roman" w:hint="eastAsia"/>
                <w:sz w:val="22"/>
              </w:rPr>
              <w:t>.66+1.07</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6</w:t>
            </w:r>
            <w:r w:rsidRPr="00CA5FC2">
              <w:rPr>
                <w:rFonts w:ascii="Times New Roman" w:hAnsi="Times New Roman" w:cs="Times New Roman" w:hint="eastAsia"/>
                <w:sz w:val="22"/>
              </w:rPr>
              <w:t>.52+0.87/8</w:t>
            </w:r>
            <w:r>
              <w:rPr>
                <w:rFonts w:ascii="Times New Roman" w:hAnsi="Times New Roman" w:cs="Times New Roman" w:hint="eastAsia"/>
                <w:sz w:val="22"/>
              </w:rPr>
              <w:t>7</w:t>
            </w:r>
            <w:r w:rsidRPr="00CA5FC2">
              <w:rPr>
                <w:rFonts w:ascii="Times New Roman" w:hAnsi="Times New Roman" w:cs="Times New Roman" w:hint="eastAsia"/>
                <w:sz w:val="22"/>
              </w:rPr>
              <w:t>.01+0.52</w:t>
            </w:r>
          </w:p>
        </w:tc>
      </w:tr>
      <w:tr w:rsidR="008D5EEE" w:rsidRPr="00C54053" w:rsidTr="00C1165E">
        <w:tc>
          <w:tcPr>
            <w:tcW w:w="901" w:type="pct"/>
            <w:shd w:val="clear" w:color="auto" w:fill="auto"/>
          </w:tcPr>
          <w:p w:rsidR="008D5EEE" w:rsidRPr="00CA5FC2"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sz w:val="22"/>
              </w:rPr>
              <w:t>三个</w:t>
            </w:r>
            <w:r w:rsidRPr="00CA5FC2">
              <w:rPr>
                <w:rFonts w:ascii="Times New Roman" w:hAnsi="Times New Roman" w:cs="Times New Roman"/>
                <w:sz w:val="22"/>
              </w:rPr>
              <w:t>Net2</w:t>
            </w:r>
          </w:p>
        </w:tc>
        <w:tc>
          <w:tcPr>
            <w:tcW w:w="836" w:type="pct"/>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4</w:t>
            </w:r>
            <w:r w:rsidRPr="00CA5FC2">
              <w:rPr>
                <w:rFonts w:ascii="Times New Roman" w:hAnsi="Times New Roman" w:cs="Times New Roman" w:hint="eastAsia"/>
                <w:sz w:val="22"/>
              </w:rPr>
              <w:t>.83+0.69/</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5</w:t>
            </w:r>
            <w:r w:rsidRPr="00CA5FC2">
              <w:rPr>
                <w:rFonts w:ascii="Times New Roman" w:hAnsi="Times New Roman" w:cs="Times New Roman" w:hint="eastAsia"/>
                <w:sz w:val="22"/>
              </w:rPr>
              <w:t>.39+0.75</w:t>
            </w:r>
          </w:p>
        </w:tc>
        <w:tc>
          <w:tcPr>
            <w:tcW w:w="921" w:type="pct"/>
            <w:shd w:val="clear" w:color="auto" w:fill="auto"/>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0</w:t>
            </w:r>
            <w:r w:rsidRPr="00CA5FC2">
              <w:rPr>
                <w:rFonts w:ascii="Times New Roman" w:hAnsi="Times New Roman" w:cs="Times New Roman" w:hint="eastAsia"/>
                <w:sz w:val="22"/>
              </w:rPr>
              <w:t>.48+1.92/</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4</w:t>
            </w:r>
            <w:r w:rsidRPr="00CA5FC2">
              <w:rPr>
                <w:rFonts w:ascii="Times New Roman" w:hAnsi="Times New Roman" w:cs="Times New Roman" w:hint="eastAsia"/>
                <w:sz w:val="22"/>
              </w:rPr>
              <w:t>.99+1.62</w:t>
            </w:r>
          </w:p>
        </w:tc>
        <w:tc>
          <w:tcPr>
            <w:tcW w:w="836" w:type="pct"/>
            <w:shd w:val="clear" w:color="auto" w:fill="auto"/>
          </w:tcPr>
          <w:p w:rsidR="008D5EEE" w:rsidRDefault="008D5EEE" w:rsidP="00C1165E">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3</w:t>
            </w:r>
            <w:r w:rsidRPr="00CA5FC2">
              <w:rPr>
                <w:rFonts w:ascii="Times New Roman" w:hAnsi="Times New Roman" w:cs="Times New Roman" w:hint="eastAsia"/>
                <w:sz w:val="22"/>
              </w:rPr>
              <w:t>.09+3.30/</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.25+0.64</w:t>
            </w:r>
          </w:p>
        </w:tc>
        <w:tc>
          <w:tcPr>
            <w:tcW w:w="753" w:type="pct"/>
            <w:shd w:val="clear" w:color="auto" w:fill="auto"/>
          </w:tcPr>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5</w:t>
            </w:r>
            <w:r w:rsidRPr="00CA5FC2">
              <w:rPr>
                <w:rFonts w:ascii="Times New Roman" w:hAnsi="Times New Roman" w:cs="Times New Roman" w:hint="eastAsia"/>
                <w:sz w:val="22"/>
              </w:rPr>
              <w:t>.09+2.81/8</w:t>
            </w:r>
            <w:r>
              <w:rPr>
                <w:rFonts w:ascii="Times New Roman" w:hAnsi="Times New Roman" w:cs="Times New Roman" w:hint="eastAsia"/>
                <w:sz w:val="22"/>
              </w:rPr>
              <w:t>7</w:t>
            </w:r>
            <w:r w:rsidRPr="00CA5FC2">
              <w:rPr>
                <w:rFonts w:ascii="Times New Roman" w:hAnsi="Times New Roman" w:cs="Times New Roman" w:hint="eastAsia"/>
                <w:sz w:val="22"/>
              </w:rPr>
              <w:t>.49+0.94</w:t>
            </w:r>
          </w:p>
        </w:tc>
        <w:tc>
          <w:tcPr>
            <w:tcW w:w="753" w:type="pct"/>
            <w:shd w:val="clear" w:color="auto" w:fill="auto"/>
          </w:tcPr>
          <w:p w:rsidR="008D5EEE"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w:t>
            </w:r>
            <w:r w:rsidRPr="00CA5FC2">
              <w:rPr>
                <w:rFonts w:ascii="Times New Roman" w:hAnsi="Times New Roman" w:cs="Times New Roman" w:hint="eastAsia"/>
                <w:sz w:val="22"/>
              </w:rPr>
              <w:t>.66+0.53/</w:t>
            </w:r>
          </w:p>
          <w:p w:rsidR="008D5EEE" w:rsidRPr="00CA5FC2" w:rsidRDefault="008D5EEE" w:rsidP="009C00F7">
            <w:pPr>
              <w:spacing w:line="300" w:lineRule="auto"/>
              <w:jc w:val="center"/>
              <w:rPr>
                <w:rFonts w:ascii="Times New Roman" w:hAnsi="Times New Roman" w:cs="Times New Roman"/>
                <w:sz w:val="22"/>
              </w:rPr>
            </w:pPr>
            <w:r w:rsidRPr="00CA5FC2">
              <w:rPr>
                <w:rFonts w:ascii="Times New Roman" w:hAnsi="Times New Roman" w:cs="Times New Roman" w:hint="eastAsia"/>
                <w:sz w:val="22"/>
              </w:rPr>
              <w:t>8</w:t>
            </w:r>
            <w:r>
              <w:rPr>
                <w:rFonts w:ascii="Times New Roman" w:hAnsi="Times New Roman" w:cs="Times New Roman" w:hint="eastAsia"/>
                <w:sz w:val="22"/>
              </w:rPr>
              <w:t>7.24</w:t>
            </w:r>
            <w:r w:rsidRPr="00CA5FC2">
              <w:rPr>
                <w:rFonts w:ascii="Times New Roman" w:hAnsi="Times New Roman" w:cs="Times New Roman" w:hint="eastAsia"/>
                <w:sz w:val="22"/>
              </w:rPr>
              <w:t>+0.</w:t>
            </w:r>
            <w:r>
              <w:rPr>
                <w:rFonts w:ascii="Times New Roman" w:hAnsi="Times New Roman" w:cs="Times New Roman" w:hint="eastAsia"/>
                <w:sz w:val="22"/>
              </w:rPr>
              <w:t>74</w:t>
            </w:r>
          </w:p>
        </w:tc>
      </w:tr>
    </w:tbl>
    <w:p w:rsidR="00C446EF" w:rsidRPr="002019C0" w:rsidRDefault="00C446EF" w:rsidP="00C446EF">
      <w:pPr>
        <w:spacing w:line="300" w:lineRule="auto"/>
        <w:ind w:firstLine="482"/>
        <w:rPr>
          <w:ins w:id="1078" w:author="User" w:date="2016-11-08T02:32:00Z"/>
          <w:rFonts w:ascii="Times New Roman" w:hAnsi="Times New Roman" w:cs="Times New Roman"/>
          <w:sz w:val="24"/>
          <w:szCs w:val="24"/>
        </w:rPr>
      </w:pPr>
      <w:ins w:id="1079" w:author="User" w:date="2016-11-08T02:32:00Z">
        <w:r>
          <w:rPr>
            <w:rFonts w:ascii="Times New Roman" w:hAnsi="Times New Roman" w:cs="Times New Roman"/>
            <w:sz w:val="24"/>
            <w:szCs w:val="24"/>
          </w:rPr>
          <w:t>I</w:t>
        </w:r>
        <w:r>
          <w:rPr>
            <w:rFonts w:ascii="Times New Roman" w:hAnsi="Times New Roman" w:cs="Times New Roman" w:hint="eastAsia"/>
            <w:sz w:val="24"/>
            <w:szCs w:val="24"/>
          </w:rPr>
          <w:t xml:space="preserve">n the Table, the </w:t>
        </w:r>
      </w:ins>
      <w:ins w:id="1080" w:author="User" w:date="2016-11-08T15:54:00Z">
        <w:r w:rsidR="00844471" w:rsidRPr="00844471">
          <w:rPr>
            <w:rFonts w:ascii="Times New Roman" w:hAnsi="Times New Roman" w:cs="Times New Roman"/>
            <w:sz w:val="24"/>
            <w:szCs w:val="24"/>
          </w:rPr>
          <w:t>DNNSP</w:t>
        </w:r>
        <w:r w:rsidR="00844471" w:rsidRPr="00844471">
          <w:rPr>
            <w:rFonts w:ascii="Times New Roman" w:hAnsi="Times New Roman" w:cs="Times New Roman" w:hint="eastAsia"/>
            <w:sz w:val="24"/>
            <w:szCs w:val="24"/>
          </w:rPr>
          <w:t xml:space="preserve"> </w:t>
        </w:r>
      </w:ins>
      <w:ins w:id="1081" w:author="User" w:date="2016-11-08T02:32:00Z">
        <w:r>
          <w:rPr>
            <w:rFonts w:ascii="Times New Roman" w:hAnsi="Times New Roman" w:cs="Times New Roman" w:hint="eastAsia"/>
            <w:sz w:val="24"/>
            <w:szCs w:val="24"/>
          </w:rPr>
          <w:t xml:space="preserve">with 0-4 net1 and 0-3 net2 are tested and the best results are highlight by bold type. </w:t>
        </w:r>
        <w:r>
          <w:rPr>
            <w:rFonts w:ascii="Times New Roman" w:hAnsi="Times New Roman" w:cs="Times New Roman"/>
            <w:sz w:val="24"/>
            <w:szCs w:val="24"/>
          </w:rPr>
          <w:t>I</w:t>
        </w:r>
        <w:r>
          <w:rPr>
            <w:rFonts w:ascii="Times New Roman" w:hAnsi="Times New Roman" w:cs="Times New Roman" w:hint="eastAsia"/>
            <w:sz w:val="24"/>
            <w:szCs w:val="24"/>
          </w:rPr>
          <w:t xml:space="preserve">n summary for the results with and without Net3, there are the best combinations of Net1 and Net2 for the different scenes and after reaching the best result, the results do not improve </w:t>
        </w:r>
      </w:ins>
      <w:ins w:id="1082" w:author="User" w:date="2016-11-08T05:02:00Z">
        <w:r w:rsidR="003035D3">
          <w:rPr>
            <w:rFonts w:ascii="Times New Roman" w:hAnsi="Times New Roman" w:cs="Times New Roman" w:hint="eastAsia"/>
            <w:sz w:val="24"/>
            <w:szCs w:val="24"/>
          </w:rPr>
          <w:t>by</w:t>
        </w:r>
      </w:ins>
      <w:ins w:id="1083" w:author="User" w:date="2016-11-08T02:32:00Z">
        <w:r>
          <w:rPr>
            <w:rFonts w:ascii="Times New Roman" w:hAnsi="Times New Roman" w:cs="Times New Roman" w:hint="eastAsia"/>
            <w:sz w:val="24"/>
            <w:szCs w:val="24"/>
          </w:rPr>
          <w:t xml:space="preserve"> the increasing of the number of nets. This means different objects need different number of nets to </w:t>
        </w:r>
      </w:ins>
      <w:ins w:id="1084" w:author="User" w:date="2016-11-08T15:54:00Z">
        <w:r w:rsidR="00844471">
          <w:rPr>
            <w:rFonts w:ascii="Times New Roman" w:hAnsi="Times New Roman" w:cs="Times New Roman" w:hint="eastAsia"/>
            <w:sz w:val="24"/>
            <w:szCs w:val="24"/>
          </w:rPr>
          <w:t>learn</w:t>
        </w:r>
      </w:ins>
      <w:ins w:id="1085" w:author="User" w:date="2016-11-08T02:32:00Z">
        <w:r>
          <w:rPr>
            <w:rFonts w:ascii="Times New Roman" w:hAnsi="Times New Roman" w:cs="Times New Roman" w:hint="eastAsia"/>
            <w:sz w:val="24"/>
            <w:szCs w:val="24"/>
          </w:rPr>
          <w:t xml:space="preserve"> </w:t>
        </w:r>
      </w:ins>
      <w:ins w:id="1086" w:author="User" w:date="2016-11-08T15:54:00Z">
        <w:r w:rsidR="00844471" w:rsidRPr="00844471">
          <w:rPr>
            <w:rFonts w:ascii="Times New Roman" w:hAnsi="Times New Roman" w:cs="Times New Roman"/>
            <w:sz w:val="24"/>
            <w:szCs w:val="24"/>
          </w:rPr>
          <w:t>representation</w:t>
        </w:r>
        <w:r w:rsidR="00844471">
          <w:rPr>
            <w:rFonts w:ascii="Times New Roman" w:hAnsi="Times New Roman" w:cs="Times New Roman" w:hint="eastAsia"/>
            <w:sz w:val="24"/>
            <w:szCs w:val="24"/>
          </w:rPr>
          <w:t>s</w:t>
        </w:r>
        <w:r w:rsidR="00844471" w:rsidRPr="00844471">
          <w:rPr>
            <w:rFonts w:ascii="Times New Roman" w:hAnsi="Times New Roman" w:cs="Times New Roman"/>
            <w:sz w:val="24"/>
            <w:szCs w:val="24"/>
          </w:rPr>
          <w:t xml:space="preserve"> </w:t>
        </w:r>
      </w:ins>
      <w:ins w:id="1087" w:author="User" w:date="2016-11-08T02:32:00Z">
        <w:r>
          <w:rPr>
            <w:rFonts w:ascii="Times New Roman" w:hAnsi="Times New Roman" w:cs="Times New Roman" w:hint="eastAsia"/>
            <w:sz w:val="24"/>
            <w:szCs w:val="24"/>
          </w:rPr>
          <w:t xml:space="preserve">and there is no help for so many numbers of nets, if the best results have been reached. </w:t>
        </w:r>
        <w:r>
          <w:rPr>
            <w:rFonts w:ascii="Times New Roman" w:hAnsi="Times New Roman" w:cs="Times New Roman"/>
            <w:sz w:val="24"/>
            <w:szCs w:val="24"/>
          </w:rPr>
          <w:t>M</w:t>
        </w:r>
        <w:r>
          <w:rPr>
            <w:rFonts w:ascii="Times New Roman" w:hAnsi="Times New Roman" w:cs="Times New Roman" w:hint="eastAsia"/>
            <w:sz w:val="24"/>
            <w:szCs w:val="24"/>
          </w:rPr>
          <w:t xml:space="preserve">oreover, the accuracies sometimes even decrease, which is maybe because the points are not enough and the overfitting occurs. The best results are all obtained by the combinations of nets, which </w:t>
        </w:r>
        <w:proofErr w:type="gramStart"/>
        <w:r>
          <w:rPr>
            <w:rFonts w:ascii="Times New Roman" w:hAnsi="Times New Roman" w:cs="Times New Roman" w:hint="eastAsia"/>
            <w:sz w:val="24"/>
            <w:szCs w:val="24"/>
          </w:rPr>
          <w:t>shows</w:t>
        </w:r>
        <w:proofErr w:type="gramEnd"/>
        <w:r>
          <w:rPr>
            <w:rFonts w:ascii="Times New Roman" w:hAnsi="Times New Roman" w:cs="Times New Roman" w:hint="eastAsia"/>
            <w:sz w:val="24"/>
            <w:szCs w:val="24"/>
          </w:rPr>
          <w:t xml:space="preserve"> the effects of the Net1 and Net2. For most of the scenes, only one Net2 is enough and the results obtained by two Net1 with one Net2 are the best or near the best.</w:t>
        </w:r>
      </w:ins>
      <w:ins w:id="1088" w:author="User" w:date="2016-11-08T14:00:00Z">
        <w:r w:rsidR="00F618B4">
          <w:rPr>
            <w:rFonts w:ascii="Times New Roman" w:hAnsi="Times New Roman" w:cs="Times New Roman" w:hint="eastAsia"/>
            <w:sz w:val="24"/>
            <w:szCs w:val="24"/>
          </w:rPr>
          <w:t xml:space="preserve"> Therefore, two Net1 and one Net2</w:t>
        </w:r>
      </w:ins>
      <w:ins w:id="1089" w:author="User" w:date="2016-11-08T02:32:00Z">
        <w:r>
          <w:rPr>
            <w:rFonts w:ascii="Times New Roman" w:hAnsi="Times New Roman" w:cs="Times New Roman" w:hint="eastAsia"/>
            <w:sz w:val="24"/>
            <w:szCs w:val="24"/>
          </w:rPr>
          <w:t xml:space="preserve"> </w:t>
        </w:r>
      </w:ins>
      <w:ins w:id="1090" w:author="User" w:date="2016-11-08T14:00:00Z">
        <w:r w:rsidR="00F618B4">
          <w:rPr>
            <w:rFonts w:ascii="Times New Roman" w:hAnsi="Times New Roman" w:cs="Times New Roman" w:hint="eastAsia"/>
            <w:sz w:val="24"/>
            <w:szCs w:val="24"/>
          </w:rPr>
          <w:t xml:space="preserve">are used in the </w:t>
        </w:r>
        <w:r w:rsidR="00F618B4">
          <w:rPr>
            <w:rFonts w:ascii="Times New Roman" w:hAnsi="Times New Roman" w:cs="Times New Roman"/>
            <w:sz w:val="24"/>
            <w:szCs w:val="24"/>
          </w:rPr>
          <w:t>paper</w:t>
        </w:r>
      </w:ins>
      <w:ins w:id="1091" w:author="User" w:date="2016-11-08T14:01:00Z">
        <w:r w:rsidR="007B3EB4">
          <w:rPr>
            <w:rFonts w:ascii="Times New Roman" w:hAnsi="Times New Roman" w:cs="Times New Roman" w:hint="eastAsia"/>
            <w:sz w:val="24"/>
            <w:szCs w:val="24"/>
          </w:rPr>
          <w:t xml:space="preserve"> for point clouds classification</w:t>
        </w:r>
      </w:ins>
      <w:ins w:id="1092" w:author="User" w:date="2016-11-08T14:00:00Z">
        <w:r w:rsidR="00F618B4">
          <w:rPr>
            <w:rFonts w:ascii="Times New Roman" w:hAnsi="Times New Roman" w:cs="Times New Roman" w:hint="eastAsia"/>
            <w:sz w:val="24"/>
            <w:szCs w:val="24"/>
          </w:rPr>
          <w:t xml:space="preserve">. </w:t>
        </w:r>
      </w:ins>
      <w:ins w:id="1093" w:author="User" w:date="2016-11-08T03:48:00Z">
        <w:r w:rsidR="002019C0">
          <w:rPr>
            <w:rFonts w:ascii="Times New Roman" w:hAnsi="Times New Roman" w:cs="Times New Roman" w:hint="eastAsia"/>
            <w:sz w:val="24"/>
            <w:szCs w:val="24"/>
          </w:rPr>
          <w:t xml:space="preserve">In scene I-III, sometimes the accuracies are </w:t>
        </w:r>
        <w:r w:rsidR="002019C0">
          <w:rPr>
            <w:rFonts w:ascii="Times New Roman" w:hAnsi="Times New Roman" w:cs="Times New Roman"/>
            <w:sz w:val="24"/>
            <w:szCs w:val="24"/>
          </w:rPr>
          <w:t>suddenly</w:t>
        </w:r>
        <w:r w:rsidR="002019C0">
          <w:rPr>
            <w:rFonts w:ascii="Times New Roman" w:hAnsi="Times New Roman" w:cs="Times New Roman" w:hint="eastAsia"/>
            <w:sz w:val="24"/>
            <w:szCs w:val="24"/>
          </w:rPr>
          <w:t xml:space="preserve"> down when the numbers change, which do not occur in scene V and VI. </w:t>
        </w:r>
        <w:r w:rsidR="002019C0">
          <w:rPr>
            <w:rFonts w:ascii="Times New Roman" w:hAnsi="Times New Roman" w:cs="Times New Roman"/>
            <w:sz w:val="24"/>
            <w:szCs w:val="24"/>
          </w:rPr>
          <w:t>I</w:t>
        </w:r>
        <w:r w:rsidR="002019C0">
          <w:rPr>
            <w:rFonts w:ascii="Times New Roman" w:hAnsi="Times New Roman" w:cs="Times New Roman" w:hint="eastAsia"/>
            <w:sz w:val="24"/>
            <w:szCs w:val="24"/>
          </w:rPr>
          <w:t xml:space="preserve">t is maybe because the points are few and sometimes the network </w:t>
        </w:r>
        <w:r w:rsidR="002019C0" w:rsidRPr="002019C0">
          <w:rPr>
            <w:rFonts w:ascii="Times New Roman" w:hAnsi="Times New Roman" w:cs="Times New Roman"/>
            <w:sz w:val="24"/>
            <w:szCs w:val="24"/>
          </w:rPr>
          <w:t>convergence</w:t>
        </w:r>
        <w:r w:rsidR="002019C0">
          <w:rPr>
            <w:rFonts w:ascii="Times New Roman" w:hAnsi="Times New Roman" w:cs="Times New Roman" w:hint="eastAsia"/>
            <w:sz w:val="24"/>
            <w:szCs w:val="24"/>
          </w:rPr>
          <w:t xml:space="preserve"> to </w:t>
        </w:r>
        <w:r w:rsidR="002019C0">
          <w:rPr>
            <w:rFonts w:ascii="Times New Roman" w:hAnsi="Times New Roman" w:cs="Times New Roman"/>
            <w:sz w:val="24"/>
            <w:szCs w:val="24"/>
          </w:rPr>
          <w:t>local minimum</w:t>
        </w:r>
        <w:r w:rsidR="002019C0">
          <w:rPr>
            <w:rFonts w:ascii="Times New Roman" w:hAnsi="Times New Roman" w:cs="Times New Roman" w:hint="eastAsia"/>
            <w:sz w:val="24"/>
            <w:szCs w:val="24"/>
          </w:rPr>
          <w:t xml:space="preserve">. </w:t>
        </w:r>
      </w:ins>
      <w:ins w:id="1094" w:author="User" w:date="2016-11-08T03:50:00Z">
        <w:r w:rsidR="00E26281">
          <w:rPr>
            <w:rFonts w:ascii="Times New Roman" w:hAnsi="Times New Roman" w:cs="Times New Roman"/>
            <w:sz w:val="24"/>
            <w:szCs w:val="24"/>
          </w:rPr>
          <w:t>I</w:t>
        </w:r>
        <w:r w:rsidR="00E26281">
          <w:rPr>
            <w:rFonts w:ascii="Times New Roman" w:hAnsi="Times New Roman" w:cs="Times New Roman" w:hint="eastAsia"/>
            <w:sz w:val="24"/>
            <w:szCs w:val="24"/>
          </w:rPr>
          <w:t xml:space="preserve">t is guessed based </w:t>
        </w:r>
      </w:ins>
      <w:ins w:id="1095" w:author="User" w:date="2016-11-08T03:48:00Z">
        <w:r w:rsidR="002019C0">
          <w:rPr>
            <w:rFonts w:ascii="Times New Roman" w:hAnsi="Times New Roman" w:cs="Times New Roman" w:hint="eastAsia"/>
            <w:sz w:val="24"/>
            <w:szCs w:val="24"/>
          </w:rPr>
          <w:t xml:space="preserve">the </w:t>
        </w:r>
      </w:ins>
      <w:ins w:id="1096" w:author="User" w:date="2016-11-08T03:49:00Z">
        <w:r w:rsidR="002019C0" w:rsidRPr="00DA6C41">
          <w:rPr>
            <w:rFonts w:ascii="Times New Roman" w:hAnsi="Times New Roman" w:cs="Times New Roman"/>
            <w:sz w:val="24"/>
            <w:szCs w:val="24"/>
          </w:rPr>
          <w:t>precision</w:t>
        </w:r>
        <w:r w:rsidR="002019C0">
          <w:rPr>
            <w:rFonts w:ascii="Times New Roman" w:hAnsi="Times New Roman" w:cs="Times New Roman" w:hint="eastAsia"/>
            <w:sz w:val="24"/>
            <w:szCs w:val="24"/>
          </w:rPr>
          <w:t xml:space="preserve"> of </w:t>
        </w:r>
      </w:ins>
      <w:ins w:id="1097" w:author="User" w:date="2016-11-08T03:48:00Z">
        <w:r w:rsidR="002019C0">
          <w:rPr>
            <w:rFonts w:ascii="Times New Roman" w:hAnsi="Times New Roman" w:cs="Times New Roman" w:hint="eastAsia"/>
            <w:sz w:val="24"/>
            <w:szCs w:val="24"/>
          </w:rPr>
          <w:t xml:space="preserve">the cars for scene I and II and </w:t>
        </w:r>
        <w:r w:rsidR="002019C0">
          <w:rPr>
            <w:rFonts w:ascii="Times New Roman" w:hAnsi="Times New Roman" w:cs="Times New Roman"/>
            <w:sz w:val="24"/>
            <w:szCs w:val="24"/>
          </w:rPr>
          <w:t>facade</w:t>
        </w:r>
        <w:r w:rsidR="002019C0">
          <w:rPr>
            <w:rFonts w:ascii="Times New Roman" w:hAnsi="Times New Roman" w:cs="Times New Roman" w:hint="eastAsia"/>
            <w:sz w:val="24"/>
            <w:szCs w:val="24"/>
          </w:rPr>
          <w:t xml:space="preserve">s for scene III are </w:t>
        </w:r>
      </w:ins>
      <w:ins w:id="1098" w:author="User" w:date="2016-11-08T03:49:00Z">
        <w:r w:rsidR="002019C0">
          <w:rPr>
            <w:rFonts w:ascii="Times New Roman" w:hAnsi="Times New Roman" w:cs="Times New Roman" w:hint="eastAsia"/>
            <w:sz w:val="24"/>
            <w:szCs w:val="24"/>
          </w:rPr>
          <w:t>near 100%</w:t>
        </w:r>
      </w:ins>
      <w:ins w:id="1099" w:author="User" w:date="2016-11-08T03:51:00Z">
        <w:r w:rsidR="00E26281">
          <w:rPr>
            <w:rFonts w:ascii="Times New Roman" w:hAnsi="Times New Roman" w:cs="Times New Roman" w:hint="eastAsia"/>
            <w:sz w:val="24"/>
            <w:szCs w:val="24"/>
          </w:rPr>
          <w:t xml:space="preserve"> </w:t>
        </w:r>
      </w:ins>
      <w:ins w:id="1100" w:author="User" w:date="2016-11-08T03:55:00Z">
        <w:r w:rsidR="00B152C8">
          <w:rPr>
            <w:rFonts w:ascii="Times New Roman" w:hAnsi="Times New Roman" w:cs="Times New Roman" w:hint="eastAsia"/>
            <w:sz w:val="24"/>
            <w:szCs w:val="24"/>
          </w:rPr>
          <w:t xml:space="preserve">but the recall is low </w:t>
        </w:r>
      </w:ins>
      <w:ins w:id="1101" w:author="User" w:date="2016-11-08T03:51:00Z">
        <w:r w:rsidR="00E26281">
          <w:rPr>
            <w:rFonts w:ascii="Times New Roman" w:hAnsi="Times New Roman" w:cs="Times New Roman" w:hint="eastAsia"/>
            <w:sz w:val="24"/>
            <w:szCs w:val="24"/>
          </w:rPr>
          <w:t xml:space="preserve">in all these low </w:t>
        </w:r>
        <w:r w:rsidR="00E26281">
          <w:rPr>
            <w:rFonts w:ascii="Times New Roman" w:hAnsi="Times New Roman" w:cs="Times New Roman" w:hint="eastAsia"/>
            <w:sz w:val="24"/>
            <w:szCs w:val="24"/>
          </w:rPr>
          <w:lastRenderedPageBreak/>
          <w:t>results</w:t>
        </w:r>
      </w:ins>
      <w:ins w:id="1102" w:author="User" w:date="2016-11-08T03:49:00Z">
        <w:r w:rsidR="002019C0">
          <w:rPr>
            <w:rFonts w:ascii="Times New Roman" w:hAnsi="Times New Roman" w:cs="Times New Roman" w:hint="eastAsia"/>
            <w:sz w:val="24"/>
            <w:szCs w:val="24"/>
          </w:rPr>
          <w:t>.</w:t>
        </w:r>
      </w:ins>
      <w:ins w:id="1103" w:author="User" w:date="2016-11-08T03:48:00Z">
        <w:r w:rsidR="002019C0">
          <w:rPr>
            <w:rFonts w:ascii="Times New Roman" w:hAnsi="Times New Roman" w:cs="Times New Roman" w:hint="eastAsia"/>
            <w:sz w:val="24"/>
            <w:szCs w:val="24"/>
          </w:rPr>
          <w:t xml:space="preserve"> </w:t>
        </w:r>
      </w:ins>
    </w:p>
    <w:p w:rsidR="00C446EF" w:rsidRDefault="00C446EF" w:rsidP="00C446EF">
      <w:pPr>
        <w:spacing w:line="300" w:lineRule="auto"/>
        <w:ind w:firstLineChars="200" w:firstLine="480"/>
        <w:rPr>
          <w:ins w:id="1104" w:author="User" w:date="2016-11-08T02:32:00Z"/>
          <w:rFonts w:ascii="Times New Roman" w:hAnsi="Times New Roman" w:cs="Times New Roman"/>
          <w:sz w:val="24"/>
          <w:szCs w:val="24"/>
        </w:rPr>
      </w:pPr>
      <w:ins w:id="1105" w:author="User" w:date="2016-11-08T02:32:00Z">
        <w:r>
          <w:rPr>
            <w:rFonts w:ascii="Times New Roman" w:hAnsi="Times New Roman" w:cs="Times New Roman"/>
            <w:sz w:val="24"/>
            <w:szCs w:val="24"/>
          </w:rPr>
          <w:t>C</w:t>
        </w:r>
        <w:r>
          <w:rPr>
            <w:rFonts w:ascii="Times New Roman" w:hAnsi="Times New Roman" w:cs="Times New Roman" w:hint="eastAsia"/>
            <w:sz w:val="24"/>
            <w:szCs w:val="24"/>
          </w:rPr>
          <w:t xml:space="preserve">ompared the results with and without Net3, the result with Net3 are more stable than the results without Net3. </w:t>
        </w:r>
        <w:r>
          <w:rPr>
            <w:rFonts w:ascii="Times New Roman" w:hAnsi="Times New Roman" w:cs="Times New Roman"/>
            <w:sz w:val="24"/>
            <w:szCs w:val="24"/>
          </w:rPr>
          <w:t>A</w:t>
        </w:r>
        <w:r>
          <w:rPr>
            <w:rFonts w:ascii="Times New Roman" w:hAnsi="Times New Roman" w:cs="Times New Roman" w:hint="eastAsia"/>
            <w:sz w:val="24"/>
            <w:szCs w:val="24"/>
          </w:rPr>
          <w:t>lso the best results are improved for most of the scenes. When the number of nets increase</w:t>
        </w:r>
      </w:ins>
      <w:ins w:id="1106" w:author="User" w:date="2016-11-08T05:07:00Z">
        <w:r w:rsidR="000C6412">
          <w:rPr>
            <w:rFonts w:ascii="Times New Roman" w:hAnsi="Times New Roman" w:cs="Times New Roman" w:hint="eastAsia"/>
            <w:sz w:val="24"/>
            <w:szCs w:val="24"/>
          </w:rPr>
          <w:t>s</w:t>
        </w:r>
      </w:ins>
      <w:ins w:id="1107" w:author="User" w:date="2016-11-08T02:32:00Z">
        <w:r>
          <w:rPr>
            <w:rFonts w:ascii="Times New Roman" w:hAnsi="Times New Roman" w:cs="Times New Roman" w:hint="eastAsia"/>
            <w:sz w:val="24"/>
            <w:szCs w:val="24"/>
          </w:rPr>
          <w:t xml:space="preserve">, the results with Net3 do not decrease obviously as the results without Net3 and still keep at a high level, which means the Net3 makes sure the results more </w:t>
        </w:r>
        <w:r>
          <w:rPr>
            <w:rFonts w:ascii="Times New Roman" w:hAnsi="Times New Roman" w:cs="Times New Roman"/>
            <w:sz w:val="24"/>
            <w:szCs w:val="24"/>
          </w:rPr>
          <w:t>robust</w:t>
        </w:r>
        <w:r>
          <w:rPr>
            <w:rFonts w:ascii="Times New Roman" w:hAnsi="Times New Roman" w:cs="Times New Roman" w:hint="eastAsia"/>
            <w:sz w:val="24"/>
            <w:szCs w:val="24"/>
          </w:rPr>
          <w:t xml:space="preserve">. </w:t>
        </w:r>
      </w:ins>
    </w:p>
    <w:p w:rsidR="00C446EF" w:rsidRDefault="00C446EF" w:rsidP="00C446EF">
      <w:pPr>
        <w:spacing w:line="300" w:lineRule="auto"/>
        <w:ind w:firstLineChars="200" w:firstLine="480"/>
        <w:jc w:val="left"/>
        <w:rPr>
          <w:ins w:id="1108" w:author="User" w:date="2016-11-08T02:32:00Z"/>
          <w:rFonts w:ascii="Times New Roman" w:hAnsi="Times New Roman" w:cs="Times New Roman"/>
          <w:sz w:val="24"/>
          <w:szCs w:val="24"/>
        </w:rPr>
      </w:pPr>
      <w:ins w:id="1109" w:author="User" w:date="2016-11-08T02:32:00Z">
        <w:r>
          <w:rPr>
            <w:rFonts w:ascii="Times New Roman" w:hAnsi="Times New Roman" w:cs="Times New Roman" w:hint="eastAsia"/>
            <w:sz w:val="24"/>
            <w:szCs w:val="24"/>
          </w:rPr>
          <w:t>T</w:t>
        </w:r>
        <w:r>
          <w:rPr>
            <w:rFonts w:ascii="Times New Roman" w:hAnsi="Times New Roman" w:cs="Times New Roman"/>
            <w:sz w:val="24"/>
            <w:szCs w:val="24"/>
          </w:rPr>
          <w:t xml:space="preserve">o show </w:t>
        </w:r>
        <w:r>
          <w:rPr>
            <w:rFonts w:ascii="Times New Roman" w:hAnsi="Times New Roman" w:cs="Times New Roman" w:hint="eastAsia"/>
            <w:sz w:val="24"/>
            <w:szCs w:val="24"/>
          </w:rPr>
          <w:t xml:space="preserve">the </w:t>
        </w:r>
        <w:r>
          <w:rPr>
            <w:rFonts w:ascii="Times New Roman" w:hAnsi="Times New Roman" w:cs="Times New Roman"/>
            <w:sz w:val="24"/>
            <w:szCs w:val="24"/>
          </w:rPr>
          <w:t>effects</w:t>
        </w:r>
        <w:r>
          <w:rPr>
            <w:rFonts w:ascii="Times New Roman" w:hAnsi="Times New Roman" w:cs="Times New Roman" w:hint="eastAsia"/>
            <w:sz w:val="24"/>
            <w:szCs w:val="24"/>
          </w:rPr>
          <w:t xml:space="preserve"> of extraction of common features in </w:t>
        </w:r>
      </w:ins>
      <w:bookmarkStart w:id="1110" w:name="OLE_LINK1"/>
      <w:bookmarkStart w:id="1111" w:name="OLE_LINK2"/>
      <w:ins w:id="1112" w:author="User" w:date="2016-11-08T15:54:00Z">
        <w:r w:rsidR="00844471">
          <w:rPr>
            <w:rFonts w:ascii="Times New Roman" w:hAnsi="Times New Roman" w:cs="Times New Roman" w:hint="eastAsia"/>
            <w:sz w:val="24"/>
            <w:szCs w:val="24"/>
          </w:rPr>
          <w:t>D</w:t>
        </w:r>
      </w:ins>
      <w:ins w:id="1113" w:author="User" w:date="2016-11-08T05:06:00Z">
        <w:r w:rsidR="000C6412">
          <w:rPr>
            <w:rFonts w:ascii="Times New Roman" w:hAnsi="Times New Roman" w:cs="Times New Roman" w:hint="eastAsia"/>
            <w:sz w:val="24"/>
            <w:szCs w:val="24"/>
          </w:rPr>
          <w:t>NNSP</w:t>
        </w:r>
      </w:ins>
      <w:bookmarkEnd w:id="1110"/>
      <w:bookmarkEnd w:id="1111"/>
      <w:ins w:id="1114" w:author="User" w:date="2016-11-08T02:32:00Z">
        <w:r>
          <w:rPr>
            <w:rFonts w:ascii="Times New Roman" w:hAnsi="Times New Roman" w:cs="Times New Roman" w:hint="eastAsia"/>
            <w:sz w:val="24"/>
            <w:szCs w:val="24"/>
          </w:rPr>
          <w:t xml:space="preserve">, we use the point clusters with the smallest size as the input and use only one full-connect network in Net5. </w:t>
        </w:r>
        <w:r>
          <w:rPr>
            <w:rFonts w:ascii="Times New Roman" w:hAnsi="Times New Roman" w:cs="Times New Roman"/>
            <w:sz w:val="24"/>
            <w:szCs w:val="24"/>
          </w:rPr>
          <w:t>T</w:t>
        </w:r>
        <w:r>
          <w:rPr>
            <w:rFonts w:ascii="Times New Roman" w:hAnsi="Times New Roman" w:cs="Times New Roman" w:hint="eastAsia"/>
            <w:sz w:val="24"/>
            <w:szCs w:val="24"/>
          </w:rPr>
          <w:t>he results are shown in Table 8.</w:t>
        </w:r>
      </w:ins>
    </w:p>
    <w:p w:rsidR="00C446EF" w:rsidRDefault="00C446EF" w:rsidP="00C446EF">
      <w:pPr>
        <w:spacing w:line="300" w:lineRule="auto"/>
        <w:ind w:firstLineChars="200" w:firstLine="480"/>
        <w:jc w:val="center"/>
        <w:rPr>
          <w:ins w:id="1115" w:author="User" w:date="2016-11-08T02:32:00Z"/>
          <w:rFonts w:ascii="Times New Roman" w:hAnsi="Times New Roman" w:cs="Times New Roman"/>
          <w:sz w:val="24"/>
          <w:szCs w:val="24"/>
        </w:rPr>
      </w:pPr>
      <w:ins w:id="1116" w:author="User" w:date="2016-11-08T02:32:00Z">
        <w:r>
          <w:rPr>
            <w:rFonts w:ascii="Times New Roman" w:hAnsi="Times New Roman" w:cs="Times New Roman" w:hint="eastAsia"/>
            <w:sz w:val="24"/>
            <w:szCs w:val="24"/>
          </w:rPr>
          <w:t xml:space="preserve">Table 8 the </w:t>
        </w:r>
      </w:ins>
      <w:ins w:id="1117" w:author="User" w:date="2016-11-08T05:12:00Z">
        <w:r w:rsidR="00002590">
          <w:rPr>
            <w:rFonts w:ascii="Times New Roman" w:hAnsi="Times New Roman" w:cs="Times New Roman" w:hint="eastAsia"/>
            <w:sz w:val="24"/>
            <w:szCs w:val="24"/>
          </w:rPr>
          <w:t>accuracy of classification</w:t>
        </w:r>
      </w:ins>
      <w:ins w:id="1118" w:author="User" w:date="2016-11-08T02:32:00Z">
        <w:r>
          <w:rPr>
            <w:rFonts w:ascii="Times New Roman" w:hAnsi="Times New Roman" w:cs="Times New Roman" w:hint="eastAsia"/>
            <w:sz w:val="24"/>
            <w:szCs w:val="24"/>
          </w:rPr>
          <w:t xml:space="preserve"> by using clusters only with one level</w:t>
        </w:r>
      </w:ins>
    </w:p>
    <w:tbl>
      <w:tblPr>
        <w:tblStyle w:val="af1"/>
        <w:tblW w:w="5000" w:type="pct"/>
        <w:tblLook w:val="04A0" w:firstRow="1" w:lastRow="0" w:firstColumn="1" w:lastColumn="0" w:noHBand="0" w:noVBand="1"/>
      </w:tblPr>
      <w:tblGrid>
        <w:gridCol w:w="1739"/>
        <w:gridCol w:w="1739"/>
        <w:gridCol w:w="1739"/>
        <w:gridCol w:w="1739"/>
        <w:gridCol w:w="1566"/>
      </w:tblGrid>
      <w:tr w:rsidR="00C446EF" w:rsidTr="00C1165E">
        <w:tc>
          <w:tcPr>
            <w:tcW w:w="1020" w:type="pct"/>
          </w:tcPr>
          <w:p w:rsidR="00C446EF" w:rsidRDefault="00C446EF" w:rsidP="00C1165E">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Scene I</w:t>
            </w:r>
          </w:p>
        </w:tc>
        <w:tc>
          <w:tcPr>
            <w:tcW w:w="1020" w:type="pct"/>
          </w:tcPr>
          <w:p w:rsidR="00C446EF" w:rsidRDefault="00C446EF" w:rsidP="00C1165E">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Scene II</w:t>
            </w:r>
          </w:p>
        </w:tc>
        <w:tc>
          <w:tcPr>
            <w:tcW w:w="1020" w:type="pct"/>
          </w:tcPr>
          <w:p w:rsidR="00C446EF" w:rsidRDefault="00C446EF" w:rsidP="00C1165E">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Scene III</w:t>
            </w:r>
          </w:p>
        </w:tc>
        <w:tc>
          <w:tcPr>
            <w:tcW w:w="1020" w:type="pct"/>
          </w:tcPr>
          <w:p w:rsidR="00C446EF" w:rsidRDefault="00C446EF" w:rsidP="00C1165E">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Scene V</w:t>
            </w:r>
          </w:p>
        </w:tc>
        <w:tc>
          <w:tcPr>
            <w:tcW w:w="919" w:type="pct"/>
          </w:tcPr>
          <w:p w:rsidR="00C446EF" w:rsidRDefault="00C446EF" w:rsidP="00C1165E">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Scene VI</w:t>
            </w:r>
          </w:p>
        </w:tc>
      </w:tr>
      <w:tr w:rsidR="00C446EF" w:rsidTr="00C1165E">
        <w:tc>
          <w:tcPr>
            <w:tcW w:w="1020" w:type="pct"/>
          </w:tcPr>
          <w:p w:rsidR="00C446EF" w:rsidRDefault="00C446EF" w:rsidP="00C1165E">
            <w:pPr>
              <w:spacing w:line="300" w:lineRule="auto"/>
              <w:jc w:val="left"/>
              <w:rPr>
                <w:rFonts w:ascii="Times New Roman" w:hAnsi="Times New Roman" w:cs="Times New Roman"/>
                <w:sz w:val="24"/>
                <w:szCs w:val="24"/>
              </w:rPr>
            </w:pPr>
            <w:r>
              <w:rPr>
                <w:rFonts w:ascii="Times New Roman" w:hAnsi="Times New Roman" w:cs="Times New Roman" w:hint="eastAsia"/>
                <w:sz w:val="24"/>
                <w:szCs w:val="24"/>
              </w:rPr>
              <w:t>95.6%</w:t>
            </w:r>
          </w:p>
        </w:tc>
        <w:tc>
          <w:tcPr>
            <w:tcW w:w="1020" w:type="pct"/>
          </w:tcPr>
          <w:p w:rsidR="00C446EF" w:rsidRDefault="00C446EF" w:rsidP="00C1165E">
            <w:pPr>
              <w:spacing w:line="300" w:lineRule="auto"/>
              <w:jc w:val="left"/>
              <w:rPr>
                <w:rFonts w:ascii="Times New Roman" w:hAnsi="Times New Roman" w:cs="Times New Roman"/>
                <w:sz w:val="24"/>
                <w:szCs w:val="24"/>
              </w:rPr>
            </w:pPr>
            <w:r w:rsidRPr="005C198F">
              <w:rPr>
                <w:rFonts w:ascii="Times New Roman" w:hAnsi="Times New Roman" w:cs="Times New Roman" w:hint="eastAsia"/>
                <w:sz w:val="24"/>
                <w:szCs w:val="24"/>
              </w:rPr>
              <w:t>9</w:t>
            </w:r>
            <w:r>
              <w:rPr>
                <w:rFonts w:ascii="Times New Roman" w:hAnsi="Times New Roman" w:cs="Times New Roman" w:hint="eastAsia"/>
                <w:sz w:val="24"/>
                <w:szCs w:val="24"/>
              </w:rPr>
              <w:t>4</w:t>
            </w:r>
            <w:r w:rsidRPr="005C198F">
              <w:rPr>
                <w:rFonts w:ascii="Times New Roman" w:hAnsi="Times New Roman" w:cs="Times New Roman" w:hint="eastAsia"/>
                <w:sz w:val="24"/>
                <w:szCs w:val="24"/>
              </w:rPr>
              <w:t>.</w:t>
            </w:r>
            <w:r>
              <w:rPr>
                <w:rFonts w:ascii="Times New Roman" w:hAnsi="Times New Roman" w:cs="Times New Roman" w:hint="eastAsia"/>
                <w:sz w:val="24"/>
                <w:szCs w:val="24"/>
              </w:rPr>
              <w:t>7</w:t>
            </w:r>
            <w:r w:rsidRPr="005C198F">
              <w:rPr>
                <w:rFonts w:ascii="Times New Roman" w:hAnsi="Times New Roman" w:cs="Times New Roman" w:hint="eastAsia"/>
                <w:sz w:val="24"/>
                <w:szCs w:val="24"/>
              </w:rPr>
              <w:t>%</w:t>
            </w:r>
          </w:p>
        </w:tc>
        <w:tc>
          <w:tcPr>
            <w:tcW w:w="1020" w:type="pct"/>
          </w:tcPr>
          <w:p w:rsidR="00C446EF" w:rsidRDefault="00C446EF" w:rsidP="00C1165E">
            <w:pPr>
              <w:spacing w:line="300" w:lineRule="auto"/>
              <w:jc w:val="left"/>
              <w:rPr>
                <w:rFonts w:ascii="Times New Roman" w:hAnsi="Times New Roman" w:cs="Times New Roman"/>
                <w:sz w:val="24"/>
                <w:szCs w:val="24"/>
              </w:rPr>
            </w:pPr>
            <w:r w:rsidRPr="005C198F">
              <w:rPr>
                <w:rFonts w:ascii="Times New Roman" w:hAnsi="Times New Roman" w:cs="Times New Roman" w:hint="eastAsia"/>
                <w:sz w:val="24"/>
                <w:szCs w:val="24"/>
              </w:rPr>
              <w:t>9</w:t>
            </w:r>
            <w:r w:rsidR="00B65BB0">
              <w:rPr>
                <w:rFonts w:ascii="Times New Roman" w:hAnsi="Times New Roman" w:cs="Times New Roman" w:hint="eastAsia"/>
                <w:sz w:val="24"/>
                <w:szCs w:val="24"/>
              </w:rPr>
              <w:t>2</w:t>
            </w:r>
            <w:r w:rsidRPr="005C198F">
              <w:rPr>
                <w:rFonts w:ascii="Times New Roman" w:hAnsi="Times New Roman" w:cs="Times New Roman" w:hint="eastAsia"/>
                <w:sz w:val="24"/>
                <w:szCs w:val="24"/>
              </w:rPr>
              <w:t>.3%</w:t>
            </w:r>
          </w:p>
        </w:tc>
        <w:tc>
          <w:tcPr>
            <w:tcW w:w="1020" w:type="pct"/>
          </w:tcPr>
          <w:p w:rsidR="00C446EF" w:rsidRDefault="00C446EF">
            <w:pPr>
              <w:spacing w:line="300" w:lineRule="auto"/>
              <w:jc w:val="left"/>
              <w:rPr>
                <w:rFonts w:ascii="Times New Roman" w:eastAsiaTheme="minorEastAsia" w:hAnsi="Times New Roman" w:cs="Times New Roman"/>
                <w:sz w:val="24"/>
                <w:szCs w:val="24"/>
              </w:rPr>
            </w:pPr>
            <w:r>
              <w:rPr>
                <w:rFonts w:ascii="Times New Roman" w:hAnsi="Times New Roman" w:cs="Times New Roman"/>
                <w:sz w:val="24"/>
                <w:szCs w:val="24"/>
              </w:rPr>
              <w:t>9</w:t>
            </w:r>
            <w:r w:rsidR="004B2FB9">
              <w:rPr>
                <w:rFonts w:ascii="Times New Roman" w:hAnsi="Times New Roman" w:cs="Times New Roman" w:hint="eastAsia"/>
                <w:sz w:val="24"/>
                <w:szCs w:val="24"/>
              </w:rPr>
              <w:t>0</w:t>
            </w:r>
            <w:r>
              <w:rPr>
                <w:rFonts w:ascii="Times New Roman" w:hAnsi="Times New Roman" w:cs="Times New Roman"/>
                <w:sz w:val="24"/>
                <w:szCs w:val="24"/>
              </w:rPr>
              <w:t>.3%</w:t>
            </w:r>
          </w:p>
        </w:tc>
        <w:tc>
          <w:tcPr>
            <w:tcW w:w="919" w:type="pct"/>
          </w:tcPr>
          <w:p w:rsidR="00C446EF" w:rsidRDefault="00C446EF" w:rsidP="00C1165E">
            <w:pPr>
              <w:spacing w:line="300" w:lineRule="auto"/>
              <w:jc w:val="left"/>
              <w:rPr>
                <w:rFonts w:ascii="Times New Roman" w:hAnsi="Times New Roman" w:cs="Times New Roman"/>
                <w:sz w:val="24"/>
                <w:szCs w:val="24"/>
              </w:rPr>
            </w:pPr>
            <w:r>
              <w:rPr>
                <w:rFonts w:ascii="Times New Roman" w:hAnsi="Times New Roman" w:cs="Times New Roman"/>
                <w:sz w:val="24"/>
                <w:szCs w:val="24"/>
              </w:rPr>
              <w:t>8</w:t>
            </w:r>
            <w:r w:rsidR="0063452B">
              <w:rPr>
                <w:rFonts w:ascii="Times New Roman" w:hAnsi="Times New Roman" w:cs="Times New Roman" w:hint="eastAsia"/>
                <w:sz w:val="24"/>
                <w:szCs w:val="24"/>
              </w:rPr>
              <w:t>8</w:t>
            </w:r>
            <w:r>
              <w:rPr>
                <w:rFonts w:ascii="Times New Roman" w:hAnsi="Times New Roman" w:cs="Times New Roman"/>
                <w:sz w:val="24"/>
                <w:szCs w:val="24"/>
              </w:rPr>
              <w:t>.4%</w:t>
            </w:r>
          </w:p>
        </w:tc>
      </w:tr>
    </w:tbl>
    <w:p w:rsidR="00C446EF" w:rsidRPr="00267D3D" w:rsidRDefault="00C446EF">
      <w:pPr>
        <w:spacing w:line="300" w:lineRule="auto"/>
        <w:ind w:firstLineChars="200" w:firstLine="480"/>
        <w:rPr>
          <w:ins w:id="1119" w:author="User" w:date="2016-11-08T02:32:00Z"/>
          <w:rFonts w:ascii="Times New Roman" w:hAnsi="Times New Roman" w:cs="Times New Roman"/>
          <w:sz w:val="18"/>
          <w:szCs w:val="24"/>
        </w:rPr>
        <w:pPrChange w:id="1120" w:author="User" w:date="2016-11-08T05:08:00Z">
          <w:pPr>
            <w:spacing w:line="300" w:lineRule="auto"/>
          </w:pPr>
        </w:pPrChange>
      </w:pPr>
      <w:ins w:id="1121" w:author="User" w:date="2016-11-08T02:32:00Z">
        <w:r>
          <w:rPr>
            <w:rFonts w:ascii="Times New Roman" w:hAnsi="Times New Roman" w:cs="Times New Roman"/>
            <w:sz w:val="24"/>
            <w:szCs w:val="24"/>
          </w:rPr>
          <w:t>A</w:t>
        </w:r>
        <w:r>
          <w:rPr>
            <w:rFonts w:ascii="Times New Roman" w:hAnsi="Times New Roman" w:cs="Times New Roman" w:hint="eastAsia"/>
            <w:sz w:val="24"/>
            <w:szCs w:val="24"/>
          </w:rPr>
          <w:t xml:space="preserve">s we can see the results are obviously lower than use all the levels in scene I-III and the results are close for scenes V and VI. </w:t>
        </w:r>
        <w:r>
          <w:rPr>
            <w:rFonts w:ascii="Times New Roman" w:hAnsi="Times New Roman" w:cs="Times New Roman"/>
            <w:sz w:val="24"/>
            <w:szCs w:val="24"/>
          </w:rPr>
          <w:t>T</w:t>
        </w:r>
        <w:r>
          <w:rPr>
            <w:rFonts w:ascii="Times New Roman" w:hAnsi="Times New Roman" w:cs="Times New Roman" w:hint="eastAsia"/>
            <w:sz w:val="24"/>
            <w:szCs w:val="24"/>
          </w:rPr>
          <w:t>his means the Net5 is helpful for the points are not enough</w:t>
        </w:r>
      </w:ins>
      <w:ins w:id="1122" w:author="User" w:date="2016-11-08T05:09:00Z">
        <w:r w:rsidR="000E1F43">
          <w:rPr>
            <w:rFonts w:ascii="Times New Roman" w:hAnsi="Times New Roman" w:cs="Times New Roman" w:hint="eastAsia"/>
            <w:sz w:val="24"/>
            <w:szCs w:val="24"/>
          </w:rPr>
          <w:t>,</w:t>
        </w:r>
      </w:ins>
      <w:ins w:id="1123" w:author="User" w:date="2016-11-08T02:32:00Z">
        <w:r w:rsidR="000E1F43">
          <w:rPr>
            <w:rFonts w:ascii="Times New Roman" w:hAnsi="Times New Roman" w:cs="Times New Roman" w:hint="eastAsia"/>
            <w:sz w:val="24"/>
            <w:szCs w:val="24"/>
          </w:rPr>
          <w:t xml:space="preserve"> </w:t>
        </w:r>
      </w:ins>
      <w:ins w:id="1124" w:author="User" w:date="2016-11-08T05:09:00Z">
        <w:r w:rsidR="000E1F43">
          <w:rPr>
            <w:rFonts w:ascii="Times New Roman" w:hAnsi="Times New Roman" w:cs="Times New Roman" w:hint="eastAsia"/>
            <w:sz w:val="24"/>
            <w:szCs w:val="24"/>
          </w:rPr>
          <w:t>but</w:t>
        </w:r>
      </w:ins>
      <w:ins w:id="1125" w:author="User" w:date="2016-11-08T02:32:00Z">
        <w:r>
          <w:rPr>
            <w:rFonts w:ascii="Times New Roman" w:hAnsi="Times New Roman" w:cs="Times New Roman" w:hint="eastAsia"/>
            <w:sz w:val="24"/>
            <w:szCs w:val="24"/>
          </w:rPr>
          <w:t xml:space="preserve"> for the large points, </w:t>
        </w:r>
        <w:r>
          <w:rPr>
            <w:rFonts w:ascii="Times New Roman" w:hAnsi="Times New Roman" w:cs="Times New Roman"/>
            <w:sz w:val="24"/>
            <w:szCs w:val="24"/>
          </w:rPr>
          <w:t>there is still an increase</w:t>
        </w:r>
        <w:r>
          <w:rPr>
            <w:rFonts w:ascii="Times New Roman" w:hAnsi="Times New Roman" w:cs="Times New Roman" w:hint="eastAsia"/>
            <w:sz w:val="24"/>
            <w:szCs w:val="24"/>
          </w:rPr>
          <w:t xml:space="preserve"> but slight, which is also </w:t>
        </w:r>
        <w:r>
          <w:rPr>
            <w:rFonts w:ascii="Times New Roman" w:hAnsi="Times New Roman" w:cs="Times New Roman"/>
            <w:sz w:val="24"/>
            <w:szCs w:val="24"/>
          </w:rPr>
          <w:t>similar</w:t>
        </w:r>
        <w:r>
          <w:rPr>
            <w:rFonts w:ascii="Times New Roman" w:hAnsi="Times New Roman" w:cs="Times New Roman" w:hint="eastAsia"/>
            <w:sz w:val="24"/>
            <w:szCs w:val="24"/>
          </w:rPr>
          <w:t xml:space="preserve"> with the </w:t>
        </w:r>
        <w:r>
          <w:rPr>
            <w:rFonts w:ascii="Times New Roman" w:hAnsi="Times New Roman" w:cs="Times New Roman"/>
            <w:sz w:val="24"/>
            <w:szCs w:val="24"/>
          </w:rPr>
          <w:t>conclusion</w:t>
        </w:r>
        <w:r>
          <w:rPr>
            <w:rFonts w:ascii="Times New Roman" w:hAnsi="Times New Roman" w:cs="Times New Roman" w:hint="eastAsia"/>
            <w:sz w:val="24"/>
            <w:szCs w:val="24"/>
          </w:rPr>
          <w:t xml:space="preserve"> of the </w:t>
        </w:r>
        <w:r>
          <w:rPr>
            <w:rFonts w:ascii="Times New Roman" w:hAnsi="Times New Roman" w:cs="Times New Roman"/>
            <w:sz w:val="24"/>
            <w:szCs w:val="24"/>
          </w:rPr>
          <w:t>transfer</w:t>
        </w:r>
        <w:r>
          <w:rPr>
            <w:rFonts w:ascii="Times New Roman" w:hAnsi="Times New Roman" w:cs="Times New Roman" w:hint="eastAsia"/>
            <w:sz w:val="24"/>
            <w:szCs w:val="24"/>
          </w:rPr>
          <w:t xml:space="preserve"> learning. </w:t>
        </w:r>
      </w:ins>
      <w:ins w:id="1126" w:author="User" w:date="2016-11-08T05:16:00Z">
        <w:r w:rsidR="00CE457D">
          <w:rPr>
            <w:rFonts w:ascii="Times New Roman" w:hAnsi="Times New Roman" w:cs="Times New Roman"/>
            <w:sz w:val="24"/>
            <w:szCs w:val="24"/>
          </w:rPr>
          <w:t>B</w:t>
        </w:r>
        <w:r w:rsidR="00CE457D">
          <w:rPr>
            <w:rFonts w:ascii="Times New Roman" w:hAnsi="Times New Roman" w:cs="Times New Roman" w:hint="eastAsia"/>
            <w:sz w:val="24"/>
            <w:szCs w:val="24"/>
          </w:rPr>
          <w:t xml:space="preserve">esides the accuracy of the whole scenes, </w:t>
        </w:r>
      </w:ins>
      <w:ins w:id="1127" w:author="User" w:date="2016-11-08T02:32:00Z">
        <w:r>
          <w:rPr>
            <w:rFonts w:ascii="Times New Roman" w:hAnsi="Times New Roman" w:cs="Times New Roman" w:hint="eastAsia"/>
            <w:sz w:val="24"/>
            <w:szCs w:val="24"/>
          </w:rPr>
          <w:t xml:space="preserve">the </w:t>
        </w:r>
      </w:ins>
      <w:ins w:id="1128" w:author="User" w:date="2016-11-08T05:14:00Z">
        <w:r w:rsidR="008D37F6" w:rsidRPr="008D37F6">
          <w:rPr>
            <w:rFonts w:ascii="Times New Roman" w:hAnsi="Times New Roman" w:cs="Times New Roman"/>
            <w:sz w:val="24"/>
            <w:szCs w:val="24"/>
          </w:rPr>
          <w:t>precision</w:t>
        </w:r>
        <w:r w:rsidR="008D37F6" w:rsidRPr="008D37F6">
          <w:rPr>
            <w:rFonts w:ascii="Times New Roman" w:hAnsi="Times New Roman" w:cs="Times New Roman" w:hint="eastAsia"/>
            <w:sz w:val="24"/>
            <w:szCs w:val="24"/>
          </w:rPr>
          <w:t xml:space="preserve"> </w:t>
        </w:r>
      </w:ins>
      <w:ins w:id="1129" w:author="User" w:date="2016-11-08T02:32:00Z">
        <w:r>
          <w:rPr>
            <w:rFonts w:ascii="Times New Roman" w:hAnsi="Times New Roman" w:cs="Times New Roman" w:hint="eastAsia"/>
            <w:sz w:val="24"/>
            <w:szCs w:val="24"/>
          </w:rPr>
          <w:t xml:space="preserve">of </w:t>
        </w:r>
        <w:r w:rsidRPr="00E449B7">
          <w:rPr>
            <w:rFonts w:ascii="Times New Roman" w:hAnsi="Times New Roman" w:cs="Times New Roman"/>
            <w:sz w:val="24"/>
            <w:szCs w:val="24"/>
          </w:rPr>
          <w:t>scanning artifacts</w:t>
        </w:r>
      </w:ins>
      <w:ins w:id="1130" w:author="User" w:date="2016-11-08T05:15:00Z">
        <w:r w:rsidR="00AC3811">
          <w:rPr>
            <w:rFonts w:ascii="Times New Roman" w:hAnsi="Times New Roman" w:cs="Times New Roman" w:hint="eastAsia"/>
            <w:sz w:val="24"/>
            <w:szCs w:val="24"/>
          </w:rPr>
          <w:t xml:space="preserve"> and </w:t>
        </w:r>
        <w:r w:rsidR="00AC3811" w:rsidRPr="00AC3811">
          <w:rPr>
            <w:rFonts w:ascii="Times New Roman" w:hAnsi="Times New Roman" w:cs="Times New Roman"/>
            <w:sz w:val="24"/>
            <w:szCs w:val="24"/>
          </w:rPr>
          <w:t>hard scape</w:t>
        </w:r>
        <w:r w:rsidR="00AC3811">
          <w:rPr>
            <w:rFonts w:ascii="Times New Roman" w:hAnsi="Times New Roman" w:cs="Times New Roman" w:hint="eastAsia"/>
            <w:sz w:val="24"/>
            <w:szCs w:val="24"/>
          </w:rPr>
          <w:t xml:space="preserve"> </w:t>
        </w:r>
      </w:ins>
      <w:ins w:id="1131" w:author="User" w:date="2016-11-08T02:32:00Z">
        <w:r>
          <w:rPr>
            <w:rFonts w:ascii="Times New Roman" w:hAnsi="Times New Roman" w:cs="Times New Roman" w:hint="eastAsia"/>
            <w:sz w:val="24"/>
            <w:szCs w:val="24"/>
          </w:rPr>
          <w:t>in Scene VI decrease to 25%</w:t>
        </w:r>
      </w:ins>
      <w:ins w:id="1132" w:author="User" w:date="2016-11-08T05:15:00Z">
        <w:r w:rsidR="00AC3811">
          <w:rPr>
            <w:rFonts w:ascii="Times New Roman" w:hAnsi="Times New Roman" w:cs="Times New Roman" w:hint="eastAsia"/>
            <w:sz w:val="24"/>
            <w:szCs w:val="24"/>
          </w:rPr>
          <w:t xml:space="preserve"> and 54%</w:t>
        </w:r>
      </w:ins>
      <w:ins w:id="1133" w:author="User" w:date="2016-11-08T05:17:00Z">
        <w:r w:rsidR="00CE457D">
          <w:rPr>
            <w:rFonts w:ascii="Times New Roman" w:hAnsi="Times New Roman" w:cs="Times New Roman" w:hint="eastAsia"/>
            <w:sz w:val="24"/>
            <w:szCs w:val="24"/>
          </w:rPr>
          <w:t>, when use clusters only</w:t>
        </w:r>
      </w:ins>
      <w:ins w:id="1134" w:author="User" w:date="2016-11-08T05:18:00Z">
        <w:r w:rsidR="00CE457D">
          <w:rPr>
            <w:rFonts w:ascii="Times New Roman" w:hAnsi="Times New Roman" w:cs="Times New Roman" w:hint="eastAsia"/>
            <w:sz w:val="24"/>
            <w:szCs w:val="24"/>
          </w:rPr>
          <w:t xml:space="preserve"> in</w:t>
        </w:r>
      </w:ins>
      <w:ins w:id="1135" w:author="User" w:date="2016-11-08T05:17:00Z">
        <w:r w:rsidR="00CE457D">
          <w:rPr>
            <w:rFonts w:ascii="Times New Roman" w:hAnsi="Times New Roman" w:cs="Times New Roman" w:hint="eastAsia"/>
            <w:sz w:val="24"/>
            <w:szCs w:val="24"/>
          </w:rPr>
          <w:t xml:space="preserve"> one level</w:t>
        </w:r>
      </w:ins>
      <w:ins w:id="1136" w:author="User" w:date="2016-11-08T02:32:00Z">
        <w:r>
          <w:rPr>
            <w:rFonts w:ascii="Times New Roman" w:hAnsi="Times New Roman" w:cs="Times New Roman" w:hint="eastAsia"/>
            <w:sz w:val="24"/>
            <w:szCs w:val="24"/>
          </w:rPr>
          <w:t>.</w:t>
        </w:r>
      </w:ins>
      <w:ins w:id="1137" w:author="User" w:date="2016-11-08T05:19:00Z">
        <w:r w:rsidR="00CE457D">
          <w:rPr>
            <w:rFonts w:ascii="Times New Roman" w:hAnsi="Times New Roman" w:cs="Times New Roman" w:hint="eastAsia"/>
            <w:sz w:val="24"/>
            <w:szCs w:val="24"/>
          </w:rPr>
          <w:t xml:space="preserve"> </w:t>
        </w:r>
      </w:ins>
      <w:ins w:id="1138" w:author="User" w:date="2016-11-08T02:32:00Z">
        <w:r>
          <w:rPr>
            <w:rFonts w:ascii="Times New Roman" w:hAnsi="Times New Roman" w:cs="Times New Roman"/>
            <w:sz w:val="24"/>
            <w:szCs w:val="24"/>
          </w:rPr>
          <w:t>T</w:t>
        </w:r>
        <w:r>
          <w:rPr>
            <w:rFonts w:ascii="Times New Roman" w:hAnsi="Times New Roman" w:cs="Times New Roman" w:hint="eastAsia"/>
            <w:sz w:val="24"/>
            <w:szCs w:val="24"/>
          </w:rPr>
          <w:t xml:space="preserve">herefore, for the classes without enough training data, the Net5 are </w:t>
        </w:r>
      </w:ins>
      <w:ins w:id="1139" w:author="User" w:date="2016-11-08T05:18:00Z">
        <w:r w:rsidR="00CE457D">
          <w:rPr>
            <w:rFonts w:ascii="Times New Roman" w:hAnsi="Times New Roman" w:cs="Times New Roman" w:hint="eastAsia"/>
            <w:sz w:val="24"/>
            <w:szCs w:val="24"/>
          </w:rPr>
          <w:t xml:space="preserve">still </w:t>
        </w:r>
      </w:ins>
      <w:ins w:id="1140" w:author="User" w:date="2016-11-08T02:32:00Z">
        <w:r>
          <w:rPr>
            <w:rFonts w:ascii="Times New Roman" w:hAnsi="Times New Roman" w:cs="Times New Roman" w:hint="eastAsia"/>
            <w:sz w:val="24"/>
            <w:szCs w:val="24"/>
          </w:rPr>
          <w:t xml:space="preserve">useful. </w:t>
        </w:r>
      </w:ins>
    </w:p>
    <w:p w:rsidR="00C446EF" w:rsidRDefault="00C446EF" w:rsidP="00C446EF">
      <w:pPr>
        <w:spacing w:line="300" w:lineRule="auto"/>
        <w:ind w:firstLineChars="50" w:firstLine="120"/>
        <w:jc w:val="left"/>
        <w:rPr>
          <w:ins w:id="1141" w:author="User" w:date="2016-11-08T12:22:00Z"/>
          <w:rFonts w:ascii="Times New Roman" w:hAnsi="Times New Roman" w:cs="Times New Roman"/>
          <w:sz w:val="24"/>
          <w:szCs w:val="24"/>
        </w:rPr>
      </w:pPr>
      <w:ins w:id="1142" w:author="User" w:date="2016-11-08T02:32:00Z">
        <w:r>
          <w:rPr>
            <w:rFonts w:ascii="Times New Roman" w:hAnsi="Times New Roman" w:cs="Times New Roman" w:hint="eastAsia"/>
            <w:sz w:val="24"/>
            <w:szCs w:val="24"/>
          </w:rPr>
          <w:t>.</w:t>
        </w:r>
      </w:ins>
    </w:p>
    <w:p w:rsidR="001C2D96" w:rsidRDefault="001C2D96" w:rsidP="00C446EF">
      <w:pPr>
        <w:spacing w:line="300" w:lineRule="auto"/>
        <w:ind w:firstLineChars="50" w:firstLine="120"/>
        <w:jc w:val="left"/>
        <w:rPr>
          <w:ins w:id="1143" w:author="User" w:date="2016-11-08T12:22:00Z"/>
          <w:rFonts w:ascii="Times New Roman" w:hAnsi="Times New Roman" w:cs="Times New Roman"/>
          <w:sz w:val="24"/>
          <w:szCs w:val="24"/>
        </w:rPr>
      </w:pPr>
    </w:p>
    <w:p w:rsidR="001C2D96" w:rsidRDefault="001C2D96" w:rsidP="00C446EF">
      <w:pPr>
        <w:spacing w:line="300" w:lineRule="auto"/>
        <w:ind w:firstLineChars="50" w:firstLine="120"/>
        <w:jc w:val="left"/>
        <w:rPr>
          <w:ins w:id="1144" w:author="User" w:date="2016-11-08T12:22:00Z"/>
          <w:rFonts w:ascii="Times New Roman" w:hAnsi="Times New Roman" w:cs="Times New Roman"/>
          <w:sz w:val="24"/>
          <w:szCs w:val="24"/>
        </w:rPr>
      </w:pPr>
    </w:p>
    <w:p w:rsidR="001C2D96" w:rsidRDefault="001C2D96" w:rsidP="00C446EF">
      <w:pPr>
        <w:spacing w:line="300" w:lineRule="auto"/>
        <w:ind w:firstLineChars="50" w:firstLine="120"/>
        <w:jc w:val="left"/>
        <w:rPr>
          <w:ins w:id="1145" w:author="User" w:date="2016-11-08T12:22:00Z"/>
          <w:rFonts w:ascii="Times New Roman" w:hAnsi="Times New Roman" w:cs="Times New Roman"/>
          <w:sz w:val="24"/>
          <w:szCs w:val="24"/>
        </w:rPr>
      </w:pPr>
    </w:p>
    <w:p w:rsidR="001C2D96" w:rsidRDefault="001C2D96" w:rsidP="00C446EF">
      <w:pPr>
        <w:spacing w:line="300" w:lineRule="auto"/>
        <w:ind w:firstLineChars="50" w:firstLine="120"/>
        <w:jc w:val="left"/>
        <w:rPr>
          <w:ins w:id="1146" w:author="User" w:date="2016-11-08T12:22:00Z"/>
          <w:rFonts w:ascii="Times New Roman" w:hAnsi="Times New Roman" w:cs="Times New Roman"/>
          <w:sz w:val="24"/>
          <w:szCs w:val="24"/>
        </w:rPr>
      </w:pPr>
    </w:p>
    <w:p w:rsidR="001C2D96" w:rsidRDefault="001C2D96" w:rsidP="00C446EF">
      <w:pPr>
        <w:spacing w:line="300" w:lineRule="auto"/>
        <w:ind w:firstLineChars="50" w:firstLine="120"/>
        <w:jc w:val="left"/>
        <w:rPr>
          <w:ins w:id="1147" w:author="User" w:date="2016-11-08T12:22:00Z"/>
          <w:rFonts w:ascii="Times New Roman" w:hAnsi="Times New Roman" w:cs="Times New Roman"/>
          <w:sz w:val="24"/>
          <w:szCs w:val="24"/>
        </w:rPr>
      </w:pPr>
    </w:p>
    <w:p w:rsidR="001C2D96" w:rsidRDefault="001C2D96" w:rsidP="001C2D96">
      <w:pPr>
        <w:spacing w:line="300" w:lineRule="auto"/>
        <w:ind w:firstLineChars="50" w:firstLine="120"/>
        <w:jc w:val="left"/>
        <w:rPr>
          <w:ins w:id="1148" w:author="User" w:date="2016-11-08T02:32:00Z"/>
          <w:rFonts w:ascii="Times New Roman" w:hAnsi="Times New Roman" w:cs="Times New Roman"/>
          <w:sz w:val="24"/>
          <w:szCs w:val="24"/>
        </w:rPr>
      </w:pPr>
    </w:p>
    <w:p w:rsidR="00C446EF" w:rsidRDefault="00C446EF">
      <w:pPr>
        <w:spacing w:line="300" w:lineRule="auto"/>
        <w:ind w:firstLine="482"/>
        <w:jc w:val="left"/>
        <w:rPr>
          <w:rFonts w:ascii="Times New Roman" w:hAnsi="Times New Roman" w:cs="Times New Roman"/>
          <w:sz w:val="24"/>
          <w:szCs w:val="24"/>
        </w:rPr>
      </w:pPr>
    </w:p>
    <w:sectPr w:rsidR="00C446EF">
      <w:pgSz w:w="11906" w:h="16838"/>
      <w:pgMar w:top="1440" w:right="1800" w:bottom="1440" w:left="1800" w:header="0" w:footer="0" w:gutter="0"/>
      <w:cols w:space="720"/>
      <w:formProt w:val="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8" w:author="user" w:date="2016-11-10T02:54:00Z" w:initials="u">
    <w:p w:rsidR="005214C7" w:rsidRDefault="005214C7">
      <w:pPr>
        <w:pStyle w:val="a4"/>
      </w:pPr>
      <w:r>
        <w:rPr>
          <w:rStyle w:val="a6"/>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260" w:rsidRDefault="00CA6260" w:rsidP="005569DA">
      <w:r>
        <w:separator/>
      </w:r>
    </w:p>
  </w:endnote>
  <w:endnote w:type="continuationSeparator" w:id="0">
    <w:p w:rsidR="00CA6260" w:rsidRDefault="00CA6260" w:rsidP="0055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panose1 w:val="00000000000000000000"/>
    <w:charset w:val="00"/>
    <w:family w:val="swiss"/>
    <w:notTrueType/>
    <w:pitch w:val="variable"/>
    <w:sig w:usb0="00000003" w:usb1="00000000" w:usb2="00000000" w:usb3="00000000" w:csb0="00000001" w:csb1="00000000"/>
  </w:font>
  <w:font w:name="Noto Sans CJK SC Regular">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font000000001cc15791">
    <w:altName w:val="Arial"/>
    <w:panose1 w:val="00000000000000000000"/>
    <w:charset w:val="00"/>
    <w:family w:val="swiss"/>
    <w:notTrueType/>
    <w:pitch w:val="default"/>
    <w:sig w:usb0="00000003" w:usb1="00000000" w:usb2="00000000" w:usb3="00000000" w:csb0="00000001" w:csb1="00000000"/>
  </w:font>
  <w:font w:name="AdvP6EC0">
    <w:altName w:val="Arial"/>
    <w:panose1 w:val="00000000000000000000"/>
    <w:charset w:val="00"/>
    <w:family w:val="swiss"/>
    <w:notTrueType/>
    <w:pitch w:val="default"/>
    <w:sig w:usb0="00000003" w:usb1="00000000" w:usb2="00000000" w:usb3="00000000" w:csb0="00000001" w:csb1="00000000"/>
  </w:font>
  <w:font w:name="CMSY8">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260" w:rsidRDefault="00CA6260" w:rsidP="005569DA">
      <w:r>
        <w:separator/>
      </w:r>
    </w:p>
  </w:footnote>
  <w:footnote w:type="continuationSeparator" w:id="0">
    <w:p w:rsidR="00CA6260" w:rsidRDefault="00CA6260" w:rsidP="005569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CAC"/>
    <w:multiLevelType w:val="hybridMultilevel"/>
    <w:tmpl w:val="A0905590"/>
    <w:lvl w:ilvl="0" w:tplc="AB0A08E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9E00D7"/>
    <w:multiLevelType w:val="multilevel"/>
    <w:tmpl w:val="C8921812"/>
    <w:lvl w:ilvl="0">
      <w:start w:val="1"/>
      <w:numFmt w:val="upp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E8B0243"/>
    <w:multiLevelType w:val="hybridMultilevel"/>
    <w:tmpl w:val="CBB21356"/>
    <w:lvl w:ilvl="0" w:tplc="71EE3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E9F36BD"/>
    <w:multiLevelType w:val="multilevel"/>
    <w:tmpl w:val="6B3E82C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5EF80EBA"/>
    <w:multiLevelType w:val="hybridMultilevel"/>
    <w:tmpl w:val="03E6D98E"/>
    <w:lvl w:ilvl="0" w:tplc="78E8F8E8">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trackRevision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60B"/>
    <w:rsid w:val="00002590"/>
    <w:rsid w:val="00002B02"/>
    <w:rsid w:val="000077E5"/>
    <w:rsid w:val="00007966"/>
    <w:rsid w:val="00020714"/>
    <w:rsid w:val="000228A1"/>
    <w:rsid w:val="00023BE9"/>
    <w:rsid w:val="00033607"/>
    <w:rsid w:val="0003589C"/>
    <w:rsid w:val="0004181D"/>
    <w:rsid w:val="00057D8E"/>
    <w:rsid w:val="000658FD"/>
    <w:rsid w:val="000775CE"/>
    <w:rsid w:val="0008737B"/>
    <w:rsid w:val="000B1702"/>
    <w:rsid w:val="000B4612"/>
    <w:rsid w:val="000C05E1"/>
    <w:rsid w:val="000C2D80"/>
    <w:rsid w:val="000C6412"/>
    <w:rsid w:val="000C68C3"/>
    <w:rsid w:val="000D5A28"/>
    <w:rsid w:val="000D7525"/>
    <w:rsid w:val="000E1F43"/>
    <w:rsid w:val="000E29D3"/>
    <w:rsid w:val="000F3D4E"/>
    <w:rsid w:val="000F4714"/>
    <w:rsid w:val="00107497"/>
    <w:rsid w:val="0010769C"/>
    <w:rsid w:val="001112F5"/>
    <w:rsid w:val="00113BB4"/>
    <w:rsid w:val="00121D03"/>
    <w:rsid w:val="00125B9B"/>
    <w:rsid w:val="0013334F"/>
    <w:rsid w:val="00146702"/>
    <w:rsid w:val="00156A14"/>
    <w:rsid w:val="00165DE7"/>
    <w:rsid w:val="0016773E"/>
    <w:rsid w:val="001735E1"/>
    <w:rsid w:val="001773D6"/>
    <w:rsid w:val="00177ED6"/>
    <w:rsid w:val="0018761F"/>
    <w:rsid w:val="001915DF"/>
    <w:rsid w:val="001A2F86"/>
    <w:rsid w:val="001A40E8"/>
    <w:rsid w:val="001A6F44"/>
    <w:rsid w:val="001B06A9"/>
    <w:rsid w:val="001B3499"/>
    <w:rsid w:val="001B5897"/>
    <w:rsid w:val="001C2D96"/>
    <w:rsid w:val="001C3A7A"/>
    <w:rsid w:val="001C43C1"/>
    <w:rsid w:val="001D378E"/>
    <w:rsid w:val="001D37D8"/>
    <w:rsid w:val="001D37D9"/>
    <w:rsid w:val="001D75C8"/>
    <w:rsid w:val="001E3F32"/>
    <w:rsid w:val="001F4B5A"/>
    <w:rsid w:val="002019C0"/>
    <w:rsid w:val="002021AA"/>
    <w:rsid w:val="0020424D"/>
    <w:rsid w:val="0020721A"/>
    <w:rsid w:val="00222C2C"/>
    <w:rsid w:val="0022712F"/>
    <w:rsid w:val="00232115"/>
    <w:rsid w:val="002329FB"/>
    <w:rsid w:val="00240136"/>
    <w:rsid w:val="0024130F"/>
    <w:rsid w:val="00241548"/>
    <w:rsid w:val="00241EE5"/>
    <w:rsid w:val="002421D5"/>
    <w:rsid w:val="002547E9"/>
    <w:rsid w:val="002560F6"/>
    <w:rsid w:val="0028673C"/>
    <w:rsid w:val="0029508C"/>
    <w:rsid w:val="002A16FF"/>
    <w:rsid w:val="002B3789"/>
    <w:rsid w:val="002D3440"/>
    <w:rsid w:val="002D67FB"/>
    <w:rsid w:val="002E1A78"/>
    <w:rsid w:val="002E74CD"/>
    <w:rsid w:val="002F39C9"/>
    <w:rsid w:val="002F400A"/>
    <w:rsid w:val="003035D3"/>
    <w:rsid w:val="00307638"/>
    <w:rsid w:val="0030796C"/>
    <w:rsid w:val="003123CB"/>
    <w:rsid w:val="00337A15"/>
    <w:rsid w:val="00351624"/>
    <w:rsid w:val="00353A42"/>
    <w:rsid w:val="00356CD5"/>
    <w:rsid w:val="00357501"/>
    <w:rsid w:val="00362526"/>
    <w:rsid w:val="00366F8F"/>
    <w:rsid w:val="003853BA"/>
    <w:rsid w:val="003857B3"/>
    <w:rsid w:val="003973E5"/>
    <w:rsid w:val="00397A55"/>
    <w:rsid w:val="00397D77"/>
    <w:rsid w:val="003A1F0F"/>
    <w:rsid w:val="003A2075"/>
    <w:rsid w:val="003B7B2E"/>
    <w:rsid w:val="003B7BAC"/>
    <w:rsid w:val="003D40D3"/>
    <w:rsid w:val="003E04F5"/>
    <w:rsid w:val="003E326A"/>
    <w:rsid w:val="003E5586"/>
    <w:rsid w:val="003F5932"/>
    <w:rsid w:val="003F5E13"/>
    <w:rsid w:val="00401B85"/>
    <w:rsid w:val="00407749"/>
    <w:rsid w:val="00413C2F"/>
    <w:rsid w:val="00414C05"/>
    <w:rsid w:val="00420106"/>
    <w:rsid w:val="004218C7"/>
    <w:rsid w:val="0042262E"/>
    <w:rsid w:val="0042332C"/>
    <w:rsid w:val="0043135B"/>
    <w:rsid w:val="00433446"/>
    <w:rsid w:val="00434DC3"/>
    <w:rsid w:val="00461A79"/>
    <w:rsid w:val="004661B9"/>
    <w:rsid w:val="004763EB"/>
    <w:rsid w:val="0048313B"/>
    <w:rsid w:val="004926D6"/>
    <w:rsid w:val="004A606C"/>
    <w:rsid w:val="004B2FB9"/>
    <w:rsid w:val="004B5BD5"/>
    <w:rsid w:val="004C1A71"/>
    <w:rsid w:val="004C2DAC"/>
    <w:rsid w:val="004C5D48"/>
    <w:rsid w:val="004D2CA0"/>
    <w:rsid w:val="004D47B6"/>
    <w:rsid w:val="004D4D9E"/>
    <w:rsid w:val="004D6209"/>
    <w:rsid w:val="004E163A"/>
    <w:rsid w:val="004E350A"/>
    <w:rsid w:val="004F18D5"/>
    <w:rsid w:val="00503DF1"/>
    <w:rsid w:val="005041C4"/>
    <w:rsid w:val="005151E8"/>
    <w:rsid w:val="0051591E"/>
    <w:rsid w:val="005214C7"/>
    <w:rsid w:val="0052434C"/>
    <w:rsid w:val="005346B7"/>
    <w:rsid w:val="005352AF"/>
    <w:rsid w:val="00536E4F"/>
    <w:rsid w:val="0054429D"/>
    <w:rsid w:val="00545CA6"/>
    <w:rsid w:val="005469B3"/>
    <w:rsid w:val="00554970"/>
    <w:rsid w:val="005569DA"/>
    <w:rsid w:val="00566F67"/>
    <w:rsid w:val="00570B28"/>
    <w:rsid w:val="0057107C"/>
    <w:rsid w:val="00572C43"/>
    <w:rsid w:val="00573E55"/>
    <w:rsid w:val="00577FA2"/>
    <w:rsid w:val="005806F9"/>
    <w:rsid w:val="00584052"/>
    <w:rsid w:val="005A0FED"/>
    <w:rsid w:val="005A60DF"/>
    <w:rsid w:val="005D3861"/>
    <w:rsid w:val="005F007E"/>
    <w:rsid w:val="005F285D"/>
    <w:rsid w:val="005F56A6"/>
    <w:rsid w:val="006040DC"/>
    <w:rsid w:val="00606484"/>
    <w:rsid w:val="00607AB5"/>
    <w:rsid w:val="00623D7F"/>
    <w:rsid w:val="0063452B"/>
    <w:rsid w:val="00635BC2"/>
    <w:rsid w:val="00642C93"/>
    <w:rsid w:val="006557FD"/>
    <w:rsid w:val="00665AEB"/>
    <w:rsid w:val="00682697"/>
    <w:rsid w:val="00684258"/>
    <w:rsid w:val="00693567"/>
    <w:rsid w:val="00696FBC"/>
    <w:rsid w:val="006A0D13"/>
    <w:rsid w:val="006A1BF9"/>
    <w:rsid w:val="006A24A1"/>
    <w:rsid w:val="006B0430"/>
    <w:rsid w:val="006B50FD"/>
    <w:rsid w:val="006B7E72"/>
    <w:rsid w:val="006C11B4"/>
    <w:rsid w:val="006D1C19"/>
    <w:rsid w:val="006D7435"/>
    <w:rsid w:val="006D7B59"/>
    <w:rsid w:val="006E470A"/>
    <w:rsid w:val="00711CF0"/>
    <w:rsid w:val="0071445A"/>
    <w:rsid w:val="00715B9B"/>
    <w:rsid w:val="007214AC"/>
    <w:rsid w:val="007333C6"/>
    <w:rsid w:val="00754886"/>
    <w:rsid w:val="00771069"/>
    <w:rsid w:val="00797BFC"/>
    <w:rsid w:val="007B00A6"/>
    <w:rsid w:val="007B3EB4"/>
    <w:rsid w:val="007C63F4"/>
    <w:rsid w:val="007C6C7F"/>
    <w:rsid w:val="007D049E"/>
    <w:rsid w:val="007D0596"/>
    <w:rsid w:val="007D2957"/>
    <w:rsid w:val="007D5188"/>
    <w:rsid w:val="007E1CC6"/>
    <w:rsid w:val="007E26DA"/>
    <w:rsid w:val="007F53B1"/>
    <w:rsid w:val="007F796E"/>
    <w:rsid w:val="00803CCB"/>
    <w:rsid w:val="00805225"/>
    <w:rsid w:val="00813BBB"/>
    <w:rsid w:val="00825D1E"/>
    <w:rsid w:val="0082703C"/>
    <w:rsid w:val="00830650"/>
    <w:rsid w:val="0083791E"/>
    <w:rsid w:val="00843D12"/>
    <w:rsid w:val="00844281"/>
    <w:rsid w:val="00844471"/>
    <w:rsid w:val="00851DD9"/>
    <w:rsid w:val="00875A7B"/>
    <w:rsid w:val="00877583"/>
    <w:rsid w:val="00883D64"/>
    <w:rsid w:val="00895040"/>
    <w:rsid w:val="00895FFA"/>
    <w:rsid w:val="008A02D4"/>
    <w:rsid w:val="008A257F"/>
    <w:rsid w:val="008A4ECD"/>
    <w:rsid w:val="008B3DA2"/>
    <w:rsid w:val="008B7340"/>
    <w:rsid w:val="008C4C75"/>
    <w:rsid w:val="008C5870"/>
    <w:rsid w:val="008D18B7"/>
    <w:rsid w:val="008D37F6"/>
    <w:rsid w:val="008D5EEE"/>
    <w:rsid w:val="008D604C"/>
    <w:rsid w:val="008D6995"/>
    <w:rsid w:val="008E1753"/>
    <w:rsid w:val="008F2796"/>
    <w:rsid w:val="00904C15"/>
    <w:rsid w:val="009125FB"/>
    <w:rsid w:val="00914C96"/>
    <w:rsid w:val="00916A27"/>
    <w:rsid w:val="00917606"/>
    <w:rsid w:val="00922CE6"/>
    <w:rsid w:val="009259AB"/>
    <w:rsid w:val="00925B94"/>
    <w:rsid w:val="0093177A"/>
    <w:rsid w:val="0093281C"/>
    <w:rsid w:val="0093620F"/>
    <w:rsid w:val="00942DAE"/>
    <w:rsid w:val="009432D2"/>
    <w:rsid w:val="00944EF4"/>
    <w:rsid w:val="00945557"/>
    <w:rsid w:val="00946403"/>
    <w:rsid w:val="00954C5D"/>
    <w:rsid w:val="00975252"/>
    <w:rsid w:val="009970F8"/>
    <w:rsid w:val="00997D64"/>
    <w:rsid w:val="009A4FEB"/>
    <w:rsid w:val="009C00F7"/>
    <w:rsid w:val="009C0212"/>
    <w:rsid w:val="009C7829"/>
    <w:rsid w:val="009D2B11"/>
    <w:rsid w:val="009D6820"/>
    <w:rsid w:val="009E7E12"/>
    <w:rsid w:val="009F4628"/>
    <w:rsid w:val="00A11A44"/>
    <w:rsid w:val="00A3160B"/>
    <w:rsid w:val="00A3576A"/>
    <w:rsid w:val="00A4116A"/>
    <w:rsid w:val="00A4206B"/>
    <w:rsid w:val="00A44A2E"/>
    <w:rsid w:val="00A501FF"/>
    <w:rsid w:val="00A51AE6"/>
    <w:rsid w:val="00A53886"/>
    <w:rsid w:val="00A56BD9"/>
    <w:rsid w:val="00A87D92"/>
    <w:rsid w:val="00AA535A"/>
    <w:rsid w:val="00AA5931"/>
    <w:rsid w:val="00AA6644"/>
    <w:rsid w:val="00AB0D77"/>
    <w:rsid w:val="00AB56FE"/>
    <w:rsid w:val="00AC0120"/>
    <w:rsid w:val="00AC3811"/>
    <w:rsid w:val="00AC6B2F"/>
    <w:rsid w:val="00AD4097"/>
    <w:rsid w:val="00AD7662"/>
    <w:rsid w:val="00AF66FC"/>
    <w:rsid w:val="00AF7CD3"/>
    <w:rsid w:val="00B00A02"/>
    <w:rsid w:val="00B04F5B"/>
    <w:rsid w:val="00B12236"/>
    <w:rsid w:val="00B152C8"/>
    <w:rsid w:val="00B2655B"/>
    <w:rsid w:val="00B570FD"/>
    <w:rsid w:val="00B65BB0"/>
    <w:rsid w:val="00B81362"/>
    <w:rsid w:val="00B82075"/>
    <w:rsid w:val="00B9332A"/>
    <w:rsid w:val="00B95A62"/>
    <w:rsid w:val="00BA1C99"/>
    <w:rsid w:val="00BB2CE8"/>
    <w:rsid w:val="00BB3E96"/>
    <w:rsid w:val="00BB7C3C"/>
    <w:rsid w:val="00BC4273"/>
    <w:rsid w:val="00BC42C3"/>
    <w:rsid w:val="00BC48DD"/>
    <w:rsid w:val="00BC6F26"/>
    <w:rsid w:val="00BC7442"/>
    <w:rsid w:val="00BC78F3"/>
    <w:rsid w:val="00BD2CE9"/>
    <w:rsid w:val="00BE0D3E"/>
    <w:rsid w:val="00BE1D75"/>
    <w:rsid w:val="00BE2151"/>
    <w:rsid w:val="00BE4688"/>
    <w:rsid w:val="00BE77B8"/>
    <w:rsid w:val="00BF18F5"/>
    <w:rsid w:val="00BF28B5"/>
    <w:rsid w:val="00BF4016"/>
    <w:rsid w:val="00BF7343"/>
    <w:rsid w:val="00C006EC"/>
    <w:rsid w:val="00C07AFB"/>
    <w:rsid w:val="00C10837"/>
    <w:rsid w:val="00C1165E"/>
    <w:rsid w:val="00C34F65"/>
    <w:rsid w:val="00C4127F"/>
    <w:rsid w:val="00C446EF"/>
    <w:rsid w:val="00C52769"/>
    <w:rsid w:val="00C52A0E"/>
    <w:rsid w:val="00C57684"/>
    <w:rsid w:val="00C61154"/>
    <w:rsid w:val="00C61A86"/>
    <w:rsid w:val="00C6404B"/>
    <w:rsid w:val="00C6649F"/>
    <w:rsid w:val="00C75501"/>
    <w:rsid w:val="00C80C4E"/>
    <w:rsid w:val="00C96625"/>
    <w:rsid w:val="00CA399D"/>
    <w:rsid w:val="00CA6260"/>
    <w:rsid w:val="00CB21C5"/>
    <w:rsid w:val="00CB2253"/>
    <w:rsid w:val="00CB72D2"/>
    <w:rsid w:val="00CC378E"/>
    <w:rsid w:val="00CC462D"/>
    <w:rsid w:val="00CD3E07"/>
    <w:rsid w:val="00CD7EE9"/>
    <w:rsid w:val="00CE457D"/>
    <w:rsid w:val="00CE66B4"/>
    <w:rsid w:val="00CF3D44"/>
    <w:rsid w:val="00D07A85"/>
    <w:rsid w:val="00D14FFB"/>
    <w:rsid w:val="00D16BDD"/>
    <w:rsid w:val="00D20335"/>
    <w:rsid w:val="00D32671"/>
    <w:rsid w:val="00D33C22"/>
    <w:rsid w:val="00D3490E"/>
    <w:rsid w:val="00D36A1E"/>
    <w:rsid w:val="00D36B3F"/>
    <w:rsid w:val="00D37A71"/>
    <w:rsid w:val="00D405C2"/>
    <w:rsid w:val="00D41862"/>
    <w:rsid w:val="00D44B63"/>
    <w:rsid w:val="00D50D0E"/>
    <w:rsid w:val="00D53BE2"/>
    <w:rsid w:val="00D67453"/>
    <w:rsid w:val="00D725B4"/>
    <w:rsid w:val="00D833EE"/>
    <w:rsid w:val="00D84CDF"/>
    <w:rsid w:val="00D92A7B"/>
    <w:rsid w:val="00DA1070"/>
    <w:rsid w:val="00DA6C41"/>
    <w:rsid w:val="00DB2DAE"/>
    <w:rsid w:val="00DC0931"/>
    <w:rsid w:val="00DC1FB4"/>
    <w:rsid w:val="00DC6000"/>
    <w:rsid w:val="00DC6A20"/>
    <w:rsid w:val="00DD2B4E"/>
    <w:rsid w:val="00DD67B9"/>
    <w:rsid w:val="00DF3AC1"/>
    <w:rsid w:val="00DF4302"/>
    <w:rsid w:val="00DF69B7"/>
    <w:rsid w:val="00DF72B6"/>
    <w:rsid w:val="00E0495B"/>
    <w:rsid w:val="00E075A8"/>
    <w:rsid w:val="00E077AA"/>
    <w:rsid w:val="00E1681E"/>
    <w:rsid w:val="00E212C5"/>
    <w:rsid w:val="00E21E65"/>
    <w:rsid w:val="00E24493"/>
    <w:rsid w:val="00E26281"/>
    <w:rsid w:val="00E35A0B"/>
    <w:rsid w:val="00E37840"/>
    <w:rsid w:val="00E44197"/>
    <w:rsid w:val="00E61636"/>
    <w:rsid w:val="00E62CE5"/>
    <w:rsid w:val="00E73CE9"/>
    <w:rsid w:val="00E75771"/>
    <w:rsid w:val="00E86010"/>
    <w:rsid w:val="00E862AA"/>
    <w:rsid w:val="00E95DBE"/>
    <w:rsid w:val="00EA3772"/>
    <w:rsid w:val="00EB202D"/>
    <w:rsid w:val="00EB631E"/>
    <w:rsid w:val="00EB7521"/>
    <w:rsid w:val="00EB7FA8"/>
    <w:rsid w:val="00EC0669"/>
    <w:rsid w:val="00EC1471"/>
    <w:rsid w:val="00EC3460"/>
    <w:rsid w:val="00EC3533"/>
    <w:rsid w:val="00EC4D7E"/>
    <w:rsid w:val="00ED1960"/>
    <w:rsid w:val="00ED6899"/>
    <w:rsid w:val="00ED7B42"/>
    <w:rsid w:val="00EE01B2"/>
    <w:rsid w:val="00EE0C3C"/>
    <w:rsid w:val="00EE679A"/>
    <w:rsid w:val="00EE716E"/>
    <w:rsid w:val="00EE77C6"/>
    <w:rsid w:val="00F05504"/>
    <w:rsid w:val="00F05730"/>
    <w:rsid w:val="00F22A51"/>
    <w:rsid w:val="00F30E70"/>
    <w:rsid w:val="00F36585"/>
    <w:rsid w:val="00F4035C"/>
    <w:rsid w:val="00F43F39"/>
    <w:rsid w:val="00F45EE5"/>
    <w:rsid w:val="00F552DB"/>
    <w:rsid w:val="00F60A8B"/>
    <w:rsid w:val="00F618B4"/>
    <w:rsid w:val="00F7476A"/>
    <w:rsid w:val="00F74E1D"/>
    <w:rsid w:val="00F762E3"/>
    <w:rsid w:val="00F82996"/>
    <w:rsid w:val="00F839F0"/>
    <w:rsid w:val="00F86C0C"/>
    <w:rsid w:val="00F87D1C"/>
    <w:rsid w:val="00F97101"/>
    <w:rsid w:val="00FA0309"/>
    <w:rsid w:val="00FA316B"/>
    <w:rsid w:val="00FA3225"/>
    <w:rsid w:val="00FB4329"/>
    <w:rsid w:val="00FB441B"/>
    <w:rsid w:val="00FB62FE"/>
    <w:rsid w:val="00FC2DC7"/>
    <w:rsid w:val="00FC75CE"/>
    <w:rsid w:val="00FD2396"/>
    <w:rsid w:val="00FF6239"/>
    <w:rsid w:val="00FF7AF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A02"/>
    <w:pPr>
      <w:widowControl w:val="0"/>
      <w:jc w:val="both"/>
    </w:pPr>
    <w:rPr>
      <w:color w:val="00000A"/>
      <w:sz w:val="21"/>
    </w:rPr>
  </w:style>
  <w:style w:type="paragraph" w:styleId="3">
    <w:name w:val="heading 3"/>
    <w:basedOn w:val="a"/>
    <w:link w:val="3Char"/>
    <w:uiPriority w:val="9"/>
    <w:qFormat/>
    <w:rsid w:val="00D41862"/>
    <w:pPr>
      <w:widowControl/>
      <w:spacing w:before="100" w:beforeAutospacing="1" w:after="100" w:afterAutospacing="1"/>
      <w:jc w:val="left"/>
      <w:outlineLvl w:val="2"/>
    </w:pPr>
    <w:rPr>
      <w:rFonts w:ascii="宋体" w:eastAsia="宋体" w:hAnsi="宋体" w:cs="宋体"/>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basedOn w:val="a0"/>
    <w:link w:val="a3"/>
    <w:uiPriority w:val="99"/>
    <w:qFormat/>
    <w:rsid w:val="003756A9"/>
    <w:rPr>
      <w:sz w:val="18"/>
      <w:szCs w:val="18"/>
    </w:rPr>
  </w:style>
  <w:style w:type="character" w:customStyle="1" w:styleId="Char0">
    <w:name w:val="批注文字 Char"/>
    <w:basedOn w:val="a0"/>
    <w:link w:val="a4"/>
    <w:uiPriority w:val="99"/>
    <w:qFormat/>
    <w:rsid w:val="003756A9"/>
    <w:rPr>
      <w:sz w:val="18"/>
      <w:szCs w:val="18"/>
    </w:rPr>
  </w:style>
  <w:style w:type="character" w:customStyle="1" w:styleId="Char1">
    <w:name w:val="批注框文本 Char1"/>
    <w:link w:val="a5"/>
    <w:uiPriority w:val="99"/>
    <w:semiHidden/>
    <w:qFormat/>
    <w:locked/>
    <w:rsid w:val="003756A9"/>
    <w:rPr>
      <w:rFonts w:cs="Times New Roman"/>
      <w:sz w:val="18"/>
      <w:szCs w:val="18"/>
    </w:rPr>
  </w:style>
  <w:style w:type="character" w:styleId="a6">
    <w:name w:val="annotation reference"/>
    <w:uiPriority w:val="99"/>
    <w:semiHidden/>
    <w:qFormat/>
    <w:rsid w:val="003756A9"/>
    <w:rPr>
      <w:rFonts w:cs="Times New Roman"/>
      <w:sz w:val="21"/>
      <w:szCs w:val="21"/>
    </w:rPr>
  </w:style>
  <w:style w:type="character" w:customStyle="1" w:styleId="Char10">
    <w:name w:val="批注文字 Char1"/>
    <w:basedOn w:val="a0"/>
    <w:uiPriority w:val="99"/>
    <w:semiHidden/>
    <w:qFormat/>
    <w:rsid w:val="003756A9"/>
  </w:style>
  <w:style w:type="character" w:customStyle="1" w:styleId="Char2">
    <w:name w:val="批注框文本 Char"/>
    <w:basedOn w:val="a0"/>
    <w:uiPriority w:val="99"/>
    <w:semiHidden/>
    <w:qFormat/>
    <w:rsid w:val="003756A9"/>
    <w:rPr>
      <w:sz w:val="18"/>
      <w:szCs w:val="18"/>
    </w:rPr>
  </w:style>
  <w:style w:type="character" w:styleId="a7">
    <w:name w:val="Strong"/>
    <w:basedOn w:val="a0"/>
    <w:uiPriority w:val="22"/>
    <w:qFormat/>
    <w:rsid w:val="0061549F"/>
    <w:rPr>
      <w:b/>
      <w:bCs/>
    </w:rPr>
  </w:style>
  <w:style w:type="character" w:styleId="a8">
    <w:name w:val="Emphasis"/>
    <w:qFormat/>
    <w:rPr>
      <w:i/>
      <w:iCs/>
    </w:rPr>
  </w:style>
  <w:style w:type="character" w:customStyle="1" w:styleId="Internet">
    <w:name w:val="Internet 链接"/>
    <w:rPr>
      <w:color w:val="000080"/>
      <w:u w:val="single"/>
    </w:rPr>
  </w:style>
  <w:style w:type="paragraph" w:styleId="a9">
    <w:name w:val="Title"/>
    <w:basedOn w:val="a"/>
    <w:next w:val="aa"/>
    <w:qFormat/>
    <w:pPr>
      <w:keepNext/>
      <w:spacing w:before="240" w:after="120"/>
    </w:pPr>
    <w:rPr>
      <w:rFonts w:ascii="Liberation Sans" w:eastAsia="Noto Sans CJK SC Regular" w:hAnsi="Liberation Sans" w:cs="Noto Sans CJK SC Regular"/>
      <w:sz w:val="28"/>
      <w:szCs w:val="28"/>
    </w:rPr>
  </w:style>
  <w:style w:type="paragraph" w:styleId="aa">
    <w:name w:val="Body Text"/>
    <w:basedOn w:val="a"/>
    <w:pPr>
      <w:spacing w:after="140" w:line="288" w:lineRule="auto"/>
    </w:pPr>
  </w:style>
  <w:style w:type="paragraph" w:styleId="ab">
    <w:name w:val="List"/>
    <w:basedOn w:val="aa"/>
  </w:style>
  <w:style w:type="paragraph" w:styleId="ac">
    <w:name w:val="caption"/>
    <w:basedOn w:val="a"/>
    <w:qFormat/>
    <w:pPr>
      <w:suppressLineNumbers/>
      <w:spacing w:before="120" w:after="120"/>
    </w:pPr>
    <w:rPr>
      <w:i/>
      <w:iCs/>
      <w:sz w:val="24"/>
      <w:szCs w:val="24"/>
    </w:rPr>
  </w:style>
  <w:style w:type="paragraph" w:customStyle="1" w:styleId="ad">
    <w:name w:val="索引"/>
    <w:basedOn w:val="a"/>
    <w:qFormat/>
    <w:pPr>
      <w:suppressLineNumbers/>
    </w:pPr>
  </w:style>
  <w:style w:type="paragraph" w:styleId="a3">
    <w:name w:val="header"/>
    <w:basedOn w:val="a"/>
    <w:link w:val="Char"/>
    <w:uiPriority w:val="99"/>
    <w:unhideWhenUsed/>
    <w:rsid w:val="003756A9"/>
    <w:pPr>
      <w:pBdr>
        <w:bottom w:val="single" w:sz="6" w:space="1" w:color="00000A"/>
      </w:pBdr>
      <w:tabs>
        <w:tab w:val="center" w:pos="4153"/>
        <w:tab w:val="right" w:pos="8306"/>
      </w:tabs>
      <w:snapToGrid w:val="0"/>
      <w:jc w:val="center"/>
    </w:pPr>
    <w:rPr>
      <w:sz w:val="18"/>
      <w:szCs w:val="18"/>
    </w:rPr>
  </w:style>
  <w:style w:type="paragraph" w:styleId="ae">
    <w:name w:val="footer"/>
    <w:basedOn w:val="a"/>
    <w:uiPriority w:val="99"/>
    <w:unhideWhenUsed/>
    <w:rsid w:val="003756A9"/>
    <w:pPr>
      <w:tabs>
        <w:tab w:val="center" w:pos="4153"/>
        <w:tab w:val="right" w:pos="8306"/>
      </w:tabs>
      <w:snapToGrid w:val="0"/>
      <w:jc w:val="left"/>
    </w:pPr>
    <w:rPr>
      <w:sz w:val="18"/>
      <w:szCs w:val="18"/>
    </w:rPr>
  </w:style>
  <w:style w:type="paragraph" w:styleId="a4">
    <w:name w:val="annotation text"/>
    <w:basedOn w:val="a"/>
    <w:link w:val="Char0"/>
    <w:uiPriority w:val="99"/>
    <w:semiHidden/>
    <w:qFormat/>
    <w:rsid w:val="003756A9"/>
    <w:pPr>
      <w:jc w:val="left"/>
    </w:pPr>
    <w:rPr>
      <w:rFonts w:cs="Times New Roman"/>
      <w:sz w:val="18"/>
      <w:szCs w:val="18"/>
    </w:rPr>
  </w:style>
  <w:style w:type="paragraph" w:styleId="a5">
    <w:name w:val="Balloon Text"/>
    <w:basedOn w:val="a"/>
    <w:link w:val="Char1"/>
    <w:uiPriority w:val="99"/>
    <w:semiHidden/>
    <w:unhideWhenUsed/>
    <w:qFormat/>
    <w:rsid w:val="003756A9"/>
    <w:rPr>
      <w:sz w:val="18"/>
      <w:szCs w:val="18"/>
    </w:rPr>
  </w:style>
  <w:style w:type="paragraph" w:styleId="af">
    <w:name w:val="List Paragraph"/>
    <w:basedOn w:val="a"/>
    <w:uiPriority w:val="99"/>
    <w:qFormat/>
    <w:rsid w:val="00CF4EE4"/>
    <w:pPr>
      <w:ind w:firstLine="420"/>
    </w:pPr>
  </w:style>
  <w:style w:type="paragraph" w:styleId="af0">
    <w:name w:val="Normal (Web)"/>
    <w:basedOn w:val="a"/>
    <w:uiPriority w:val="99"/>
    <w:qFormat/>
    <w:pPr>
      <w:widowControl/>
      <w:spacing w:beforeAutospacing="1" w:afterAutospacing="1"/>
      <w:jc w:val="left"/>
    </w:pPr>
    <w:rPr>
      <w:rFonts w:ascii="宋体" w:hAnsi="宋体" w:cs="宋体"/>
      <w:sz w:val="24"/>
      <w:szCs w:val="24"/>
    </w:rPr>
  </w:style>
  <w:style w:type="table" w:styleId="af1">
    <w:name w:val="Table Grid"/>
    <w:basedOn w:val="a1"/>
    <w:uiPriority w:val="59"/>
    <w:rsid w:val="00D3490E"/>
    <w:rPr>
      <w:rFonts w:ascii="Calibri" w:eastAsia="宋体" w:hAnsi="Calibri" w:cs="Calibri"/>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annotation subject"/>
    <w:basedOn w:val="a4"/>
    <w:next w:val="a4"/>
    <w:link w:val="Char3"/>
    <w:uiPriority w:val="99"/>
    <w:semiHidden/>
    <w:unhideWhenUsed/>
    <w:rsid w:val="00566F67"/>
    <w:rPr>
      <w:rFonts w:cstheme="minorBidi"/>
      <w:b/>
      <w:bCs/>
      <w:sz w:val="21"/>
      <w:szCs w:val="22"/>
    </w:rPr>
  </w:style>
  <w:style w:type="character" w:customStyle="1" w:styleId="Char3">
    <w:name w:val="批注主题 Char"/>
    <w:basedOn w:val="Char0"/>
    <w:link w:val="af2"/>
    <w:uiPriority w:val="99"/>
    <w:semiHidden/>
    <w:rsid w:val="00566F67"/>
    <w:rPr>
      <w:b/>
      <w:bCs/>
      <w:color w:val="00000A"/>
      <w:sz w:val="21"/>
      <w:szCs w:val="18"/>
    </w:rPr>
  </w:style>
  <w:style w:type="paragraph" w:styleId="af3">
    <w:name w:val="Revision"/>
    <w:hidden/>
    <w:uiPriority w:val="99"/>
    <w:semiHidden/>
    <w:rsid w:val="004763EB"/>
    <w:rPr>
      <w:color w:val="00000A"/>
      <w:sz w:val="21"/>
    </w:rPr>
  </w:style>
  <w:style w:type="character" w:customStyle="1" w:styleId="3Char">
    <w:name w:val="标题 3 Char"/>
    <w:basedOn w:val="a0"/>
    <w:link w:val="3"/>
    <w:uiPriority w:val="9"/>
    <w:rsid w:val="00D41862"/>
    <w:rPr>
      <w:rFonts w:ascii="宋体" w:eastAsia="宋体" w:hAnsi="宋体" w:cs="宋体"/>
      <w:b/>
      <w:bCs/>
      <w:sz w:val="27"/>
      <w:szCs w:val="27"/>
    </w:rPr>
  </w:style>
  <w:style w:type="paragraph" w:customStyle="1" w:styleId="2">
    <w:name w:val="列出段落2"/>
    <w:basedOn w:val="a"/>
    <w:uiPriority w:val="99"/>
    <w:rsid w:val="00D41862"/>
    <w:pPr>
      <w:ind w:left="113" w:firstLineChars="200" w:firstLine="420"/>
    </w:pPr>
    <w:rPr>
      <w:rFonts w:ascii="Calibri" w:eastAsia="宋体" w:hAnsi="Calibri" w:cs="Times New Roman"/>
      <w:color w:val="auto"/>
      <w:kern w:val="2"/>
    </w:rPr>
  </w:style>
  <w:style w:type="character" w:customStyle="1" w:styleId="apple-converted-space">
    <w:name w:val="apple-converted-space"/>
    <w:basedOn w:val="a0"/>
    <w:rsid w:val="00146702"/>
  </w:style>
  <w:style w:type="character" w:customStyle="1" w:styleId="high-light">
    <w:name w:val="high-light"/>
    <w:basedOn w:val="a0"/>
    <w:rsid w:val="001467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A02"/>
    <w:pPr>
      <w:widowControl w:val="0"/>
      <w:jc w:val="both"/>
    </w:pPr>
    <w:rPr>
      <w:color w:val="00000A"/>
      <w:sz w:val="21"/>
    </w:rPr>
  </w:style>
  <w:style w:type="paragraph" w:styleId="3">
    <w:name w:val="heading 3"/>
    <w:basedOn w:val="a"/>
    <w:link w:val="3Char"/>
    <w:uiPriority w:val="9"/>
    <w:qFormat/>
    <w:rsid w:val="00D41862"/>
    <w:pPr>
      <w:widowControl/>
      <w:spacing w:before="100" w:beforeAutospacing="1" w:after="100" w:afterAutospacing="1"/>
      <w:jc w:val="left"/>
      <w:outlineLvl w:val="2"/>
    </w:pPr>
    <w:rPr>
      <w:rFonts w:ascii="宋体" w:eastAsia="宋体" w:hAnsi="宋体" w:cs="宋体"/>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basedOn w:val="a0"/>
    <w:link w:val="a3"/>
    <w:uiPriority w:val="99"/>
    <w:qFormat/>
    <w:rsid w:val="003756A9"/>
    <w:rPr>
      <w:sz w:val="18"/>
      <w:szCs w:val="18"/>
    </w:rPr>
  </w:style>
  <w:style w:type="character" w:customStyle="1" w:styleId="Char0">
    <w:name w:val="批注文字 Char"/>
    <w:basedOn w:val="a0"/>
    <w:link w:val="a4"/>
    <w:uiPriority w:val="99"/>
    <w:qFormat/>
    <w:rsid w:val="003756A9"/>
    <w:rPr>
      <w:sz w:val="18"/>
      <w:szCs w:val="18"/>
    </w:rPr>
  </w:style>
  <w:style w:type="character" w:customStyle="1" w:styleId="Char1">
    <w:name w:val="批注框文本 Char1"/>
    <w:link w:val="a5"/>
    <w:uiPriority w:val="99"/>
    <w:semiHidden/>
    <w:qFormat/>
    <w:locked/>
    <w:rsid w:val="003756A9"/>
    <w:rPr>
      <w:rFonts w:cs="Times New Roman"/>
      <w:sz w:val="18"/>
      <w:szCs w:val="18"/>
    </w:rPr>
  </w:style>
  <w:style w:type="character" w:styleId="a6">
    <w:name w:val="annotation reference"/>
    <w:uiPriority w:val="99"/>
    <w:semiHidden/>
    <w:qFormat/>
    <w:rsid w:val="003756A9"/>
    <w:rPr>
      <w:rFonts w:cs="Times New Roman"/>
      <w:sz w:val="21"/>
      <w:szCs w:val="21"/>
    </w:rPr>
  </w:style>
  <w:style w:type="character" w:customStyle="1" w:styleId="Char10">
    <w:name w:val="批注文字 Char1"/>
    <w:basedOn w:val="a0"/>
    <w:uiPriority w:val="99"/>
    <w:semiHidden/>
    <w:qFormat/>
    <w:rsid w:val="003756A9"/>
  </w:style>
  <w:style w:type="character" w:customStyle="1" w:styleId="Char2">
    <w:name w:val="批注框文本 Char"/>
    <w:basedOn w:val="a0"/>
    <w:uiPriority w:val="99"/>
    <w:semiHidden/>
    <w:qFormat/>
    <w:rsid w:val="003756A9"/>
    <w:rPr>
      <w:sz w:val="18"/>
      <w:szCs w:val="18"/>
    </w:rPr>
  </w:style>
  <w:style w:type="character" w:styleId="a7">
    <w:name w:val="Strong"/>
    <w:basedOn w:val="a0"/>
    <w:uiPriority w:val="22"/>
    <w:qFormat/>
    <w:rsid w:val="0061549F"/>
    <w:rPr>
      <w:b/>
      <w:bCs/>
    </w:rPr>
  </w:style>
  <w:style w:type="character" w:styleId="a8">
    <w:name w:val="Emphasis"/>
    <w:qFormat/>
    <w:rPr>
      <w:i/>
      <w:iCs/>
    </w:rPr>
  </w:style>
  <w:style w:type="character" w:customStyle="1" w:styleId="Internet">
    <w:name w:val="Internet 链接"/>
    <w:rPr>
      <w:color w:val="000080"/>
      <w:u w:val="single"/>
    </w:rPr>
  </w:style>
  <w:style w:type="paragraph" w:styleId="a9">
    <w:name w:val="Title"/>
    <w:basedOn w:val="a"/>
    <w:next w:val="aa"/>
    <w:qFormat/>
    <w:pPr>
      <w:keepNext/>
      <w:spacing w:before="240" w:after="120"/>
    </w:pPr>
    <w:rPr>
      <w:rFonts w:ascii="Liberation Sans" w:eastAsia="Noto Sans CJK SC Regular" w:hAnsi="Liberation Sans" w:cs="Noto Sans CJK SC Regular"/>
      <w:sz w:val="28"/>
      <w:szCs w:val="28"/>
    </w:rPr>
  </w:style>
  <w:style w:type="paragraph" w:styleId="aa">
    <w:name w:val="Body Text"/>
    <w:basedOn w:val="a"/>
    <w:pPr>
      <w:spacing w:after="140" w:line="288" w:lineRule="auto"/>
    </w:pPr>
  </w:style>
  <w:style w:type="paragraph" w:styleId="ab">
    <w:name w:val="List"/>
    <w:basedOn w:val="aa"/>
  </w:style>
  <w:style w:type="paragraph" w:styleId="ac">
    <w:name w:val="caption"/>
    <w:basedOn w:val="a"/>
    <w:qFormat/>
    <w:pPr>
      <w:suppressLineNumbers/>
      <w:spacing w:before="120" w:after="120"/>
    </w:pPr>
    <w:rPr>
      <w:i/>
      <w:iCs/>
      <w:sz w:val="24"/>
      <w:szCs w:val="24"/>
    </w:rPr>
  </w:style>
  <w:style w:type="paragraph" w:customStyle="1" w:styleId="ad">
    <w:name w:val="索引"/>
    <w:basedOn w:val="a"/>
    <w:qFormat/>
    <w:pPr>
      <w:suppressLineNumbers/>
    </w:pPr>
  </w:style>
  <w:style w:type="paragraph" w:styleId="a3">
    <w:name w:val="header"/>
    <w:basedOn w:val="a"/>
    <w:link w:val="Char"/>
    <w:uiPriority w:val="99"/>
    <w:unhideWhenUsed/>
    <w:rsid w:val="003756A9"/>
    <w:pPr>
      <w:pBdr>
        <w:bottom w:val="single" w:sz="6" w:space="1" w:color="00000A"/>
      </w:pBdr>
      <w:tabs>
        <w:tab w:val="center" w:pos="4153"/>
        <w:tab w:val="right" w:pos="8306"/>
      </w:tabs>
      <w:snapToGrid w:val="0"/>
      <w:jc w:val="center"/>
    </w:pPr>
    <w:rPr>
      <w:sz w:val="18"/>
      <w:szCs w:val="18"/>
    </w:rPr>
  </w:style>
  <w:style w:type="paragraph" w:styleId="ae">
    <w:name w:val="footer"/>
    <w:basedOn w:val="a"/>
    <w:uiPriority w:val="99"/>
    <w:unhideWhenUsed/>
    <w:rsid w:val="003756A9"/>
    <w:pPr>
      <w:tabs>
        <w:tab w:val="center" w:pos="4153"/>
        <w:tab w:val="right" w:pos="8306"/>
      </w:tabs>
      <w:snapToGrid w:val="0"/>
      <w:jc w:val="left"/>
    </w:pPr>
    <w:rPr>
      <w:sz w:val="18"/>
      <w:szCs w:val="18"/>
    </w:rPr>
  </w:style>
  <w:style w:type="paragraph" w:styleId="a4">
    <w:name w:val="annotation text"/>
    <w:basedOn w:val="a"/>
    <w:link w:val="Char0"/>
    <w:uiPriority w:val="99"/>
    <w:semiHidden/>
    <w:qFormat/>
    <w:rsid w:val="003756A9"/>
    <w:pPr>
      <w:jc w:val="left"/>
    </w:pPr>
    <w:rPr>
      <w:rFonts w:cs="Times New Roman"/>
      <w:sz w:val="18"/>
      <w:szCs w:val="18"/>
    </w:rPr>
  </w:style>
  <w:style w:type="paragraph" w:styleId="a5">
    <w:name w:val="Balloon Text"/>
    <w:basedOn w:val="a"/>
    <w:link w:val="Char1"/>
    <w:uiPriority w:val="99"/>
    <w:semiHidden/>
    <w:unhideWhenUsed/>
    <w:qFormat/>
    <w:rsid w:val="003756A9"/>
    <w:rPr>
      <w:sz w:val="18"/>
      <w:szCs w:val="18"/>
    </w:rPr>
  </w:style>
  <w:style w:type="paragraph" w:styleId="af">
    <w:name w:val="List Paragraph"/>
    <w:basedOn w:val="a"/>
    <w:uiPriority w:val="99"/>
    <w:qFormat/>
    <w:rsid w:val="00CF4EE4"/>
    <w:pPr>
      <w:ind w:firstLine="420"/>
    </w:pPr>
  </w:style>
  <w:style w:type="paragraph" w:styleId="af0">
    <w:name w:val="Normal (Web)"/>
    <w:basedOn w:val="a"/>
    <w:uiPriority w:val="99"/>
    <w:qFormat/>
    <w:pPr>
      <w:widowControl/>
      <w:spacing w:beforeAutospacing="1" w:afterAutospacing="1"/>
      <w:jc w:val="left"/>
    </w:pPr>
    <w:rPr>
      <w:rFonts w:ascii="宋体" w:hAnsi="宋体" w:cs="宋体"/>
      <w:sz w:val="24"/>
      <w:szCs w:val="24"/>
    </w:rPr>
  </w:style>
  <w:style w:type="table" w:styleId="af1">
    <w:name w:val="Table Grid"/>
    <w:basedOn w:val="a1"/>
    <w:uiPriority w:val="59"/>
    <w:rsid w:val="00D3490E"/>
    <w:rPr>
      <w:rFonts w:ascii="Calibri" w:eastAsia="宋体" w:hAnsi="Calibri" w:cs="Calibri"/>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annotation subject"/>
    <w:basedOn w:val="a4"/>
    <w:next w:val="a4"/>
    <w:link w:val="Char3"/>
    <w:uiPriority w:val="99"/>
    <w:semiHidden/>
    <w:unhideWhenUsed/>
    <w:rsid w:val="00566F67"/>
    <w:rPr>
      <w:rFonts w:cstheme="minorBidi"/>
      <w:b/>
      <w:bCs/>
      <w:sz w:val="21"/>
      <w:szCs w:val="22"/>
    </w:rPr>
  </w:style>
  <w:style w:type="character" w:customStyle="1" w:styleId="Char3">
    <w:name w:val="批注主题 Char"/>
    <w:basedOn w:val="Char0"/>
    <w:link w:val="af2"/>
    <w:uiPriority w:val="99"/>
    <w:semiHidden/>
    <w:rsid w:val="00566F67"/>
    <w:rPr>
      <w:b/>
      <w:bCs/>
      <w:color w:val="00000A"/>
      <w:sz w:val="21"/>
      <w:szCs w:val="18"/>
    </w:rPr>
  </w:style>
  <w:style w:type="paragraph" w:styleId="af3">
    <w:name w:val="Revision"/>
    <w:hidden/>
    <w:uiPriority w:val="99"/>
    <w:semiHidden/>
    <w:rsid w:val="004763EB"/>
    <w:rPr>
      <w:color w:val="00000A"/>
      <w:sz w:val="21"/>
    </w:rPr>
  </w:style>
  <w:style w:type="character" w:customStyle="1" w:styleId="3Char">
    <w:name w:val="标题 3 Char"/>
    <w:basedOn w:val="a0"/>
    <w:link w:val="3"/>
    <w:uiPriority w:val="9"/>
    <w:rsid w:val="00D41862"/>
    <w:rPr>
      <w:rFonts w:ascii="宋体" w:eastAsia="宋体" w:hAnsi="宋体" w:cs="宋体"/>
      <w:b/>
      <w:bCs/>
      <w:sz w:val="27"/>
      <w:szCs w:val="27"/>
    </w:rPr>
  </w:style>
  <w:style w:type="paragraph" w:customStyle="1" w:styleId="2">
    <w:name w:val="列出段落2"/>
    <w:basedOn w:val="a"/>
    <w:uiPriority w:val="99"/>
    <w:rsid w:val="00D41862"/>
    <w:pPr>
      <w:ind w:left="113" w:firstLineChars="200" w:firstLine="420"/>
    </w:pPr>
    <w:rPr>
      <w:rFonts w:ascii="Calibri" w:eastAsia="宋体" w:hAnsi="Calibri" w:cs="Times New Roman"/>
      <w:color w:val="auto"/>
      <w:kern w:val="2"/>
    </w:rPr>
  </w:style>
  <w:style w:type="character" w:customStyle="1" w:styleId="apple-converted-space">
    <w:name w:val="apple-converted-space"/>
    <w:basedOn w:val="a0"/>
    <w:rsid w:val="00146702"/>
  </w:style>
  <w:style w:type="character" w:customStyle="1" w:styleId="high-light">
    <w:name w:val="high-light"/>
    <w:basedOn w:val="a0"/>
    <w:rsid w:val="00146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image" Target="media/image16.png"/><Relationship Id="rId21" Type="http://schemas.openxmlformats.org/officeDocument/2006/relationships/oleObject" Target="embeddings/oleObject7.bin"/><Relationship Id="rId34" Type="http://schemas.openxmlformats.org/officeDocument/2006/relationships/image" Target="media/image13.w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oleObject" Target="embeddings/oleObject11.bin"/><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comments" Target="comments.xml"/><Relationship Id="rId49"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image" Target="media/image11.wmf"/><Relationship Id="rId35" Type="http://schemas.openxmlformats.org/officeDocument/2006/relationships/oleObject" Target="embeddings/oleObject14.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528B7-94F8-4A71-A383-EF529C02F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8137</Words>
  <Characters>46382</Characters>
  <Application>Microsoft Office Word</Application>
  <DocSecurity>0</DocSecurity>
  <Lines>386</Lines>
  <Paragraphs>108</Paragraphs>
  <ScaleCrop>false</ScaleCrop>
  <Company>Microsoft</Company>
  <LinksUpToDate>false</LinksUpToDate>
  <CharactersWithSpaces>54411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2016-11-10T09:28:00Z</dcterms:created>
  <dcterms:modified xsi:type="dcterms:W3CDTF">2016-11-15T10:56:00Z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
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226" w:rsidRPr="00C54053" w:rsidRDefault="00E25226">
      <w:pPr>
        <w:jc w:val="center"/>
        <w:rPr>
          <w:rFonts w:ascii="Times New Roman" w:eastAsiaTheme="minorEastAsia" w:hAnsi="Times New Roman" w:cs="Times New Roman"/>
          <w:sz w:val="28"/>
          <w:szCs w:val="28"/>
        </w:rPr>
      </w:pPr>
      <w:r w:rsidRPr="00C54053">
        <w:rPr>
          <w:rFonts w:ascii="Times New Roman" w:eastAsiaTheme="minorEastAsia" w:hAnsi="Times New Roman" w:cs="Times New Roman"/>
          <w:sz w:val="28"/>
          <w:szCs w:val="28"/>
        </w:rPr>
        <w:t>A Deep Neural Network for Learning Hierarchical Multi-scale Point-Cluster Features Towards Large-Scale Point Cloud Classification</w:t>
      </w:r>
    </w:p>
    <w:p w:rsidR="00E25226" w:rsidRPr="00C54053" w:rsidRDefault="00E25226" w:rsidP="00C54053">
      <w:pPr>
        <w:rPr>
          <w:rFonts w:ascii="Times New Roman" w:eastAsiaTheme="minorEastAsia" w:hAnsi="Times New Roman" w:cs="Times New Roman"/>
          <w:sz w:val="28"/>
          <w:szCs w:val="28"/>
        </w:rPr>
      </w:pPr>
    </w:p>
    <w:p w:rsidR="00E25226" w:rsidRPr="00C54053" w:rsidRDefault="00E25226">
      <w:pPr>
        <w:spacing w:line="300" w:lineRule="auto"/>
        <w:rPr>
          <w:rFonts w:ascii="Times New Roman" w:eastAsiaTheme="minorEastAsia" w:hAnsi="Times New Roman" w:cs="Times New Roman"/>
        </w:rPr>
      </w:pPr>
      <w:r w:rsidRPr="00C54053">
        <w:rPr>
          <w:rFonts w:ascii="Times New Roman" w:eastAsiaTheme="minorEastAsia" w:hAnsi="Times New Roman" w:cs="Times New Roman"/>
          <w:b/>
          <w:i/>
          <w:iCs/>
          <w:sz w:val="24"/>
          <w:szCs w:val="24"/>
        </w:rPr>
        <w:t>Abstract</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室外大场景激光雷达点云的自动精确分类是遥感和计算机视觉等领域的难题。这主要是因为当前方法对点</w:t>
      </w:r>
      <w:proofErr w:type="gramStart"/>
      <w:r w:rsidRPr="00C54053">
        <w:rPr>
          <w:rFonts w:ascii="Times New Roman" w:eastAsiaTheme="minorEastAsia" w:hAnsi="Times New Roman" w:cs="Times New Roman"/>
          <w:sz w:val="24"/>
          <w:szCs w:val="24"/>
        </w:rPr>
        <w:t>云数据</w:t>
      </w:r>
      <w:proofErr w:type="gramEnd"/>
      <w:r w:rsidRPr="00C54053">
        <w:rPr>
          <w:rFonts w:ascii="Times New Roman" w:eastAsiaTheme="minorEastAsia" w:hAnsi="Times New Roman" w:cs="Times New Roman"/>
          <w:sz w:val="24"/>
          <w:szCs w:val="24"/>
        </w:rPr>
        <w:t>的特征提取能力不够。</w:t>
      </w:r>
      <w:ins w:id="0" w:author="User" w:date="2016-10-24T17:45:00Z">
        <w:r w:rsidR="00231D64">
          <w:rPr>
            <w:rFonts w:ascii="Times New Roman" w:eastAsiaTheme="minorEastAsia" w:hAnsi="Times New Roman" w:cs="Times New Roman" w:hint="eastAsia"/>
            <w:sz w:val="24"/>
            <w:szCs w:val="24"/>
          </w:rPr>
          <w:t>本文</w:t>
        </w:r>
      </w:ins>
      <w:r w:rsidRPr="00C54053">
        <w:rPr>
          <w:rFonts w:ascii="Times New Roman" w:eastAsiaTheme="minorEastAsia" w:hAnsi="Times New Roman" w:cs="Times New Roman"/>
          <w:sz w:val="24"/>
          <w:szCs w:val="24"/>
        </w:rPr>
        <w:t>利用了深度学习强大的特征表达能力提高分类精度，同时避免点云栅格化带来精度损失。本文提出了一种直接用于原始激光雷达点云分类的深度学习方法，该方法构建了一种具有特征结构性和空间结构性，且能进行多层次点云特征提取和分类的深度神经网络模型。该深度神经网络模型</w:t>
      </w:r>
      <w:del w:id="1" w:author="User" w:date="2016-10-24T17:46:00Z">
        <w:r w:rsidRPr="00C54053" w:rsidDel="00231D64">
          <w:rPr>
            <w:rFonts w:ascii="Times New Roman" w:eastAsiaTheme="minorEastAsia" w:hAnsi="Times New Roman" w:cs="Times New Roman"/>
            <w:sz w:val="24"/>
            <w:szCs w:val="24"/>
          </w:rPr>
          <w:delText>先</w:delText>
        </w:r>
      </w:del>
      <w:r w:rsidRPr="00C54053">
        <w:rPr>
          <w:rFonts w:ascii="Times New Roman" w:eastAsiaTheme="minorEastAsia" w:hAnsi="Times New Roman" w:cs="Times New Roman"/>
          <w:sz w:val="24"/>
          <w:szCs w:val="24"/>
        </w:rPr>
        <w:t>分别处理</w:t>
      </w:r>
      <w:r w:rsidR="00FD67DD" w:rsidRPr="00C54053">
        <w:rPr>
          <w:rFonts w:ascii="Times New Roman" w:eastAsiaTheme="minorEastAsia" w:hAnsi="Times New Roman" w:cs="Times New Roman"/>
          <w:sz w:val="24"/>
          <w:szCs w:val="24"/>
        </w:rPr>
        <w:t>点云</w:t>
      </w:r>
      <w:ins w:id="2" w:author="User" w:date="2016-10-24T17:46:00Z">
        <w:r w:rsidR="00231D64">
          <w:rPr>
            <w:rFonts w:ascii="Times New Roman" w:eastAsiaTheme="minorEastAsia" w:hAnsi="Times New Roman" w:cs="Times New Roman" w:hint="eastAsia"/>
            <w:sz w:val="24"/>
            <w:szCs w:val="24"/>
          </w:rPr>
          <w:t>中</w:t>
        </w:r>
      </w:ins>
      <w:r w:rsidRPr="00C54053">
        <w:rPr>
          <w:rFonts w:ascii="Times New Roman" w:eastAsiaTheme="minorEastAsia" w:hAnsi="Times New Roman" w:cs="Times New Roman"/>
          <w:sz w:val="24"/>
          <w:szCs w:val="24"/>
        </w:rPr>
        <w:t>不同类别的特征再进行特征融合，有效挖掘</w:t>
      </w:r>
      <w:r w:rsidR="00FD67DD" w:rsidRPr="00C54053">
        <w:rPr>
          <w:rFonts w:ascii="Times New Roman" w:eastAsiaTheme="minorEastAsia" w:hAnsi="Times New Roman" w:cs="Times New Roman"/>
          <w:sz w:val="24"/>
          <w:szCs w:val="24"/>
        </w:rPr>
        <w:t>点</w:t>
      </w:r>
      <w:del w:id="3" w:author="User" w:date="2016-10-24T17:53:00Z">
        <w:r w:rsidR="00FD67DD" w:rsidRPr="00C54053" w:rsidDel="00231D64">
          <w:rPr>
            <w:rFonts w:ascii="Times New Roman" w:eastAsiaTheme="minorEastAsia" w:hAnsi="Times New Roman" w:cs="Times New Roman"/>
            <w:sz w:val="24"/>
            <w:szCs w:val="24"/>
          </w:rPr>
          <w:delText>云</w:delText>
        </w:r>
      </w:del>
      <w:r w:rsidRPr="00C54053">
        <w:rPr>
          <w:rFonts w:ascii="Times New Roman" w:eastAsiaTheme="minorEastAsia" w:hAnsi="Times New Roman" w:cs="Times New Roman"/>
          <w:sz w:val="24"/>
          <w:szCs w:val="24"/>
        </w:rPr>
        <w:t>特征的结构性；</w:t>
      </w:r>
      <w:ins w:id="4" w:author="User" w:date="2016-10-24T17:46:00Z">
        <w:r w:rsidR="00231D64">
          <w:rPr>
            <w:rFonts w:ascii="Times New Roman" w:eastAsiaTheme="minorEastAsia" w:hAnsi="Times New Roman" w:cs="Times New Roman" w:hint="eastAsia"/>
            <w:sz w:val="24"/>
            <w:szCs w:val="24"/>
          </w:rPr>
          <w:t>分开处理点云物体的边界点和主体部分点，</w:t>
        </w:r>
      </w:ins>
      <w:ins w:id="5" w:author="User" w:date="2016-10-24T17:47:00Z">
        <w:r w:rsidR="00231D64">
          <w:rPr>
            <w:rFonts w:ascii="Times New Roman" w:eastAsiaTheme="minorEastAsia" w:hAnsi="Times New Roman" w:cs="Times New Roman" w:hint="eastAsia"/>
            <w:sz w:val="24"/>
            <w:szCs w:val="24"/>
          </w:rPr>
          <w:t>并且设计了基于空间关系的</w:t>
        </w:r>
      </w:ins>
      <w:del w:id="6" w:author="User" w:date="2016-10-24T17:47:00Z">
        <w:r w:rsidRPr="00C54053" w:rsidDel="00231D64">
          <w:rPr>
            <w:rFonts w:ascii="Times New Roman" w:eastAsiaTheme="minorEastAsia" w:hAnsi="Times New Roman" w:cs="Times New Roman"/>
            <w:sz w:val="24"/>
            <w:szCs w:val="24"/>
          </w:rPr>
          <w:delText>充分利用点集中点的空间相邻关系</w:delText>
        </w:r>
      </w:del>
      <w:ins w:id="7" w:author="User" w:date="2016-10-24T17:47:00Z">
        <w:r w:rsidR="00231D64">
          <w:rPr>
            <w:rFonts w:ascii="Times New Roman" w:eastAsiaTheme="minorEastAsia" w:hAnsi="Times New Roman" w:cs="Times New Roman" w:hint="eastAsia"/>
            <w:sz w:val="24"/>
            <w:szCs w:val="24"/>
          </w:rPr>
          <w:t>pooling</w:t>
        </w:r>
      </w:ins>
      <w:ins w:id="8" w:author="User" w:date="2016-10-24T17:49:00Z">
        <w:r w:rsidR="00231D64">
          <w:rPr>
            <w:rFonts w:ascii="Times New Roman" w:eastAsiaTheme="minorEastAsia" w:hAnsi="Times New Roman" w:cs="Times New Roman" w:hint="eastAsia"/>
            <w:sz w:val="24"/>
            <w:szCs w:val="24"/>
          </w:rPr>
          <w:t>让</w:t>
        </w:r>
      </w:ins>
      <w:ins w:id="9" w:author="User" w:date="2016-10-24T17:48:00Z">
        <w:r w:rsidR="00231D64">
          <w:rPr>
            <w:rFonts w:ascii="Times New Roman" w:eastAsiaTheme="minorEastAsia" w:hAnsi="Times New Roman" w:cs="Times New Roman" w:hint="eastAsia"/>
            <w:sz w:val="24"/>
            <w:szCs w:val="24"/>
          </w:rPr>
          <w:t>神经网络自主决定边界点和主体部分点的贡献，</w:t>
        </w:r>
      </w:ins>
      <w:del w:id="10" w:author="User" w:date="2016-10-24T17:48:00Z">
        <w:r w:rsidRPr="00C54053" w:rsidDel="00231D64">
          <w:rPr>
            <w:rFonts w:ascii="Times New Roman" w:eastAsiaTheme="minorEastAsia" w:hAnsi="Times New Roman" w:cs="Times New Roman"/>
            <w:sz w:val="24"/>
            <w:szCs w:val="24"/>
          </w:rPr>
          <w:delText>，</w:delText>
        </w:r>
      </w:del>
      <w:r w:rsidRPr="00C54053">
        <w:rPr>
          <w:rFonts w:ascii="Times New Roman" w:eastAsiaTheme="minorEastAsia" w:hAnsi="Times New Roman" w:cs="Times New Roman"/>
          <w:sz w:val="24"/>
          <w:szCs w:val="24"/>
        </w:rPr>
        <w:t>使得</w:t>
      </w:r>
      <w:proofErr w:type="gramStart"/>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既</w:t>
      </w:r>
      <w:del w:id="11" w:author="User" w:date="2016-10-24T17:49:00Z">
        <w:r w:rsidRPr="00C54053" w:rsidDel="00231D64">
          <w:rPr>
            <w:rFonts w:ascii="Times New Roman" w:eastAsiaTheme="minorEastAsia" w:hAnsi="Times New Roman" w:cs="Times New Roman"/>
            <w:sz w:val="24"/>
            <w:szCs w:val="24"/>
          </w:rPr>
          <w:delText>对噪声不敏感，又</w:delText>
        </w:r>
      </w:del>
      <w:r w:rsidRPr="00C54053">
        <w:rPr>
          <w:rFonts w:ascii="Times New Roman" w:eastAsiaTheme="minorEastAsia" w:hAnsi="Times New Roman" w:cs="Times New Roman"/>
          <w:sz w:val="24"/>
          <w:szCs w:val="24"/>
        </w:rPr>
        <w:t>能突出</w:t>
      </w:r>
      <w:ins w:id="12" w:author="User" w:date="2016-10-24T17:49:00Z">
        <w:r w:rsidR="00231D64">
          <w:rPr>
            <w:rFonts w:ascii="Times New Roman" w:eastAsiaTheme="minorEastAsia" w:hAnsi="Times New Roman" w:cs="Times New Roman" w:hint="eastAsia"/>
            <w:sz w:val="24"/>
            <w:szCs w:val="24"/>
          </w:rPr>
          <w:t>地物</w:t>
        </w:r>
      </w:ins>
      <w:ins w:id="13" w:author="User" w:date="2016-10-24T17:50:00Z">
        <w:r w:rsidR="00231D64">
          <w:rPr>
            <w:rFonts w:ascii="Times New Roman" w:eastAsiaTheme="minorEastAsia" w:hAnsi="Times New Roman" w:cs="Times New Roman" w:hint="eastAsia"/>
            <w:sz w:val="24"/>
            <w:szCs w:val="24"/>
          </w:rPr>
          <w:t>表面</w:t>
        </w:r>
      </w:ins>
      <w:del w:id="14" w:author="User" w:date="2016-10-24T17:49:00Z">
        <w:r w:rsidRPr="00C54053" w:rsidDel="00231D64">
          <w:rPr>
            <w:rFonts w:ascii="Times New Roman" w:eastAsiaTheme="minorEastAsia" w:hAnsi="Times New Roman" w:cs="Times New Roman"/>
            <w:sz w:val="24"/>
            <w:szCs w:val="24"/>
          </w:rPr>
          <w:delText>点集</w:delText>
        </w:r>
      </w:del>
      <w:del w:id="15" w:author="User" w:date="2016-10-24T17:50:00Z">
        <w:r w:rsidRPr="00C54053" w:rsidDel="00231D64">
          <w:rPr>
            <w:rFonts w:ascii="Times New Roman" w:eastAsiaTheme="minorEastAsia" w:hAnsi="Times New Roman" w:cs="Times New Roman"/>
            <w:sz w:val="24"/>
            <w:szCs w:val="24"/>
          </w:rPr>
          <w:delText>内</w:delText>
        </w:r>
      </w:del>
      <w:r w:rsidRPr="00C54053">
        <w:rPr>
          <w:rFonts w:ascii="Times New Roman" w:eastAsiaTheme="minorEastAsia" w:hAnsi="Times New Roman" w:cs="Times New Roman"/>
          <w:sz w:val="24"/>
          <w:szCs w:val="24"/>
        </w:rPr>
        <w:t>主要结构</w:t>
      </w:r>
      <w:ins w:id="16" w:author="User" w:date="2016-10-24T17:49:00Z">
        <w:r w:rsidR="00231D64">
          <w:rPr>
            <w:rFonts w:ascii="Times New Roman" w:eastAsiaTheme="minorEastAsia" w:hAnsi="Times New Roman" w:cs="Times New Roman" w:hint="eastAsia"/>
            <w:sz w:val="24"/>
            <w:szCs w:val="24"/>
          </w:rPr>
          <w:t>，又能突出地物</w:t>
        </w:r>
      </w:ins>
      <w:ins w:id="17" w:author="User" w:date="2016-10-24T17:50:00Z">
        <w:r w:rsidR="00231D64">
          <w:rPr>
            <w:rFonts w:ascii="Times New Roman" w:eastAsiaTheme="minorEastAsia" w:hAnsi="Times New Roman" w:cs="Times New Roman" w:hint="eastAsia"/>
            <w:sz w:val="24"/>
            <w:szCs w:val="24"/>
          </w:rPr>
          <w:t>具有区分能的</w:t>
        </w:r>
      </w:ins>
      <w:ins w:id="18" w:author="User" w:date="2016-10-24T17:49:00Z">
        <w:r w:rsidR="00231D64">
          <w:rPr>
            <w:rFonts w:ascii="Times New Roman" w:eastAsiaTheme="minorEastAsia" w:hAnsi="Times New Roman" w:cs="Times New Roman" w:hint="eastAsia"/>
            <w:sz w:val="24"/>
            <w:szCs w:val="24"/>
          </w:rPr>
          <w:t>边界特征</w:t>
        </w:r>
      </w:ins>
      <w:r w:rsidRPr="00C54053">
        <w:rPr>
          <w:rFonts w:ascii="Times New Roman" w:eastAsiaTheme="minorEastAsia" w:hAnsi="Times New Roman" w:cs="Times New Roman"/>
          <w:sz w:val="24"/>
          <w:szCs w:val="24"/>
        </w:rPr>
        <w:t>；</w:t>
      </w:r>
      <w:del w:id="19" w:author="User" w:date="2016-10-24T17:53:00Z">
        <w:r w:rsidRPr="00C54053" w:rsidDel="00231D64">
          <w:rPr>
            <w:rFonts w:ascii="Times New Roman" w:eastAsiaTheme="minorEastAsia" w:hAnsi="Times New Roman" w:cs="Times New Roman"/>
            <w:sz w:val="24"/>
            <w:szCs w:val="24"/>
          </w:rPr>
          <w:delText>最后</w:delText>
        </w:r>
      </w:del>
      <w:r w:rsidRPr="00C54053">
        <w:rPr>
          <w:rFonts w:ascii="Times New Roman" w:eastAsiaTheme="minorEastAsia" w:hAnsi="Times New Roman" w:cs="Times New Roman"/>
          <w:sz w:val="24"/>
          <w:szCs w:val="24"/>
        </w:rPr>
        <w:t>把点集中</w:t>
      </w:r>
      <w:proofErr w:type="gramStart"/>
      <w:r w:rsidR="00FD67DD" w:rsidRPr="00C54053">
        <w:rPr>
          <w:rFonts w:ascii="Times New Roman" w:eastAsiaTheme="minorEastAsia" w:hAnsi="Times New Roman" w:cs="Times New Roman"/>
          <w:sz w:val="24"/>
          <w:szCs w:val="24"/>
        </w:rPr>
        <w:t>所有</w:t>
      </w:r>
      <w:r w:rsidRPr="00C54053">
        <w:rPr>
          <w:rFonts w:ascii="Times New Roman" w:eastAsiaTheme="minorEastAsia" w:hAnsi="Times New Roman" w:cs="Times New Roman"/>
          <w:sz w:val="24"/>
          <w:szCs w:val="24"/>
        </w:rPr>
        <w:t>点</w:t>
      </w:r>
      <w:proofErr w:type="gramEnd"/>
      <w:r w:rsidR="00FD67DD"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特征整合</w:t>
      </w:r>
      <w:proofErr w:type="gramStart"/>
      <w:r w:rsidRPr="00C54053">
        <w:rPr>
          <w:rFonts w:ascii="Times New Roman" w:eastAsiaTheme="minorEastAsia" w:hAnsi="Times New Roman" w:cs="Times New Roman"/>
          <w:sz w:val="24"/>
          <w:szCs w:val="24"/>
        </w:rPr>
        <w:t>成点集特征</w:t>
      </w:r>
      <w:proofErr w:type="gramEnd"/>
      <w:r w:rsidRPr="00C54053">
        <w:rPr>
          <w:rFonts w:ascii="Times New Roman" w:eastAsiaTheme="minorEastAsia" w:hAnsi="Times New Roman" w:cs="Times New Roman"/>
          <w:sz w:val="24"/>
          <w:szCs w:val="24"/>
        </w:rPr>
        <w:t>，</w:t>
      </w:r>
      <w:ins w:id="20" w:author="User" w:date="2016-10-24T17:51:00Z">
        <w:r w:rsidR="00231D64">
          <w:rPr>
            <w:rFonts w:ascii="Times New Roman" w:eastAsiaTheme="minorEastAsia" w:hAnsi="Times New Roman" w:cs="Times New Roman" w:hint="eastAsia"/>
            <w:sz w:val="24"/>
            <w:szCs w:val="24"/>
          </w:rPr>
          <w:t>通过同时学习</w:t>
        </w:r>
      </w:ins>
      <w:del w:id="21" w:author="User" w:date="2016-10-24T17:50:00Z">
        <w:r w:rsidRPr="00C54053" w:rsidDel="00231D64">
          <w:rPr>
            <w:rFonts w:ascii="Times New Roman" w:eastAsiaTheme="minorEastAsia" w:hAnsi="Times New Roman" w:cs="Times New Roman"/>
            <w:sz w:val="24"/>
            <w:szCs w:val="24"/>
          </w:rPr>
          <w:delText>通过学</w:delText>
        </w:r>
      </w:del>
      <w:del w:id="22" w:author="User" w:date="2016-10-24T17:51:00Z">
        <w:r w:rsidRPr="00C54053" w:rsidDel="00231D64">
          <w:rPr>
            <w:rFonts w:ascii="Times New Roman" w:eastAsiaTheme="minorEastAsia" w:hAnsi="Times New Roman" w:cs="Times New Roman"/>
            <w:sz w:val="24"/>
            <w:szCs w:val="24"/>
          </w:rPr>
          <w:delText>习</w:delText>
        </w:r>
      </w:del>
      <w:ins w:id="23" w:author="User" w:date="2016-10-24T17:51:00Z">
        <w:r w:rsidR="00231D64">
          <w:rPr>
            <w:rFonts w:ascii="Times New Roman" w:eastAsiaTheme="minorEastAsia" w:hAnsi="Times New Roman" w:cs="Times New Roman" w:hint="eastAsia"/>
            <w:sz w:val="24"/>
            <w:szCs w:val="24"/>
          </w:rPr>
          <w:t>所有</w:t>
        </w:r>
      </w:ins>
      <w:proofErr w:type="gramStart"/>
      <w:r w:rsidRPr="00C54053">
        <w:rPr>
          <w:rFonts w:ascii="Times New Roman" w:eastAsiaTheme="minorEastAsia" w:hAnsi="Times New Roman" w:cs="Times New Roman"/>
          <w:sz w:val="24"/>
          <w:szCs w:val="24"/>
        </w:rPr>
        <w:t>多层次点集</w:t>
      </w:r>
      <w:ins w:id="24" w:author="User" w:date="2016-10-24T17:51:00Z">
        <w:r w:rsidR="00231D64">
          <w:rPr>
            <w:rFonts w:ascii="Times New Roman" w:eastAsiaTheme="minorEastAsia" w:hAnsi="Times New Roman" w:cs="Times New Roman" w:hint="eastAsia"/>
            <w:sz w:val="24"/>
            <w:szCs w:val="24"/>
          </w:rPr>
          <w:t>公共</w:t>
        </w:r>
      </w:ins>
      <w:proofErr w:type="gramEnd"/>
      <w:r w:rsidRPr="00C54053">
        <w:rPr>
          <w:rFonts w:ascii="Times New Roman" w:eastAsiaTheme="minorEastAsia" w:hAnsi="Times New Roman" w:cs="Times New Roman"/>
          <w:sz w:val="24"/>
          <w:szCs w:val="24"/>
        </w:rPr>
        <w:t>特征，</w:t>
      </w:r>
      <w:ins w:id="25" w:author="User" w:date="2016-10-24T17:51:00Z">
        <w:r w:rsidR="00231D64">
          <w:rPr>
            <w:rFonts w:ascii="Times New Roman" w:eastAsiaTheme="minorEastAsia" w:hAnsi="Times New Roman" w:cs="Times New Roman" w:hint="eastAsia"/>
            <w:sz w:val="24"/>
            <w:szCs w:val="24"/>
          </w:rPr>
          <w:t>但分开对不同层次进行分类的方法，既提高特征鲁棒性，又提高分类精度</w:t>
        </w:r>
      </w:ins>
      <w:ins w:id="26" w:author="User" w:date="2016-10-24T17:52:00Z">
        <w:r w:rsidR="00231D64">
          <w:rPr>
            <w:rFonts w:ascii="Times New Roman" w:eastAsiaTheme="minorEastAsia" w:hAnsi="Times New Roman" w:cs="Times New Roman" w:hint="eastAsia"/>
            <w:sz w:val="24"/>
            <w:szCs w:val="24"/>
          </w:rPr>
          <w:t>，最后联合各层</w:t>
        </w:r>
      </w:ins>
      <w:ins w:id="27" w:author="User" w:date="2016-10-24T17:53:00Z">
        <w:r w:rsidR="00231D64">
          <w:rPr>
            <w:rFonts w:ascii="Times New Roman" w:eastAsiaTheme="minorEastAsia" w:hAnsi="Times New Roman" w:cs="Times New Roman" w:hint="eastAsia"/>
            <w:sz w:val="24"/>
            <w:szCs w:val="24"/>
          </w:rPr>
          <w:t>次</w:t>
        </w:r>
      </w:ins>
      <w:ins w:id="28" w:author="User" w:date="2016-10-24T17:52:00Z">
        <w:r w:rsidR="00231D64">
          <w:rPr>
            <w:rFonts w:ascii="Times New Roman" w:eastAsiaTheme="minorEastAsia" w:hAnsi="Times New Roman" w:cs="Times New Roman" w:hint="eastAsia"/>
            <w:sz w:val="24"/>
            <w:szCs w:val="24"/>
          </w:rPr>
          <w:t>的分类结果，进行分类</w:t>
        </w:r>
      </w:ins>
      <w:del w:id="29" w:author="User" w:date="2016-10-24T17:52:00Z">
        <w:r w:rsidRPr="00C54053" w:rsidDel="00231D64">
          <w:rPr>
            <w:rFonts w:ascii="Times New Roman" w:eastAsiaTheme="minorEastAsia" w:hAnsi="Times New Roman" w:cs="Times New Roman"/>
            <w:sz w:val="24"/>
            <w:szCs w:val="24"/>
          </w:rPr>
          <w:delText>对不同层次点云联合分类，有效提高了点云分类精度</w:delText>
        </w:r>
      </w:del>
      <w:r w:rsidRPr="00C54053">
        <w:rPr>
          <w:rFonts w:ascii="Times New Roman" w:eastAsiaTheme="minorEastAsia" w:hAnsi="Times New Roman" w:cs="Times New Roman"/>
          <w:sz w:val="24"/>
          <w:szCs w:val="24"/>
        </w:rPr>
        <w:t>。该方法对复杂室外场景点云具有很好的性能，无需对点云进行栅格化，能对任意大小形状的点云进行分类。</w:t>
      </w:r>
    </w:p>
    <w:p w:rsidR="00E25226" w:rsidRPr="00C54053" w:rsidRDefault="00E25226">
      <w:pPr>
        <w:rPr>
          <w:rFonts w:ascii="Times New Roman" w:eastAsiaTheme="minorEastAsia" w:hAnsi="Times New Roman" w:cs="Times New Roman"/>
        </w:rPr>
      </w:pPr>
      <w:proofErr w:type="gramStart"/>
      <w:r w:rsidRPr="00C54053">
        <w:rPr>
          <w:rFonts w:ascii="Times New Roman" w:eastAsiaTheme="minorEastAsia" w:hAnsi="Times New Roman" w:cs="Times New Roman"/>
          <w:b/>
          <w:i/>
          <w:iCs/>
          <w:sz w:val="24"/>
          <w:szCs w:val="24"/>
        </w:rPr>
        <w:t>Index Terms</w:t>
      </w:r>
      <w:r w:rsidRPr="00C54053">
        <w:rPr>
          <w:rFonts w:ascii="Times New Roman" w:eastAsiaTheme="minorEastAsia" w:hAnsi="Times New Roman" w:cs="Times New Roman"/>
          <w:sz w:val="24"/>
          <w:szCs w:val="24"/>
        </w:rPr>
        <w:t>—Point cloud classification, deep neural network, point-cluster features.</w:t>
      </w:r>
      <w:proofErr w:type="gramEnd"/>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t>I. INTRODUCTION</w:t>
      </w:r>
    </w:p>
    <w:p w:rsidR="00E25226" w:rsidRPr="00C54053" w:rsidRDefault="00E25226">
      <w:pPr>
        <w:spacing w:line="300" w:lineRule="auto"/>
        <w:ind w:firstLine="480"/>
        <w:rPr>
          <w:rFonts w:ascii="Times New Roman" w:eastAsiaTheme="minorEastAsia" w:hAnsi="Times New Roman" w:cs="Times New Roman"/>
        </w:rPr>
      </w:pPr>
      <w:r w:rsidRPr="00C54053">
        <w:rPr>
          <w:rFonts w:ascii="Times New Roman" w:eastAsiaTheme="minorEastAsia" w:hAnsi="Times New Roman" w:cs="Times New Roman"/>
          <w:sz w:val="24"/>
          <w:szCs w:val="24"/>
        </w:rPr>
        <w:t>室外大场景激光雷</w:t>
      </w:r>
      <w:r w:rsidR="00E16A04">
        <w:rPr>
          <w:rFonts w:ascii="Times New Roman" w:eastAsiaTheme="minorEastAsia" w:hAnsi="Times New Roman" w:cs="Times New Roman"/>
          <w:sz w:val="24"/>
          <w:szCs w:val="24"/>
        </w:rPr>
        <w:t>达点云的自动精确分类是遥感和计算机视觉等领域难题，而特征提取</w:t>
      </w:r>
      <w:r w:rsidRPr="00C54053">
        <w:rPr>
          <w:rFonts w:ascii="Times New Roman" w:eastAsiaTheme="minorEastAsia" w:hAnsi="Times New Roman" w:cs="Times New Roman"/>
          <w:sz w:val="24"/>
          <w:szCs w:val="24"/>
        </w:rPr>
        <w:t>优劣决定了分类结果好坏。当前已经有大量特征算子被用于点云分类并取得良好的分类效果，如</w:t>
      </w:r>
      <w:r w:rsidRPr="00C54053">
        <w:rPr>
          <w:rFonts w:ascii="Times New Roman" w:eastAsiaTheme="minorEastAsia" w:hAnsi="Times New Roman" w:cs="Times New Roman"/>
          <w:sz w:val="24"/>
          <w:szCs w:val="24"/>
        </w:rPr>
        <w:t>spin</w:t>
      </w: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[1]</w:t>
      </w:r>
      <w:r w:rsidR="00E16A04">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曲率</w:t>
      </w:r>
      <w:r w:rsidR="00E16A04">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法向量等。而以这些特征算子为基础，进行进一步特征提取，能获取更有效的特征，进一步提高分类精度。当前特征提取方法有</w:t>
      </w:r>
      <w:r w:rsidRPr="00C54053">
        <w:rPr>
          <w:rFonts w:ascii="Times New Roman" w:eastAsiaTheme="minorEastAsia" w:hAnsi="Times New Roman" w:cs="Times New Roman"/>
          <w:sz w:val="24"/>
          <w:szCs w:val="24"/>
        </w:rPr>
        <w:t>bag of words (</w:t>
      </w:r>
      <w:proofErr w:type="spellStart"/>
      <w:r w:rsidRPr="00C54053">
        <w:rPr>
          <w:rFonts w:ascii="Times New Roman" w:eastAsiaTheme="minorEastAsia" w:hAnsi="Times New Roman" w:cs="Times New Roman"/>
          <w:sz w:val="24"/>
          <w:szCs w:val="24"/>
        </w:rPr>
        <w:t>BoW</w:t>
      </w:r>
      <w:proofErr w:type="spellEnd"/>
      <w:r w:rsidRPr="00C54053">
        <w:rPr>
          <w:rFonts w:ascii="Times New Roman" w:eastAsiaTheme="minorEastAsia" w:hAnsi="Times New Roman" w:cs="Times New Roman"/>
          <w:sz w:val="24"/>
          <w:szCs w:val="24"/>
        </w:rPr>
        <w:t>)</w:t>
      </w:r>
      <w:r w:rsidR="00E16A04">
        <w:rPr>
          <w:rFonts w:ascii="Times New Roman" w:eastAsiaTheme="minorEastAsia" w:hAnsi="Times New Roman" w:cs="Times New Roman"/>
          <w:sz w:val="24"/>
          <w:szCs w:val="24"/>
        </w:rPr>
        <w:t>，稀疏性约束等方法，这些特征提取方法能被</w:t>
      </w:r>
      <w:r w:rsidR="00E16A04">
        <w:rPr>
          <w:rFonts w:ascii="Times New Roman" w:eastAsiaTheme="minorEastAsia" w:hAnsi="Times New Roman" w:cs="Times New Roman" w:hint="eastAsia"/>
          <w:sz w:val="24"/>
          <w:szCs w:val="24"/>
        </w:rPr>
        <w:t>看作</w:t>
      </w:r>
      <w:r w:rsidRPr="00C54053">
        <w:rPr>
          <w:rFonts w:ascii="Times New Roman" w:eastAsiaTheme="minorEastAsia" w:hAnsi="Times New Roman" w:cs="Times New Roman"/>
          <w:sz w:val="24"/>
          <w:szCs w:val="24"/>
        </w:rPr>
        <w:t>单层神经网络，而这种单层结构限制了特征的表达能力。</w:t>
      </w:r>
      <w:r w:rsidR="00E16A04">
        <w:rPr>
          <w:rFonts w:ascii="Times New Roman" w:eastAsiaTheme="minorEastAsia" w:hAnsi="Times New Roman" w:cs="Times New Roman" w:hint="eastAsia"/>
          <w:sz w:val="24"/>
          <w:szCs w:val="24"/>
        </w:rPr>
        <w:t>基于</w:t>
      </w:r>
      <w:r w:rsidRPr="00C54053">
        <w:rPr>
          <w:rFonts w:ascii="Times New Roman" w:eastAsiaTheme="minorEastAsia" w:hAnsi="Times New Roman" w:cs="Times New Roman"/>
          <w:sz w:val="24"/>
          <w:szCs w:val="24"/>
        </w:rPr>
        <w:t>深度学习建立</w:t>
      </w:r>
      <w:r w:rsidR="00E16A04">
        <w:rPr>
          <w:rFonts w:ascii="Times New Roman" w:eastAsiaTheme="minorEastAsia" w:hAnsi="Times New Roman" w:cs="Times New Roman" w:hint="eastAsia"/>
          <w:sz w:val="24"/>
          <w:szCs w:val="24"/>
        </w:rPr>
        <w:t>的</w:t>
      </w:r>
      <w:r w:rsidRPr="00C54053">
        <w:rPr>
          <w:rFonts w:ascii="Times New Roman" w:eastAsiaTheme="minorEastAsia" w:hAnsi="Times New Roman" w:cs="Times New Roman"/>
          <w:sz w:val="24"/>
          <w:szCs w:val="24"/>
        </w:rPr>
        <w:t>多层神经网络结构，能学习到相对单层结构更好的特征表达形式。</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深度学习用于点云分类的研究还较少，主要原因是点</w:t>
      </w:r>
      <w:proofErr w:type="gramStart"/>
      <w:r w:rsidRPr="00C54053">
        <w:rPr>
          <w:rFonts w:ascii="Times New Roman" w:eastAsiaTheme="minorEastAsia" w:hAnsi="Times New Roman" w:cs="Times New Roman"/>
          <w:sz w:val="24"/>
          <w:szCs w:val="24"/>
        </w:rPr>
        <w:t>云数据</w:t>
      </w:r>
      <w:proofErr w:type="gramEnd"/>
      <w:r w:rsidRPr="00C54053">
        <w:rPr>
          <w:rFonts w:ascii="Times New Roman" w:eastAsiaTheme="minorEastAsia" w:hAnsi="Times New Roman" w:cs="Times New Roman"/>
          <w:sz w:val="24"/>
          <w:szCs w:val="24"/>
        </w:rPr>
        <w:t>缺乏组织性，无法像图像一样通过窗口移动在图像中获取大小相同且具有明确相邻关系的图像块进行训练。正因为此，当前</w:t>
      </w:r>
      <w:r w:rsidR="000250F4">
        <w:rPr>
          <w:rFonts w:ascii="Times New Roman" w:eastAsiaTheme="minorEastAsia" w:hAnsi="Times New Roman" w:cs="Times New Roman" w:hint="eastAsia"/>
          <w:sz w:val="24"/>
          <w:szCs w:val="24"/>
        </w:rPr>
        <w:t>基于</w:t>
      </w:r>
      <w:r w:rsidRPr="00C54053">
        <w:rPr>
          <w:rFonts w:ascii="Times New Roman" w:eastAsiaTheme="minorEastAsia" w:hAnsi="Times New Roman" w:cs="Times New Roman"/>
          <w:sz w:val="24"/>
          <w:szCs w:val="24"/>
        </w:rPr>
        <w:t>深度学习进行点云分类方法先栅格化点云或三维目标，再进行下一步处理。但栅格化会带来三维信息丢失，并且栅格大小也会影响最后分类精度</w:t>
      </w:r>
      <w:ins w:id="30" w:author="User" w:date="2016-10-24T10:30:00Z">
        <w:r w:rsidR="00945FC0">
          <w:rPr>
            <w:rFonts w:ascii="Times New Roman" w:eastAsiaTheme="minorEastAsia" w:hAnsi="Times New Roman" w:cs="Times New Roman" w:hint="eastAsia"/>
            <w:sz w:val="24"/>
            <w:szCs w:val="24"/>
          </w:rPr>
          <w:t>，尤其是在一个点云密度变化较大的场景</w:t>
        </w:r>
      </w:ins>
      <w:ins w:id="31" w:author="User" w:date="2016-10-24T10:31:00Z">
        <w:r w:rsidR="00945FC0">
          <w:rPr>
            <w:rFonts w:ascii="Times New Roman" w:eastAsiaTheme="minorEastAsia" w:hAnsi="Times New Roman" w:cs="Times New Roman" w:hint="eastAsia"/>
            <w:sz w:val="24"/>
            <w:szCs w:val="24"/>
          </w:rPr>
          <w:t>中栅格大小无法很好的确定</w:t>
        </w:r>
      </w:ins>
      <w:r w:rsidRPr="00C54053">
        <w:rPr>
          <w:rFonts w:ascii="Times New Roman" w:eastAsiaTheme="minorEastAsia" w:hAnsi="Times New Roman" w:cs="Times New Roman"/>
          <w:sz w:val="24"/>
          <w:szCs w:val="24"/>
        </w:rPr>
        <w:t>。</w:t>
      </w:r>
    </w:p>
    <w:p w:rsidR="00E25226" w:rsidRPr="00C54053" w:rsidRDefault="007F1A84">
      <w:pPr>
        <w:spacing w:line="300" w:lineRule="auto"/>
        <w:ind w:firstLine="480"/>
        <w:rPr>
          <w:rFonts w:ascii="Times New Roman" w:eastAsiaTheme="minorEastAsia" w:hAnsi="Times New Roman" w:cs="Times New Roman"/>
        </w:rPr>
      </w:pPr>
      <w:r>
        <w:rPr>
          <w:rFonts w:ascii="Times New Roman" w:eastAsiaTheme="minorEastAsia" w:hAnsi="Times New Roman" w:cs="Times New Roman" w:hint="eastAsia"/>
          <w:sz w:val="24"/>
          <w:szCs w:val="24"/>
        </w:rPr>
        <w:lastRenderedPageBreak/>
        <w:t>本文</w:t>
      </w:r>
      <w:r w:rsidR="00E25226" w:rsidRPr="00C54053">
        <w:rPr>
          <w:rFonts w:ascii="Times New Roman" w:eastAsiaTheme="minorEastAsia" w:hAnsi="Times New Roman" w:cs="Times New Roman"/>
          <w:sz w:val="24"/>
          <w:szCs w:val="24"/>
        </w:rPr>
        <w:t>提出了一种具有特征结构性和空间结构性</w:t>
      </w:r>
      <w:r w:rsidRPr="00C54053">
        <w:rPr>
          <w:rFonts w:ascii="Times New Roman" w:eastAsiaTheme="minorEastAsia" w:hAnsi="Times New Roman" w:cs="Times New Roman"/>
          <w:sz w:val="24"/>
          <w:szCs w:val="24"/>
        </w:rPr>
        <w:t>的深度学习网络</w:t>
      </w:r>
      <w:r w:rsidR="00486886">
        <w:rPr>
          <w:rFonts w:ascii="Times New Roman" w:eastAsiaTheme="minorEastAsia" w:hAnsi="Times New Roman" w:cs="Times New Roman" w:hint="eastAsia"/>
          <w:sz w:val="24"/>
          <w:szCs w:val="24"/>
        </w:rPr>
        <w:t>，用于</w:t>
      </w:r>
      <w:r w:rsidR="00E25226" w:rsidRPr="00C54053">
        <w:rPr>
          <w:rFonts w:ascii="Times New Roman" w:eastAsiaTheme="minorEastAsia" w:hAnsi="Times New Roman" w:cs="Times New Roman"/>
          <w:sz w:val="24"/>
          <w:szCs w:val="24"/>
        </w:rPr>
        <w:t>多层次</w:t>
      </w:r>
      <w:proofErr w:type="gramStart"/>
      <w:r>
        <w:rPr>
          <w:rFonts w:ascii="Times New Roman" w:eastAsiaTheme="minorEastAsia" w:hAnsi="Times New Roman" w:cs="Times New Roman" w:hint="eastAsia"/>
          <w:sz w:val="24"/>
          <w:szCs w:val="24"/>
        </w:rPr>
        <w:t>点集</w:t>
      </w:r>
      <w:r w:rsidR="00E25226" w:rsidRPr="00C54053">
        <w:rPr>
          <w:rFonts w:ascii="Times New Roman" w:eastAsiaTheme="minorEastAsia" w:hAnsi="Times New Roman" w:cs="Times New Roman"/>
          <w:sz w:val="24"/>
          <w:szCs w:val="24"/>
        </w:rPr>
        <w:t>特征</w:t>
      </w:r>
      <w:proofErr w:type="gramEnd"/>
      <w:r w:rsidR="00486886">
        <w:rPr>
          <w:rFonts w:ascii="Times New Roman" w:eastAsiaTheme="minorEastAsia" w:hAnsi="Times New Roman" w:cs="Times New Roman" w:hint="eastAsia"/>
          <w:sz w:val="24"/>
          <w:szCs w:val="24"/>
        </w:rPr>
        <w:t>学习，以实现大场景地物点云</w:t>
      </w:r>
      <w:r w:rsidR="00E25226" w:rsidRPr="00C54053">
        <w:rPr>
          <w:rFonts w:ascii="Times New Roman" w:eastAsiaTheme="minorEastAsia" w:hAnsi="Times New Roman" w:cs="Times New Roman"/>
          <w:sz w:val="24"/>
          <w:szCs w:val="24"/>
        </w:rPr>
        <w:t>分类。通过分割原始无序的点</w:t>
      </w:r>
      <w:proofErr w:type="gramStart"/>
      <w:r w:rsidR="00E25226" w:rsidRPr="00C54053">
        <w:rPr>
          <w:rFonts w:ascii="Times New Roman" w:eastAsiaTheme="minorEastAsia" w:hAnsi="Times New Roman" w:cs="Times New Roman"/>
          <w:sz w:val="24"/>
          <w:szCs w:val="24"/>
        </w:rPr>
        <w:t>云形成</w:t>
      </w:r>
      <w:proofErr w:type="gramEnd"/>
      <w:r w:rsidR="00E25226" w:rsidRPr="00C54053">
        <w:rPr>
          <w:rFonts w:ascii="Times New Roman" w:eastAsiaTheme="minorEastAsia" w:hAnsi="Times New Roman" w:cs="Times New Roman"/>
          <w:sz w:val="24"/>
          <w:szCs w:val="24"/>
        </w:rPr>
        <w:t>多层次点集，</w:t>
      </w:r>
      <w:r w:rsidR="00486886">
        <w:rPr>
          <w:rFonts w:ascii="Times New Roman" w:eastAsiaTheme="minorEastAsia" w:hAnsi="Times New Roman" w:cs="Times New Roman" w:hint="eastAsia"/>
          <w:sz w:val="24"/>
          <w:szCs w:val="24"/>
        </w:rPr>
        <w:t>基于</w:t>
      </w:r>
      <w:r w:rsidR="00E25226" w:rsidRPr="00C54053">
        <w:rPr>
          <w:rFonts w:ascii="Times New Roman" w:eastAsiaTheme="minorEastAsia" w:hAnsi="Times New Roman" w:cs="Times New Roman"/>
          <w:sz w:val="24"/>
          <w:szCs w:val="24"/>
        </w:rPr>
        <w:t>点</w:t>
      </w:r>
      <w:r w:rsidR="00486886">
        <w:rPr>
          <w:rFonts w:ascii="Times New Roman" w:eastAsiaTheme="minorEastAsia" w:hAnsi="Times New Roman" w:cs="Times New Roman" w:hint="eastAsia"/>
          <w:sz w:val="24"/>
          <w:szCs w:val="24"/>
        </w:rPr>
        <w:t>的</w:t>
      </w:r>
      <w:r w:rsidR="00E25226" w:rsidRPr="00C54053">
        <w:rPr>
          <w:rFonts w:ascii="Times New Roman" w:eastAsiaTheme="minorEastAsia" w:hAnsi="Times New Roman" w:cs="Times New Roman"/>
          <w:sz w:val="24"/>
          <w:szCs w:val="24"/>
        </w:rPr>
        <w:t>特征，学习</w:t>
      </w:r>
      <w:proofErr w:type="gramStart"/>
      <w:r w:rsidR="00E25226" w:rsidRPr="00C54053">
        <w:rPr>
          <w:rFonts w:ascii="Times New Roman" w:eastAsiaTheme="minorEastAsia" w:hAnsi="Times New Roman" w:cs="Times New Roman"/>
          <w:sz w:val="24"/>
          <w:szCs w:val="24"/>
        </w:rPr>
        <w:t>点集特征</w:t>
      </w:r>
      <w:proofErr w:type="gramEnd"/>
      <w:r w:rsidR="00E25226" w:rsidRPr="00C54053">
        <w:rPr>
          <w:rFonts w:ascii="Times New Roman" w:eastAsiaTheme="minorEastAsia" w:hAnsi="Times New Roman" w:cs="Times New Roman"/>
          <w:sz w:val="24"/>
          <w:szCs w:val="24"/>
        </w:rPr>
        <w:t>并进行分类，避免栅格化带来精度损失的同时，又能利用深度学习强大的特征表达能力提高分类精度。虽然</w:t>
      </w:r>
      <w:r w:rsidR="00FD67DD" w:rsidRPr="00C54053">
        <w:rPr>
          <w:rFonts w:ascii="Times New Roman" w:eastAsiaTheme="minorEastAsia" w:hAnsi="Times New Roman" w:cs="Times New Roman"/>
          <w:sz w:val="24"/>
          <w:szCs w:val="24"/>
        </w:rPr>
        <w:t>点云中点</w:t>
      </w:r>
      <w:r w:rsidR="00E25226" w:rsidRPr="00C54053">
        <w:rPr>
          <w:rFonts w:ascii="Times New Roman" w:eastAsiaTheme="minorEastAsia" w:hAnsi="Times New Roman" w:cs="Times New Roman"/>
          <w:sz w:val="24"/>
          <w:szCs w:val="24"/>
        </w:rPr>
        <w:t>特征能直接利用深度学习进行特征提取，但是无法充分利用点与点之间的关系，且在大量点云中进行逐点分类效率很低。本文的深度神经网络也能进行</w:t>
      </w:r>
      <w:r w:rsidR="00FD67DD" w:rsidRPr="00C54053">
        <w:rPr>
          <w:rFonts w:ascii="Times New Roman" w:eastAsiaTheme="minorEastAsia" w:hAnsi="Times New Roman" w:cs="Times New Roman"/>
          <w:sz w:val="24"/>
          <w:szCs w:val="24"/>
        </w:rPr>
        <w:t>基于</w:t>
      </w:r>
      <w:r w:rsidR="00E25226" w:rsidRPr="00C54053">
        <w:rPr>
          <w:rFonts w:ascii="Times New Roman" w:eastAsiaTheme="minorEastAsia" w:hAnsi="Times New Roman" w:cs="Times New Roman"/>
          <w:sz w:val="24"/>
          <w:szCs w:val="24"/>
        </w:rPr>
        <w:t>点的分类，只需把</w:t>
      </w:r>
      <w:r w:rsidR="008A18D7">
        <w:rPr>
          <w:rFonts w:ascii="Times New Roman" w:eastAsiaTheme="minorEastAsia" w:hAnsi="Times New Roman" w:cs="Times New Roman" w:hint="eastAsia"/>
          <w:sz w:val="24"/>
          <w:szCs w:val="24"/>
        </w:rPr>
        <w:t>每</w:t>
      </w:r>
      <w:r w:rsidR="00FD67DD" w:rsidRPr="00C54053">
        <w:rPr>
          <w:rFonts w:ascii="Times New Roman" w:eastAsiaTheme="minorEastAsia" w:hAnsi="Times New Roman" w:cs="Times New Roman"/>
          <w:sz w:val="24"/>
          <w:szCs w:val="24"/>
        </w:rPr>
        <w:t>一</w:t>
      </w:r>
      <w:r w:rsidR="00E25226" w:rsidRPr="00C54053">
        <w:rPr>
          <w:rFonts w:ascii="Times New Roman" w:eastAsiaTheme="minorEastAsia" w:hAnsi="Times New Roman" w:cs="Times New Roman"/>
          <w:sz w:val="24"/>
          <w:szCs w:val="24"/>
        </w:rPr>
        <w:t>点集看</w:t>
      </w:r>
      <w:r w:rsidR="00FD67DD" w:rsidRPr="00C54053">
        <w:rPr>
          <w:rFonts w:ascii="Times New Roman" w:eastAsiaTheme="minorEastAsia" w:hAnsi="Times New Roman" w:cs="Times New Roman"/>
          <w:sz w:val="24"/>
          <w:szCs w:val="24"/>
        </w:rPr>
        <w:t>作</w:t>
      </w:r>
      <w:r w:rsidR="008A18D7">
        <w:rPr>
          <w:rFonts w:ascii="Times New Roman" w:eastAsiaTheme="minorEastAsia" w:hAnsi="Times New Roman" w:cs="Times New Roman" w:hint="eastAsia"/>
          <w:sz w:val="24"/>
          <w:szCs w:val="24"/>
        </w:rPr>
        <w:t>该</w:t>
      </w:r>
      <w:r w:rsidR="00E25226" w:rsidRPr="00C54053">
        <w:rPr>
          <w:rFonts w:ascii="Times New Roman" w:eastAsiaTheme="minorEastAsia" w:hAnsi="Times New Roman" w:cs="Times New Roman"/>
          <w:sz w:val="24"/>
          <w:szCs w:val="24"/>
        </w:rPr>
        <w:t>点一定邻域</w:t>
      </w:r>
      <w:r w:rsidR="008A18D7">
        <w:rPr>
          <w:rFonts w:ascii="Times New Roman" w:eastAsiaTheme="minorEastAsia" w:hAnsi="Times New Roman" w:cs="Times New Roman" w:hint="eastAsia"/>
          <w:sz w:val="24"/>
          <w:szCs w:val="24"/>
        </w:rPr>
        <w:t>内</w:t>
      </w:r>
      <w:r w:rsidR="00E25226" w:rsidRPr="00C54053">
        <w:rPr>
          <w:rFonts w:ascii="Times New Roman" w:eastAsiaTheme="minorEastAsia" w:hAnsi="Times New Roman" w:cs="Times New Roman"/>
          <w:sz w:val="24"/>
          <w:szCs w:val="24"/>
        </w:rPr>
        <w:t>点</w:t>
      </w:r>
      <w:r w:rsidR="00FD67DD" w:rsidRPr="00C54053">
        <w:rPr>
          <w:rFonts w:ascii="Times New Roman" w:eastAsiaTheme="minorEastAsia" w:hAnsi="Times New Roman" w:cs="Times New Roman"/>
          <w:sz w:val="24"/>
          <w:szCs w:val="24"/>
        </w:rPr>
        <w:t>的集合</w:t>
      </w:r>
      <w:r w:rsidR="00E25226" w:rsidRPr="00C54053">
        <w:rPr>
          <w:rFonts w:ascii="Times New Roman" w:eastAsiaTheme="minorEastAsia" w:hAnsi="Times New Roman" w:cs="Times New Roman"/>
          <w:sz w:val="24"/>
          <w:szCs w:val="24"/>
        </w:rPr>
        <w:t>即可。本文的主要贡献是</w:t>
      </w:r>
      <w:r w:rsidR="00E16A04">
        <w:rPr>
          <w:rFonts w:ascii="Times New Roman" w:eastAsiaTheme="minorEastAsia" w:hAnsi="Times New Roman" w:cs="Times New Roman" w:hint="eastAsia"/>
          <w:sz w:val="24"/>
          <w:szCs w:val="24"/>
        </w:rPr>
        <w:t>：</w:t>
      </w:r>
    </w:p>
    <w:p w:rsidR="00E25226" w:rsidRPr="00C54053" w:rsidRDefault="00E25226" w:rsidP="00801CBD">
      <w:pPr>
        <w:spacing w:line="300" w:lineRule="auto"/>
        <w:ind w:firstLine="480"/>
        <w:rPr>
          <w:rFonts w:ascii="Times New Roman" w:eastAsiaTheme="minorEastAsia" w:hAnsi="Times New Roman" w:cs="Times New Roman"/>
        </w:rPr>
      </w:pPr>
      <w:r w:rsidRPr="00C54053">
        <w:rPr>
          <w:rFonts w:ascii="Times New Roman" w:eastAsiaTheme="minorEastAsia" w:hAnsi="Times New Roman" w:cs="Times New Roman"/>
          <w:i/>
          <w:sz w:val="24"/>
          <w:szCs w:val="24"/>
        </w:rPr>
        <w:t>i</w:t>
      </w:r>
      <w:r w:rsidRPr="00C54053">
        <w:rPr>
          <w:rFonts w:ascii="Times New Roman" w:eastAsiaTheme="minorEastAsia" w:hAnsi="Times New Roman" w:cs="Times New Roman"/>
          <w:sz w:val="24"/>
          <w:szCs w:val="24"/>
        </w:rPr>
        <w:t xml:space="preserve">) </w:t>
      </w:r>
      <w:r w:rsidR="00E16A04">
        <w:rPr>
          <w:rFonts w:ascii="Times New Roman" w:eastAsiaTheme="minorEastAsia" w:hAnsi="Times New Roman" w:cs="Times New Roman"/>
          <w:sz w:val="24"/>
          <w:szCs w:val="24"/>
        </w:rPr>
        <w:t>提出一种</w:t>
      </w:r>
      <w:ins w:id="32" w:author="User" w:date="2016-10-24T02:24:00Z">
        <w:r w:rsidR="00945FC0">
          <w:rPr>
            <w:rFonts w:ascii="Times New Roman" w:eastAsiaTheme="minorEastAsia" w:hAnsi="Times New Roman" w:cs="Times New Roman" w:hint="eastAsia"/>
            <w:sz w:val="24"/>
            <w:szCs w:val="24"/>
          </w:rPr>
          <w:t>能够</w:t>
        </w:r>
        <w:r w:rsidR="008D625E">
          <w:rPr>
            <w:rFonts w:ascii="Times New Roman" w:eastAsiaTheme="minorEastAsia" w:hAnsi="Times New Roman" w:cs="Times New Roman" w:hint="eastAsia"/>
            <w:sz w:val="24"/>
            <w:szCs w:val="24"/>
          </w:rPr>
          <w:t>直接用于</w:t>
        </w:r>
        <w:proofErr w:type="gramStart"/>
        <w:r w:rsidR="008D625E">
          <w:rPr>
            <w:rFonts w:ascii="Times New Roman" w:eastAsiaTheme="minorEastAsia" w:hAnsi="Times New Roman" w:cs="Times New Roman" w:hint="eastAsia"/>
            <w:sz w:val="24"/>
            <w:szCs w:val="24"/>
          </w:rPr>
          <w:t>原始</w:t>
        </w:r>
        <w:r w:rsidR="00945FC0" w:rsidRPr="00945FC0">
          <w:rPr>
            <w:rFonts w:ascii="Times New Roman" w:eastAsiaTheme="minorEastAsia" w:hAnsi="Times New Roman" w:cs="Times New Roman" w:hint="eastAsia"/>
            <w:sz w:val="24"/>
            <w:szCs w:val="24"/>
          </w:rPr>
          <w:t>点</w:t>
        </w:r>
        <w:proofErr w:type="gramEnd"/>
        <w:r w:rsidR="00945FC0" w:rsidRPr="00945FC0">
          <w:rPr>
            <w:rFonts w:ascii="Times New Roman" w:eastAsiaTheme="minorEastAsia" w:hAnsi="Times New Roman" w:cs="Times New Roman" w:hint="eastAsia"/>
            <w:sz w:val="24"/>
            <w:szCs w:val="24"/>
          </w:rPr>
          <w:t>云</w:t>
        </w:r>
      </w:ins>
      <w:ins w:id="33" w:author="User" w:date="2016-10-24T10:31:00Z">
        <w:r w:rsidR="00945FC0">
          <w:rPr>
            <w:rFonts w:ascii="Times New Roman" w:eastAsiaTheme="minorEastAsia" w:hAnsi="Times New Roman" w:cs="Times New Roman" w:hint="eastAsia"/>
            <w:sz w:val="24"/>
            <w:szCs w:val="24"/>
          </w:rPr>
          <w:t>的</w:t>
        </w:r>
      </w:ins>
      <w:ins w:id="34" w:author="User" w:date="2016-10-24T13:42:00Z">
        <w:r w:rsidR="00801CBD" w:rsidRPr="00801CBD">
          <w:rPr>
            <w:rFonts w:ascii="Times New Roman" w:eastAsiaTheme="minorEastAsia" w:hAnsi="Times New Roman" w:cs="Times New Roman" w:hint="eastAsia"/>
            <w:sz w:val="24"/>
            <w:szCs w:val="24"/>
          </w:rPr>
          <w:t>多层次</w:t>
        </w:r>
      </w:ins>
      <w:del w:id="35" w:author="User" w:date="2016-10-24T11:41:00Z">
        <w:r w:rsidR="00E16A04" w:rsidDel="004670A5">
          <w:rPr>
            <w:rFonts w:ascii="Times New Roman" w:eastAsiaTheme="minorEastAsia" w:hAnsi="Times New Roman" w:cs="Times New Roman"/>
            <w:sz w:val="24"/>
            <w:szCs w:val="24"/>
          </w:rPr>
          <w:delText>多层次深度</w:delText>
        </w:r>
      </w:del>
      <w:r w:rsidR="00E16A04">
        <w:rPr>
          <w:rFonts w:ascii="Times New Roman" w:eastAsiaTheme="minorEastAsia" w:hAnsi="Times New Roman" w:cs="Times New Roman"/>
          <w:sz w:val="24"/>
          <w:szCs w:val="24"/>
        </w:rPr>
        <w:t>神经网络模型。该模型</w:t>
      </w:r>
      <w:del w:id="36" w:author="User" w:date="2016-10-24T02:24:00Z">
        <w:r w:rsidRPr="00C54053" w:rsidDel="00945FC0">
          <w:rPr>
            <w:rFonts w:ascii="Times New Roman" w:eastAsiaTheme="minorEastAsia" w:hAnsi="Times New Roman" w:cs="Times New Roman"/>
            <w:sz w:val="24"/>
            <w:szCs w:val="24"/>
          </w:rPr>
          <w:delText>直接用于原始激光雷达点云</w:delText>
        </w:r>
      </w:del>
      <w:del w:id="37" w:author="User" w:date="2016-10-24T02:25:00Z">
        <w:r w:rsidRPr="00C54053" w:rsidDel="00945FC0">
          <w:rPr>
            <w:rFonts w:ascii="Times New Roman" w:eastAsiaTheme="minorEastAsia" w:hAnsi="Times New Roman" w:cs="Times New Roman"/>
            <w:sz w:val="24"/>
            <w:szCs w:val="24"/>
          </w:rPr>
          <w:delText>，</w:delText>
        </w:r>
      </w:del>
      <w:ins w:id="38" w:author="User" w:date="2016-10-24T10:25:00Z">
        <w:r w:rsidR="00945FC0">
          <w:rPr>
            <w:rFonts w:ascii="Times New Roman" w:eastAsiaTheme="minorEastAsia" w:hAnsi="Times New Roman" w:cs="Times New Roman" w:hint="eastAsia"/>
            <w:sz w:val="24"/>
            <w:szCs w:val="24"/>
          </w:rPr>
          <w:t>相比于</w:t>
        </w:r>
      </w:ins>
      <w:ins w:id="39" w:author="User" w:date="2016-10-24T10:28:00Z">
        <w:r w:rsidR="00945FC0">
          <w:rPr>
            <w:rFonts w:ascii="Times New Roman" w:eastAsiaTheme="minorEastAsia" w:hAnsi="Times New Roman" w:cs="Times New Roman" w:hint="eastAsia"/>
            <w:sz w:val="24"/>
            <w:szCs w:val="24"/>
          </w:rPr>
          <w:t>其他</w:t>
        </w:r>
      </w:ins>
      <w:ins w:id="40" w:author="User" w:date="2016-10-24T10:25:00Z">
        <w:r w:rsidR="00945FC0">
          <w:rPr>
            <w:rFonts w:ascii="Times New Roman" w:eastAsiaTheme="minorEastAsia" w:hAnsi="Times New Roman" w:cs="Times New Roman" w:hint="eastAsia"/>
            <w:sz w:val="24"/>
            <w:szCs w:val="24"/>
          </w:rPr>
          <w:t>处理点云的神经网络，</w:t>
        </w:r>
      </w:ins>
      <w:r w:rsidRPr="00C54053">
        <w:rPr>
          <w:rFonts w:ascii="Times New Roman" w:eastAsiaTheme="minorEastAsia" w:hAnsi="Times New Roman" w:cs="Times New Roman"/>
          <w:sz w:val="24"/>
          <w:szCs w:val="24"/>
        </w:rPr>
        <w:t>无需对点云进行栅格化</w:t>
      </w:r>
      <w:ins w:id="41" w:author="User" w:date="2016-10-24T10:28:00Z">
        <w:r w:rsidR="00945FC0">
          <w:rPr>
            <w:rFonts w:ascii="Times New Roman" w:eastAsiaTheme="minorEastAsia" w:hAnsi="Times New Roman" w:cs="Times New Roman" w:hint="eastAsia"/>
            <w:sz w:val="24"/>
            <w:szCs w:val="24"/>
          </w:rPr>
          <w:t>，</w:t>
        </w:r>
      </w:ins>
      <w:ins w:id="42" w:author="User" w:date="2016-10-24T11:37:00Z">
        <w:r w:rsidR="00AF4242">
          <w:rPr>
            <w:rFonts w:ascii="Times New Roman" w:eastAsiaTheme="minorEastAsia" w:hAnsi="Times New Roman" w:cs="Times New Roman" w:hint="eastAsia"/>
            <w:sz w:val="24"/>
            <w:szCs w:val="24"/>
          </w:rPr>
          <w:t>该模型以</w:t>
        </w:r>
        <w:r w:rsidR="00AF4242" w:rsidRPr="00AF4242">
          <w:rPr>
            <w:rFonts w:ascii="Times New Roman" w:eastAsiaTheme="minorEastAsia" w:hAnsi="Times New Roman" w:cs="Times New Roman" w:hint="eastAsia"/>
            <w:sz w:val="24"/>
            <w:szCs w:val="24"/>
          </w:rPr>
          <w:t>每一个点集中</w:t>
        </w:r>
        <w:proofErr w:type="gramStart"/>
        <w:r w:rsidR="00AF4242" w:rsidRPr="00AF4242">
          <w:rPr>
            <w:rFonts w:ascii="Times New Roman" w:eastAsiaTheme="minorEastAsia" w:hAnsi="Times New Roman" w:cs="Times New Roman" w:hint="eastAsia"/>
            <w:sz w:val="24"/>
            <w:szCs w:val="24"/>
          </w:rPr>
          <w:t>所有点</w:t>
        </w:r>
        <w:proofErr w:type="gramEnd"/>
        <w:r w:rsidR="00AF4242" w:rsidRPr="00AF4242">
          <w:rPr>
            <w:rFonts w:ascii="Times New Roman" w:eastAsiaTheme="minorEastAsia" w:hAnsi="Times New Roman" w:cs="Times New Roman" w:hint="eastAsia"/>
            <w:sz w:val="24"/>
            <w:szCs w:val="24"/>
          </w:rPr>
          <w:t>的特征</w:t>
        </w:r>
      </w:ins>
      <w:ins w:id="43" w:author="User" w:date="2016-10-24T11:38:00Z">
        <w:r w:rsidR="00AF4242">
          <w:rPr>
            <w:rFonts w:ascii="Times New Roman" w:eastAsiaTheme="minorEastAsia" w:hAnsi="Times New Roman" w:cs="Times New Roman" w:hint="eastAsia"/>
            <w:sz w:val="24"/>
            <w:szCs w:val="24"/>
          </w:rPr>
          <w:t>作为一个样本输入</w:t>
        </w:r>
      </w:ins>
      <w:ins w:id="44" w:author="User" w:date="2016-10-24T11:37:00Z">
        <w:r w:rsidR="00AF4242">
          <w:rPr>
            <w:rFonts w:ascii="Times New Roman" w:eastAsiaTheme="minorEastAsia" w:hAnsi="Times New Roman" w:cs="Times New Roman" w:hint="eastAsia"/>
            <w:sz w:val="24"/>
            <w:szCs w:val="24"/>
          </w:rPr>
          <w:t>，</w:t>
        </w:r>
      </w:ins>
      <w:ins w:id="45" w:author="User" w:date="2016-10-24T10:26:00Z">
        <w:r w:rsidR="00945FC0">
          <w:rPr>
            <w:rFonts w:ascii="Times New Roman" w:eastAsiaTheme="minorEastAsia" w:hAnsi="Times New Roman" w:cs="Times New Roman" w:hint="eastAsia"/>
            <w:sz w:val="24"/>
            <w:szCs w:val="24"/>
          </w:rPr>
          <w:t>能够直接</w:t>
        </w:r>
      </w:ins>
      <w:ins w:id="46" w:author="User" w:date="2016-10-24T10:27:00Z">
        <w:r w:rsidR="008D625E">
          <w:rPr>
            <w:rFonts w:ascii="Times New Roman" w:eastAsiaTheme="minorEastAsia" w:hAnsi="Times New Roman" w:cs="Times New Roman" w:hint="eastAsia"/>
            <w:sz w:val="24"/>
            <w:szCs w:val="24"/>
          </w:rPr>
          <w:t>对</w:t>
        </w:r>
      </w:ins>
      <w:proofErr w:type="gramStart"/>
      <w:ins w:id="47" w:author="User" w:date="2016-10-24T11:31:00Z">
        <w:r w:rsidR="007741F7">
          <w:rPr>
            <w:rFonts w:ascii="Times New Roman" w:eastAsiaTheme="minorEastAsia" w:hAnsi="Times New Roman" w:cs="Times New Roman" w:hint="eastAsia"/>
            <w:sz w:val="24"/>
            <w:szCs w:val="24"/>
          </w:rPr>
          <w:t>原始</w:t>
        </w:r>
      </w:ins>
      <w:ins w:id="48" w:author="User" w:date="2016-10-24T10:27:00Z">
        <w:r w:rsidR="00945FC0">
          <w:rPr>
            <w:rFonts w:ascii="Times New Roman" w:eastAsiaTheme="minorEastAsia" w:hAnsi="Times New Roman" w:cs="Times New Roman" w:hint="eastAsia"/>
            <w:sz w:val="24"/>
            <w:szCs w:val="24"/>
          </w:rPr>
          <w:t>点</w:t>
        </w:r>
        <w:proofErr w:type="gramEnd"/>
        <w:r w:rsidR="00945FC0">
          <w:rPr>
            <w:rFonts w:ascii="Times New Roman" w:eastAsiaTheme="minorEastAsia" w:hAnsi="Times New Roman" w:cs="Times New Roman" w:hint="eastAsia"/>
            <w:sz w:val="24"/>
            <w:szCs w:val="24"/>
          </w:rPr>
          <w:t>云进行分类</w:t>
        </w:r>
      </w:ins>
      <w:ins w:id="49" w:author="User" w:date="2016-10-24T10:29:00Z">
        <w:r w:rsidR="00945FC0">
          <w:rPr>
            <w:rFonts w:ascii="Times New Roman" w:eastAsiaTheme="minorEastAsia" w:hAnsi="Times New Roman" w:cs="Times New Roman" w:hint="eastAsia"/>
            <w:sz w:val="24"/>
            <w:szCs w:val="24"/>
          </w:rPr>
          <w:t>，避免栅格化带来的信息损失</w:t>
        </w:r>
      </w:ins>
      <w:del w:id="50" w:author="User" w:date="2016-10-24T10:26:00Z">
        <w:r w:rsidRPr="00C54053" w:rsidDel="00945FC0">
          <w:rPr>
            <w:rFonts w:ascii="Times New Roman" w:eastAsiaTheme="minorEastAsia" w:hAnsi="Times New Roman" w:cs="Times New Roman"/>
            <w:sz w:val="24"/>
            <w:szCs w:val="24"/>
          </w:rPr>
          <w:delText>，无需保证点云划分的点集是否大小相同，并且不受输入时点集中点排列顺序的影响</w:delText>
        </w:r>
      </w:del>
      <w:r w:rsidRPr="00C54053">
        <w:rPr>
          <w:rFonts w:ascii="Times New Roman" w:eastAsiaTheme="minorEastAsia" w:hAnsi="Times New Roman" w:cs="Times New Roman"/>
          <w:sz w:val="24"/>
          <w:szCs w:val="24"/>
        </w:rPr>
        <w:t>。</w:t>
      </w:r>
      <w:ins w:id="51" w:author="User" w:date="2016-10-24T11:50:00Z">
        <w:r w:rsidR="0030615E">
          <w:rPr>
            <w:rFonts w:ascii="Times New Roman" w:eastAsiaTheme="minorEastAsia" w:hAnsi="Times New Roman" w:cs="Times New Roman" w:hint="eastAsia"/>
            <w:sz w:val="24"/>
            <w:szCs w:val="24"/>
          </w:rPr>
          <w:t>多层次分类能有效提高分类精度</w:t>
        </w:r>
      </w:ins>
      <w:ins w:id="52" w:author="User" w:date="2016-10-24T11:43:00Z">
        <w:r w:rsidR="0030615E">
          <w:rPr>
            <w:rFonts w:ascii="Times New Roman" w:eastAsiaTheme="minorEastAsia" w:hAnsi="Times New Roman" w:cs="Times New Roman" w:hint="eastAsia"/>
            <w:sz w:val="24"/>
            <w:szCs w:val="24"/>
          </w:rPr>
          <w:t>，</w:t>
        </w:r>
      </w:ins>
      <w:ins w:id="53" w:author="User" w:date="2016-10-24T11:50:00Z">
        <w:r w:rsidR="0030615E">
          <w:rPr>
            <w:rFonts w:ascii="Times New Roman" w:eastAsiaTheme="minorEastAsia" w:hAnsi="Times New Roman" w:cs="Times New Roman" w:hint="eastAsia"/>
            <w:sz w:val="24"/>
            <w:szCs w:val="24"/>
          </w:rPr>
          <w:t>但是点云中点密度变化大，不同层次的</w:t>
        </w:r>
      </w:ins>
      <w:ins w:id="54" w:author="User" w:date="2016-10-24T11:51:00Z">
        <w:r w:rsidR="00801CBD">
          <w:rPr>
            <w:rFonts w:ascii="Times New Roman" w:eastAsiaTheme="minorEastAsia" w:hAnsi="Times New Roman" w:cs="Times New Roman" w:hint="eastAsia"/>
            <w:sz w:val="24"/>
            <w:szCs w:val="24"/>
          </w:rPr>
          <w:t>点</w:t>
        </w:r>
        <w:proofErr w:type="gramStart"/>
        <w:r w:rsidR="00801CBD">
          <w:rPr>
            <w:rFonts w:ascii="Times New Roman" w:eastAsiaTheme="minorEastAsia" w:hAnsi="Times New Roman" w:cs="Times New Roman" w:hint="eastAsia"/>
            <w:sz w:val="24"/>
            <w:szCs w:val="24"/>
          </w:rPr>
          <w:t>云特征</w:t>
        </w:r>
        <w:proofErr w:type="gramEnd"/>
        <w:r w:rsidR="00801CBD">
          <w:rPr>
            <w:rFonts w:ascii="Times New Roman" w:eastAsiaTheme="minorEastAsia" w:hAnsi="Times New Roman" w:cs="Times New Roman" w:hint="eastAsia"/>
            <w:sz w:val="24"/>
            <w:szCs w:val="24"/>
          </w:rPr>
          <w:t>可能存在较大不同，所以类似</w:t>
        </w:r>
        <w:r w:rsidR="0030615E">
          <w:rPr>
            <w:rFonts w:ascii="Times New Roman" w:eastAsiaTheme="minorEastAsia" w:hAnsi="Times New Roman" w:cs="Times New Roman" w:hint="eastAsia"/>
            <w:sz w:val="24"/>
            <w:szCs w:val="24"/>
          </w:rPr>
          <w:t>迁移的思想，</w:t>
        </w:r>
      </w:ins>
      <w:ins w:id="55" w:author="User" w:date="2016-10-24T11:55:00Z">
        <w:r w:rsidR="0030615E">
          <w:rPr>
            <w:rFonts w:ascii="Times New Roman" w:eastAsiaTheme="minorEastAsia" w:hAnsi="Times New Roman" w:cs="Times New Roman" w:hint="eastAsia"/>
            <w:sz w:val="24"/>
            <w:szCs w:val="24"/>
          </w:rPr>
          <w:t>该</w:t>
        </w:r>
      </w:ins>
      <w:ins w:id="56" w:author="User" w:date="2016-10-24T11:54:00Z">
        <w:r w:rsidR="0030615E">
          <w:rPr>
            <w:rFonts w:ascii="Times New Roman" w:eastAsiaTheme="minorEastAsia" w:hAnsi="Times New Roman" w:cs="Times New Roman" w:hint="eastAsia"/>
            <w:sz w:val="24"/>
            <w:szCs w:val="24"/>
          </w:rPr>
          <w:t>模型</w:t>
        </w:r>
      </w:ins>
      <w:ins w:id="57" w:author="User" w:date="2016-10-24T11:52:00Z">
        <w:r w:rsidR="0030615E">
          <w:rPr>
            <w:rFonts w:ascii="Times New Roman" w:eastAsiaTheme="minorEastAsia" w:hAnsi="Times New Roman" w:cs="Times New Roman" w:hint="eastAsia"/>
            <w:sz w:val="24"/>
            <w:szCs w:val="24"/>
          </w:rPr>
          <w:t>学习</w:t>
        </w:r>
      </w:ins>
      <w:ins w:id="58" w:author="User" w:date="2016-10-24T11:55:00Z">
        <w:r w:rsidR="0030615E">
          <w:rPr>
            <w:rFonts w:ascii="Times New Roman" w:eastAsiaTheme="minorEastAsia" w:hAnsi="Times New Roman" w:cs="Times New Roman" w:hint="eastAsia"/>
            <w:sz w:val="24"/>
            <w:szCs w:val="24"/>
          </w:rPr>
          <w:t>所有</w:t>
        </w:r>
      </w:ins>
      <w:ins w:id="59" w:author="User" w:date="2016-10-24T11:52:00Z">
        <w:r w:rsidR="0030615E">
          <w:rPr>
            <w:rFonts w:ascii="Times New Roman" w:eastAsiaTheme="minorEastAsia" w:hAnsi="Times New Roman" w:cs="Times New Roman" w:hint="eastAsia"/>
            <w:sz w:val="24"/>
            <w:szCs w:val="24"/>
          </w:rPr>
          <w:t>层次的公共特征</w:t>
        </w:r>
      </w:ins>
      <w:ins w:id="60" w:author="User" w:date="2016-10-24T11:53:00Z">
        <w:r w:rsidR="0030615E">
          <w:rPr>
            <w:rFonts w:ascii="Times New Roman" w:eastAsiaTheme="minorEastAsia" w:hAnsi="Times New Roman" w:cs="Times New Roman" w:hint="eastAsia"/>
            <w:sz w:val="24"/>
            <w:szCs w:val="24"/>
          </w:rPr>
          <w:t>，</w:t>
        </w:r>
      </w:ins>
      <w:ins w:id="61" w:author="User" w:date="2016-10-24T11:55:00Z">
        <w:r w:rsidR="0030615E">
          <w:rPr>
            <w:rFonts w:ascii="Times New Roman" w:eastAsiaTheme="minorEastAsia" w:hAnsi="Times New Roman" w:cs="Times New Roman" w:hint="eastAsia"/>
            <w:sz w:val="24"/>
            <w:szCs w:val="24"/>
          </w:rPr>
          <w:t>保证特征</w:t>
        </w:r>
      </w:ins>
      <w:ins w:id="62" w:author="User" w:date="2016-10-24T11:56:00Z">
        <w:r w:rsidR="0030615E">
          <w:rPr>
            <w:rFonts w:ascii="Times New Roman" w:eastAsiaTheme="minorEastAsia" w:hAnsi="Times New Roman" w:cs="Times New Roman" w:hint="eastAsia"/>
            <w:sz w:val="24"/>
            <w:szCs w:val="24"/>
          </w:rPr>
          <w:t>鲁棒性，</w:t>
        </w:r>
      </w:ins>
      <w:ins w:id="63" w:author="User" w:date="2016-10-24T11:54:00Z">
        <w:r w:rsidR="0030615E">
          <w:rPr>
            <w:rFonts w:ascii="Times New Roman" w:eastAsiaTheme="minorEastAsia" w:hAnsi="Times New Roman" w:cs="Times New Roman" w:hint="eastAsia"/>
            <w:sz w:val="24"/>
            <w:szCs w:val="24"/>
          </w:rPr>
          <w:t>但</w:t>
        </w:r>
      </w:ins>
      <w:ins w:id="64" w:author="User" w:date="2016-10-24T11:55:00Z">
        <w:r w:rsidR="0030615E">
          <w:rPr>
            <w:rFonts w:ascii="Times New Roman" w:eastAsiaTheme="minorEastAsia" w:hAnsi="Times New Roman" w:cs="Times New Roman" w:hint="eastAsia"/>
            <w:sz w:val="24"/>
            <w:szCs w:val="24"/>
          </w:rPr>
          <w:t>同时</w:t>
        </w:r>
      </w:ins>
      <w:ins w:id="65" w:author="User" w:date="2016-10-24T11:56:00Z">
        <w:r w:rsidR="00801CBD">
          <w:rPr>
            <w:rFonts w:ascii="Times New Roman" w:eastAsiaTheme="minorEastAsia" w:hAnsi="Times New Roman" w:cs="Times New Roman" w:hint="eastAsia"/>
            <w:sz w:val="24"/>
            <w:szCs w:val="24"/>
          </w:rPr>
          <w:t>为提</w:t>
        </w:r>
      </w:ins>
      <w:ins w:id="66" w:author="User" w:date="2016-10-24T13:43:00Z">
        <w:r w:rsidR="00801CBD">
          <w:rPr>
            <w:rFonts w:ascii="Times New Roman" w:eastAsiaTheme="minorEastAsia" w:hAnsi="Times New Roman" w:cs="Times New Roman" w:hint="eastAsia"/>
            <w:sz w:val="24"/>
            <w:szCs w:val="24"/>
          </w:rPr>
          <w:t>高各</w:t>
        </w:r>
      </w:ins>
      <w:ins w:id="67" w:author="User" w:date="2016-10-24T11:56:00Z">
        <w:r w:rsidR="0030615E">
          <w:rPr>
            <w:rFonts w:ascii="Times New Roman" w:eastAsiaTheme="minorEastAsia" w:hAnsi="Times New Roman" w:cs="Times New Roman" w:hint="eastAsia"/>
            <w:sz w:val="24"/>
            <w:szCs w:val="24"/>
          </w:rPr>
          <w:t>层次分类精度</w:t>
        </w:r>
      </w:ins>
      <w:ins w:id="68" w:author="User" w:date="2016-10-24T11:57:00Z">
        <w:r w:rsidR="0030615E">
          <w:rPr>
            <w:rFonts w:ascii="Times New Roman" w:eastAsiaTheme="minorEastAsia" w:hAnsi="Times New Roman" w:cs="Times New Roman" w:hint="eastAsia"/>
            <w:sz w:val="24"/>
            <w:szCs w:val="24"/>
          </w:rPr>
          <w:t>，利用这个公共特征</w:t>
        </w:r>
      </w:ins>
      <w:ins w:id="69" w:author="User" w:date="2016-10-24T11:54:00Z">
        <w:r w:rsidR="0030615E" w:rsidRPr="00C54053">
          <w:rPr>
            <w:rFonts w:ascii="Times New Roman" w:eastAsiaTheme="minorEastAsia" w:hAnsi="Times New Roman" w:cs="Times New Roman"/>
            <w:sz w:val="24"/>
            <w:szCs w:val="24"/>
          </w:rPr>
          <w:t>独立对每个层次点云进行分类，最后</w:t>
        </w:r>
        <w:r w:rsidR="0030615E">
          <w:rPr>
            <w:rFonts w:ascii="Times New Roman" w:eastAsiaTheme="minorEastAsia" w:hAnsi="Times New Roman" w:cs="Times New Roman" w:hint="eastAsia"/>
            <w:sz w:val="24"/>
            <w:szCs w:val="24"/>
          </w:rPr>
          <w:t>再</w:t>
        </w:r>
        <w:r w:rsidR="0030615E" w:rsidRPr="00C54053">
          <w:rPr>
            <w:rFonts w:ascii="Times New Roman" w:eastAsiaTheme="minorEastAsia" w:hAnsi="Times New Roman" w:cs="Times New Roman"/>
            <w:sz w:val="24"/>
            <w:szCs w:val="24"/>
          </w:rPr>
          <w:t>联合各层次</w:t>
        </w:r>
        <w:r w:rsidR="0030615E">
          <w:rPr>
            <w:rFonts w:ascii="Times New Roman" w:eastAsiaTheme="minorEastAsia" w:hAnsi="Times New Roman" w:cs="Times New Roman" w:hint="eastAsia"/>
            <w:sz w:val="24"/>
            <w:szCs w:val="24"/>
          </w:rPr>
          <w:t>分类结果进行分类，</w:t>
        </w:r>
      </w:ins>
      <w:ins w:id="70" w:author="User" w:date="2016-10-24T11:53:00Z">
        <w:r w:rsidR="0030615E">
          <w:rPr>
            <w:rFonts w:ascii="Times New Roman" w:eastAsiaTheme="minorEastAsia" w:hAnsi="Times New Roman" w:cs="Times New Roman" w:hint="eastAsia"/>
            <w:sz w:val="24"/>
            <w:szCs w:val="24"/>
          </w:rPr>
          <w:t>而不是</w:t>
        </w:r>
      </w:ins>
      <w:del w:id="71" w:author="User" w:date="2016-10-24T10:38:00Z">
        <w:r w:rsidRPr="00C54053" w:rsidDel="00316CB0">
          <w:rPr>
            <w:rFonts w:ascii="Times New Roman" w:eastAsiaTheme="minorEastAsia" w:hAnsi="Times New Roman" w:cs="Times New Roman"/>
            <w:sz w:val="24"/>
            <w:szCs w:val="24"/>
          </w:rPr>
          <w:delText>该模型</w:delText>
        </w:r>
      </w:del>
      <w:del w:id="72" w:author="User" w:date="2016-10-24T10:37:00Z">
        <w:r w:rsidRPr="00C54053" w:rsidDel="00316CB0">
          <w:rPr>
            <w:rFonts w:ascii="Times New Roman" w:eastAsiaTheme="minorEastAsia" w:hAnsi="Times New Roman" w:cs="Times New Roman"/>
            <w:sz w:val="24"/>
            <w:szCs w:val="24"/>
          </w:rPr>
          <w:delText>能提取多层次点集的公有特征，</w:delText>
        </w:r>
      </w:del>
      <w:ins w:id="73" w:author="User" w:date="2016-10-24T11:53:00Z">
        <w:r w:rsidR="0030615E">
          <w:rPr>
            <w:rFonts w:ascii="Times New Roman" w:eastAsiaTheme="minorEastAsia" w:hAnsi="Times New Roman" w:cs="Times New Roman" w:hint="eastAsia"/>
            <w:sz w:val="24"/>
            <w:szCs w:val="24"/>
          </w:rPr>
          <w:t>类似</w:t>
        </w:r>
      </w:ins>
      <w:ins w:id="74" w:author="User" w:date="2016-10-24T10:37:00Z">
        <w:r w:rsidR="00316CB0">
          <w:rPr>
            <w:rFonts w:ascii="Times New Roman" w:eastAsiaTheme="minorEastAsia" w:hAnsi="Times New Roman" w:cs="Times New Roman" w:hint="eastAsia"/>
            <w:sz w:val="24"/>
            <w:szCs w:val="24"/>
          </w:rPr>
          <w:t>其他多层次模型在</w:t>
        </w:r>
        <w:r w:rsidR="008D625E">
          <w:rPr>
            <w:rFonts w:ascii="Times New Roman" w:eastAsiaTheme="minorEastAsia" w:hAnsi="Times New Roman" w:cs="Times New Roman" w:hint="eastAsia"/>
            <w:sz w:val="24"/>
            <w:szCs w:val="24"/>
          </w:rPr>
          <w:t>每个层次独立</w:t>
        </w:r>
        <w:r w:rsidR="00316CB0">
          <w:rPr>
            <w:rFonts w:ascii="Times New Roman" w:eastAsiaTheme="minorEastAsia" w:hAnsi="Times New Roman" w:cs="Times New Roman" w:hint="eastAsia"/>
            <w:sz w:val="24"/>
            <w:szCs w:val="24"/>
          </w:rPr>
          <w:t>进行特征提取，</w:t>
        </w:r>
      </w:ins>
      <w:ins w:id="75" w:author="User" w:date="2016-10-24T11:03:00Z">
        <w:r w:rsidR="008D625E">
          <w:rPr>
            <w:rFonts w:ascii="Times New Roman" w:eastAsiaTheme="minorEastAsia" w:hAnsi="Times New Roman" w:cs="Times New Roman" w:hint="eastAsia"/>
            <w:sz w:val="24"/>
            <w:szCs w:val="24"/>
          </w:rPr>
          <w:t>再</w:t>
        </w:r>
      </w:ins>
      <w:ins w:id="76" w:author="User" w:date="2016-10-24T10:42:00Z">
        <w:r w:rsidR="008D625E">
          <w:rPr>
            <w:rFonts w:ascii="Times New Roman" w:eastAsiaTheme="minorEastAsia" w:hAnsi="Times New Roman" w:cs="Times New Roman" w:hint="eastAsia"/>
            <w:sz w:val="24"/>
            <w:szCs w:val="24"/>
          </w:rPr>
          <w:t>把各层次特征联合起来</w:t>
        </w:r>
      </w:ins>
      <w:ins w:id="77" w:author="User" w:date="2016-10-24T10:41:00Z">
        <w:r w:rsidR="00316CB0">
          <w:rPr>
            <w:rFonts w:ascii="Times New Roman" w:eastAsiaTheme="minorEastAsia" w:hAnsi="Times New Roman" w:cs="Times New Roman" w:hint="eastAsia"/>
            <w:sz w:val="24"/>
            <w:szCs w:val="24"/>
          </w:rPr>
          <w:t>进行</w:t>
        </w:r>
      </w:ins>
      <w:ins w:id="78" w:author="User" w:date="2016-10-24T10:42:00Z">
        <w:r w:rsidR="00316CB0">
          <w:rPr>
            <w:rFonts w:ascii="Times New Roman" w:eastAsiaTheme="minorEastAsia" w:hAnsi="Times New Roman" w:cs="Times New Roman" w:hint="eastAsia"/>
            <w:sz w:val="24"/>
            <w:szCs w:val="24"/>
          </w:rPr>
          <w:t>分类</w:t>
        </w:r>
      </w:ins>
      <w:ins w:id="79" w:author="User" w:date="2016-10-24T10:41:00Z">
        <w:r w:rsidR="00316CB0">
          <w:rPr>
            <w:rFonts w:ascii="Times New Roman" w:eastAsiaTheme="minorEastAsia" w:hAnsi="Times New Roman" w:cs="Times New Roman" w:hint="eastAsia"/>
            <w:sz w:val="24"/>
            <w:szCs w:val="24"/>
          </w:rPr>
          <w:t>。</w:t>
        </w:r>
      </w:ins>
      <w:del w:id="80" w:author="User" w:date="2016-10-24T10:40:00Z">
        <w:r w:rsidR="00DA0649" w:rsidRPr="00C54053" w:rsidDel="00316CB0">
          <w:rPr>
            <w:rFonts w:ascii="Times New Roman" w:eastAsiaTheme="minorEastAsia" w:hAnsi="Times New Roman" w:cs="Times New Roman"/>
            <w:sz w:val="24"/>
            <w:szCs w:val="24"/>
          </w:rPr>
          <w:delText>且</w:delText>
        </w:r>
      </w:del>
      <w:del w:id="81" w:author="User" w:date="2016-10-24T11:54:00Z">
        <w:r w:rsidRPr="00C54053" w:rsidDel="0030615E">
          <w:rPr>
            <w:rFonts w:ascii="Times New Roman" w:eastAsiaTheme="minorEastAsia" w:hAnsi="Times New Roman" w:cs="Times New Roman"/>
            <w:sz w:val="24"/>
            <w:szCs w:val="24"/>
          </w:rPr>
          <w:delText>独立</w:delText>
        </w:r>
      </w:del>
      <w:del w:id="82" w:author="User" w:date="2016-10-24T11:03:00Z">
        <w:r w:rsidRPr="00C54053" w:rsidDel="008D625E">
          <w:rPr>
            <w:rFonts w:ascii="Times New Roman" w:eastAsiaTheme="minorEastAsia" w:hAnsi="Times New Roman" w:cs="Times New Roman"/>
            <w:sz w:val="24"/>
            <w:szCs w:val="24"/>
          </w:rPr>
          <w:delText>针</w:delText>
        </w:r>
      </w:del>
      <w:del w:id="83" w:author="User" w:date="2016-10-24T11:54:00Z">
        <w:r w:rsidRPr="00C54053" w:rsidDel="0030615E">
          <w:rPr>
            <w:rFonts w:ascii="Times New Roman" w:eastAsiaTheme="minorEastAsia" w:hAnsi="Times New Roman" w:cs="Times New Roman"/>
            <w:sz w:val="24"/>
            <w:szCs w:val="24"/>
          </w:rPr>
          <w:delText>对每个层次点云进行分类，最后联合</w:delText>
        </w:r>
      </w:del>
      <w:del w:id="84" w:author="User" w:date="2016-10-24T10:42:00Z">
        <w:r w:rsidRPr="00C54053" w:rsidDel="00316CB0">
          <w:rPr>
            <w:rFonts w:ascii="Times New Roman" w:eastAsiaTheme="minorEastAsia" w:hAnsi="Times New Roman" w:cs="Times New Roman"/>
            <w:sz w:val="24"/>
            <w:szCs w:val="24"/>
          </w:rPr>
          <w:delText>分类</w:delText>
        </w:r>
      </w:del>
      <w:del w:id="85" w:author="User" w:date="2016-10-24T11:54:00Z">
        <w:r w:rsidRPr="00C54053" w:rsidDel="0030615E">
          <w:rPr>
            <w:rFonts w:ascii="Times New Roman" w:eastAsiaTheme="minorEastAsia" w:hAnsi="Times New Roman" w:cs="Times New Roman"/>
            <w:sz w:val="24"/>
            <w:szCs w:val="24"/>
          </w:rPr>
          <w:delText>各层次，有效提高点云分类精度。</w:delText>
        </w:r>
      </w:del>
    </w:p>
    <w:p w:rsidR="00E25226" w:rsidRPr="00C54053" w:rsidRDefault="004670A5">
      <w:pPr>
        <w:spacing w:line="300" w:lineRule="auto"/>
        <w:ind w:firstLine="360"/>
        <w:rPr>
          <w:rFonts w:ascii="Times New Roman" w:eastAsiaTheme="minorEastAsia" w:hAnsi="Times New Roman" w:cs="Times New Roman"/>
          <w:sz w:val="24"/>
          <w:szCs w:val="24"/>
        </w:rPr>
      </w:pPr>
      <w:ins w:id="86" w:author="User" w:date="2016-10-24T11:41:00Z">
        <w:r>
          <w:rPr>
            <w:rFonts w:ascii="Times New Roman" w:eastAsiaTheme="minorEastAsia" w:hAnsi="Times New Roman" w:cs="Times New Roman" w:hint="eastAsia"/>
            <w:i/>
            <w:sz w:val="24"/>
            <w:szCs w:val="24"/>
          </w:rPr>
          <w:t>i</w:t>
        </w:r>
      </w:ins>
      <w:r w:rsidR="00E25226" w:rsidRPr="00C54053">
        <w:rPr>
          <w:rFonts w:ascii="Times New Roman" w:eastAsiaTheme="minorEastAsia" w:hAnsi="Times New Roman" w:cs="Times New Roman"/>
          <w:i/>
          <w:sz w:val="24"/>
          <w:szCs w:val="24"/>
        </w:rPr>
        <w:t>i</w:t>
      </w:r>
      <w:del w:id="87" w:author="User" w:date="2016-10-24T13:43:00Z">
        <w:r w:rsidR="00E25226" w:rsidRPr="00C54053" w:rsidDel="00801CBD">
          <w:rPr>
            <w:rFonts w:ascii="Times New Roman" w:eastAsiaTheme="minorEastAsia" w:hAnsi="Times New Roman" w:cs="Times New Roman"/>
            <w:i/>
            <w:sz w:val="24"/>
            <w:szCs w:val="24"/>
          </w:rPr>
          <w:delText>i</w:delText>
        </w:r>
      </w:del>
      <w:r w:rsidR="00E25226" w:rsidRPr="00C54053">
        <w:rPr>
          <w:rFonts w:ascii="Times New Roman" w:eastAsiaTheme="minorEastAsia" w:hAnsi="Times New Roman" w:cs="Times New Roman"/>
          <w:sz w:val="24"/>
          <w:szCs w:val="24"/>
        </w:rPr>
        <w:t xml:space="preserve">) </w:t>
      </w:r>
      <w:del w:id="88" w:author="User" w:date="2016-10-24T11:21:00Z">
        <w:r w:rsidR="005A62DB" w:rsidRPr="00C54053" w:rsidDel="006E4F6D">
          <w:rPr>
            <w:rFonts w:ascii="Times New Roman" w:eastAsiaTheme="minorEastAsia" w:hAnsi="Times New Roman" w:cs="Times New Roman"/>
            <w:sz w:val="24"/>
            <w:szCs w:val="24"/>
          </w:rPr>
          <w:delText>有效挖掘</w:delText>
        </w:r>
        <w:r w:rsidR="00E25226" w:rsidRPr="00C54053" w:rsidDel="006E4F6D">
          <w:rPr>
            <w:rFonts w:ascii="Times New Roman" w:eastAsiaTheme="minorEastAsia" w:hAnsi="Times New Roman" w:cs="Times New Roman"/>
            <w:sz w:val="24"/>
            <w:szCs w:val="24"/>
          </w:rPr>
          <w:delText>点</w:delText>
        </w:r>
        <w:r w:rsidR="005A62DB" w:rsidRPr="00C54053" w:rsidDel="006E4F6D">
          <w:rPr>
            <w:rFonts w:ascii="Times New Roman" w:eastAsiaTheme="minorEastAsia" w:hAnsi="Times New Roman" w:cs="Times New Roman"/>
            <w:sz w:val="24"/>
            <w:szCs w:val="24"/>
          </w:rPr>
          <w:delText>的特征</w:delText>
        </w:r>
        <w:r w:rsidR="00E25226" w:rsidRPr="00C54053" w:rsidDel="006E4F6D">
          <w:rPr>
            <w:rFonts w:ascii="Times New Roman" w:eastAsiaTheme="minorEastAsia" w:hAnsi="Times New Roman" w:cs="Times New Roman"/>
            <w:sz w:val="24"/>
            <w:szCs w:val="24"/>
          </w:rPr>
          <w:delText>结构性，构建显著性点集特征</w:delText>
        </w:r>
      </w:del>
      <w:ins w:id="89" w:author="User" w:date="2016-10-24T11:22:00Z">
        <w:r w:rsidR="007741F7">
          <w:rPr>
            <w:rFonts w:ascii="Times New Roman" w:eastAsiaTheme="minorEastAsia" w:hAnsi="Times New Roman" w:cs="Times New Roman" w:hint="eastAsia"/>
            <w:sz w:val="24"/>
            <w:szCs w:val="24"/>
          </w:rPr>
          <w:t>提出了点</w:t>
        </w:r>
        <w:proofErr w:type="gramStart"/>
        <w:r w:rsidR="007741F7">
          <w:rPr>
            <w:rFonts w:ascii="Times New Roman" w:eastAsiaTheme="minorEastAsia" w:hAnsi="Times New Roman" w:cs="Times New Roman" w:hint="eastAsia"/>
            <w:sz w:val="24"/>
            <w:szCs w:val="24"/>
          </w:rPr>
          <w:t>特征</w:t>
        </w:r>
        <w:r w:rsidR="007F6224">
          <w:rPr>
            <w:rFonts w:ascii="Times New Roman" w:eastAsiaTheme="minorEastAsia" w:hAnsi="Times New Roman" w:cs="Times New Roman" w:hint="eastAsia"/>
            <w:sz w:val="24"/>
            <w:szCs w:val="24"/>
          </w:rPr>
          <w:t>权</w:t>
        </w:r>
      </w:ins>
      <w:proofErr w:type="gramEnd"/>
      <w:ins w:id="90" w:author="User" w:date="2016-10-24T11:27:00Z">
        <w:r w:rsidR="007F6224">
          <w:rPr>
            <w:rFonts w:ascii="Times New Roman" w:eastAsiaTheme="minorEastAsia" w:hAnsi="Times New Roman" w:cs="Times New Roman" w:hint="eastAsia"/>
            <w:sz w:val="24"/>
            <w:szCs w:val="24"/>
          </w:rPr>
          <w:t>值</w:t>
        </w:r>
      </w:ins>
      <w:ins w:id="91" w:author="User" w:date="2016-10-24T11:30:00Z">
        <w:r w:rsidR="007741F7">
          <w:rPr>
            <w:rFonts w:ascii="Times New Roman" w:eastAsiaTheme="minorEastAsia" w:hAnsi="Times New Roman" w:cs="Times New Roman" w:hint="eastAsia"/>
            <w:sz w:val="24"/>
            <w:szCs w:val="24"/>
          </w:rPr>
          <w:t>共享</w:t>
        </w:r>
      </w:ins>
      <w:ins w:id="92" w:author="User" w:date="2016-10-24T11:22:00Z">
        <w:r w:rsidR="00DD2D85">
          <w:rPr>
            <w:rFonts w:ascii="Times New Roman" w:eastAsiaTheme="minorEastAsia" w:hAnsi="Times New Roman" w:cs="Times New Roman" w:hint="eastAsia"/>
            <w:sz w:val="24"/>
            <w:szCs w:val="24"/>
          </w:rPr>
          <w:t>，</w:t>
        </w:r>
      </w:ins>
      <w:ins w:id="93" w:author="User" w:date="2016-10-24T11:26:00Z">
        <w:r w:rsidR="007F6224">
          <w:rPr>
            <w:rFonts w:ascii="Times New Roman" w:eastAsiaTheme="minorEastAsia" w:hAnsi="Times New Roman" w:cs="Times New Roman" w:hint="eastAsia"/>
            <w:sz w:val="24"/>
            <w:szCs w:val="24"/>
          </w:rPr>
          <w:t>但是</w:t>
        </w:r>
      </w:ins>
      <w:ins w:id="94" w:author="User" w:date="2016-10-24T11:28:00Z">
        <w:r w:rsidR="007F6224">
          <w:rPr>
            <w:rFonts w:ascii="Times New Roman" w:eastAsiaTheme="minorEastAsia" w:hAnsi="Times New Roman" w:cs="Times New Roman" w:hint="eastAsia"/>
            <w:sz w:val="24"/>
            <w:szCs w:val="24"/>
          </w:rPr>
          <w:t>不同点特征和不同点类别采用不同权值</w:t>
        </w:r>
      </w:ins>
      <w:ins w:id="95" w:author="User" w:date="2016-10-24T11:29:00Z">
        <w:r w:rsidR="007F6224">
          <w:rPr>
            <w:rFonts w:ascii="Times New Roman" w:eastAsiaTheme="minorEastAsia" w:hAnsi="Times New Roman" w:cs="Times New Roman" w:hint="eastAsia"/>
            <w:sz w:val="24"/>
            <w:szCs w:val="24"/>
          </w:rPr>
          <w:t>分开处理</w:t>
        </w:r>
      </w:ins>
      <w:ins w:id="96" w:author="User" w:date="2016-10-24T11:28:00Z">
        <w:r w:rsidR="007F6224">
          <w:rPr>
            <w:rFonts w:ascii="Times New Roman" w:eastAsiaTheme="minorEastAsia" w:hAnsi="Times New Roman" w:cs="Times New Roman" w:hint="eastAsia"/>
            <w:sz w:val="24"/>
            <w:szCs w:val="24"/>
          </w:rPr>
          <w:t>的策略</w:t>
        </w:r>
      </w:ins>
      <w:r w:rsidR="00E25226" w:rsidRPr="00C54053">
        <w:rPr>
          <w:rFonts w:ascii="Times New Roman" w:eastAsiaTheme="minorEastAsia" w:hAnsi="Times New Roman" w:cs="Times New Roman"/>
          <w:sz w:val="24"/>
          <w:szCs w:val="24"/>
        </w:rPr>
        <w:t>。</w:t>
      </w:r>
      <w:ins w:id="97" w:author="User" w:date="2016-10-24T11:30:00Z">
        <w:r w:rsidR="007741F7">
          <w:rPr>
            <w:rFonts w:ascii="Times New Roman" w:eastAsiaTheme="minorEastAsia" w:hAnsi="Times New Roman" w:cs="Times New Roman" w:hint="eastAsia"/>
            <w:sz w:val="24"/>
            <w:szCs w:val="24"/>
          </w:rPr>
          <w:t>点</w:t>
        </w:r>
        <w:proofErr w:type="gramStart"/>
        <w:r w:rsidR="007741F7">
          <w:rPr>
            <w:rFonts w:ascii="Times New Roman" w:eastAsiaTheme="minorEastAsia" w:hAnsi="Times New Roman" w:cs="Times New Roman" w:hint="eastAsia"/>
            <w:sz w:val="24"/>
            <w:szCs w:val="24"/>
          </w:rPr>
          <w:t>特征权</w:t>
        </w:r>
        <w:proofErr w:type="gramEnd"/>
        <w:r w:rsidR="007741F7">
          <w:rPr>
            <w:rFonts w:ascii="Times New Roman" w:eastAsiaTheme="minorEastAsia" w:hAnsi="Times New Roman" w:cs="Times New Roman" w:hint="eastAsia"/>
            <w:sz w:val="24"/>
            <w:szCs w:val="24"/>
          </w:rPr>
          <w:t>值共享保证了</w:t>
        </w:r>
      </w:ins>
      <w:ins w:id="98" w:author="User" w:date="2016-10-24T11:34:00Z">
        <w:r w:rsidR="007741F7">
          <w:rPr>
            <w:rFonts w:ascii="Times New Roman" w:eastAsiaTheme="minorEastAsia" w:hAnsi="Times New Roman" w:cs="Times New Roman"/>
            <w:sz w:val="24"/>
            <w:szCs w:val="24"/>
          </w:rPr>
          <w:t>深度神经网络模型</w:t>
        </w:r>
      </w:ins>
      <w:ins w:id="99" w:author="User" w:date="2016-10-24T11:35:00Z">
        <w:r w:rsidR="007741F7">
          <w:rPr>
            <w:rFonts w:ascii="Times New Roman" w:eastAsiaTheme="minorEastAsia" w:hAnsi="Times New Roman" w:cs="Times New Roman" w:hint="eastAsia"/>
            <w:sz w:val="24"/>
            <w:szCs w:val="24"/>
          </w:rPr>
          <w:t>能够对</w:t>
        </w:r>
        <w:proofErr w:type="gramStart"/>
        <w:r w:rsidR="007741F7">
          <w:rPr>
            <w:rFonts w:ascii="Times New Roman" w:eastAsiaTheme="minorEastAsia" w:hAnsi="Times New Roman" w:cs="Times New Roman" w:hint="eastAsia"/>
            <w:sz w:val="24"/>
            <w:szCs w:val="24"/>
          </w:rPr>
          <w:t>原始点</w:t>
        </w:r>
        <w:proofErr w:type="gramEnd"/>
        <w:r w:rsidR="007741F7">
          <w:rPr>
            <w:rFonts w:ascii="Times New Roman" w:eastAsiaTheme="minorEastAsia" w:hAnsi="Times New Roman" w:cs="Times New Roman" w:hint="eastAsia"/>
            <w:sz w:val="24"/>
            <w:szCs w:val="24"/>
          </w:rPr>
          <w:t>云分类</w:t>
        </w:r>
      </w:ins>
      <w:ins w:id="100" w:author="User" w:date="2016-10-24T11:30:00Z">
        <w:r w:rsidR="007741F7">
          <w:rPr>
            <w:rFonts w:ascii="Times New Roman" w:eastAsiaTheme="minorEastAsia" w:hAnsi="Times New Roman" w:cs="Times New Roman" w:hint="eastAsia"/>
            <w:sz w:val="24"/>
            <w:szCs w:val="24"/>
          </w:rPr>
          <w:t>，</w:t>
        </w:r>
      </w:ins>
      <w:ins w:id="101" w:author="User" w:date="2016-10-24T11:35:00Z">
        <w:r w:rsidR="007741F7">
          <w:rPr>
            <w:rFonts w:ascii="Times New Roman" w:eastAsiaTheme="minorEastAsia" w:hAnsi="Times New Roman" w:cs="Times New Roman" w:hint="eastAsia"/>
            <w:sz w:val="24"/>
            <w:szCs w:val="24"/>
          </w:rPr>
          <w:t>同</w:t>
        </w:r>
        <w:proofErr w:type="gramStart"/>
        <w:r w:rsidR="007741F7">
          <w:rPr>
            <w:rFonts w:ascii="Times New Roman" w:eastAsiaTheme="minorEastAsia" w:hAnsi="Times New Roman" w:cs="Times New Roman" w:hint="eastAsia"/>
            <w:sz w:val="24"/>
            <w:szCs w:val="24"/>
          </w:rPr>
          <w:t>时</w:t>
        </w:r>
      </w:ins>
      <w:r w:rsidR="00E25226" w:rsidRPr="00C54053">
        <w:rPr>
          <w:rFonts w:ascii="Times New Roman" w:eastAsiaTheme="minorEastAsia" w:hAnsi="Times New Roman" w:cs="Times New Roman"/>
          <w:sz w:val="24"/>
          <w:szCs w:val="24"/>
        </w:rPr>
        <w:t>点云</w:t>
      </w:r>
      <w:proofErr w:type="gramEnd"/>
      <w:r w:rsidR="00E25226" w:rsidRPr="00C54053">
        <w:rPr>
          <w:rFonts w:ascii="Times New Roman" w:eastAsiaTheme="minorEastAsia" w:hAnsi="Times New Roman" w:cs="Times New Roman"/>
          <w:sz w:val="24"/>
          <w:szCs w:val="24"/>
        </w:rPr>
        <w:t>中点特征由多个特征算子构成，各算子提取特征的方式和目的不相同，</w:t>
      </w:r>
      <w:del w:id="102" w:author="User" w:date="2016-10-24T11:35:00Z">
        <w:r w:rsidR="00E25226" w:rsidRPr="00C54053" w:rsidDel="007741F7">
          <w:rPr>
            <w:rFonts w:ascii="Times New Roman" w:eastAsiaTheme="minorEastAsia" w:hAnsi="Times New Roman" w:cs="Times New Roman"/>
            <w:sz w:val="24"/>
            <w:szCs w:val="24"/>
          </w:rPr>
          <w:delText>深度神经网络先单独处理各特征后再进行特征融合，精确综合了特征内及各特征间的关联关系</w:delText>
        </w:r>
      </w:del>
      <w:ins w:id="103" w:author="User" w:date="2016-10-24T11:38:00Z">
        <w:r w:rsidR="00AF4242">
          <w:rPr>
            <w:rFonts w:ascii="Times New Roman" w:eastAsiaTheme="minorEastAsia" w:hAnsi="Times New Roman" w:cs="Times New Roman" w:hint="eastAsia"/>
            <w:sz w:val="24"/>
            <w:szCs w:val="24"/>
          </w:rPr>
          <w:t>点云中边界点和主体部分点也有</w:t>
        </w:r>
      </w:ins>
      <w:ins w:id="104" w:author="User" w:date="2016-10-24T11:39:00Z">
        <w:r w:rsidR="00AF4242">
          <w:rPr>
            <w:rFonts w:ascii="Times New Roman" w:eastAsiaTheme="minorEastAsia" w:hAnsi="Times New Roman" w:cs="Times New Roman" w:hint="eastAsia"/>
            <w:sz w:val="24"/>
            <w:szCs w:val="24"/>
          </w:rPr>
          <w:t>各自的作用，这些都分开处理有利于</w:t>
        </w:r>
      </w:ins>
      <w:ins w:id="105" w:author="User" w:date="2016-10-24T13:47:00Z">
        <w:r w:rsidR="00801CBD">
          <w:rPr>
            <w:rFonts w:ascii="Times New Roman" w:eastAsiaTheme="minorEastAsia" w:hAnsi="Times New Roman" w:cs="Times New Roman" w:hint="eastAsia"/>
            <w:sz w:val="24"/>
            <w:szCs w:val="24"/>
          </w:rPr>
          <w:t>提高</w:t>
        </w:r>
      </w:ins>
      <w:ins w:id="106" w:author="User" w:date="2016-10-24T11:39:00Z">
        <w:r w:rsidR="00AF4242">
          <w:rPr>
            <w:rFonts w:ascii="Times New Roman" w:eastAsiaTheme="minorEastAsia" w:hAnsi="Times New Roman" w:cs="Times New Roman" w:hint="eastAsia"/>
            <w:sz w:val="24"/>
            <w:szCs w:val="24"/>
          </w:rPr>
          <w:t>模型的识别能力</w:t>
        </w:r>
      </w:ins>
      <w:r w:rsidR="00E25226" w:rsidRPr="00C54053">
        <w:rPr>
          <w:rFonts w:ascii="Times New Roman" w:eastAsiaTheme="minorEastAsia" w:hAnsi="Times New Roman" w:cs="Times New Roman"/>
          <w:sz w:val="24"/>
          <w:szCs w:val="24"/>
        </w:rPr>
        <w:t>。</w:t>
      </w:r>
    </w:p>
    <w:p w:rsidR="00E25226" w:rsidRPr="00C54053" w:rsidRDefault="00E25226" w:rsidP="00801CBD">
      <w:pPr>
        <w:spacing w:line="300" w:lineRule="auto"/>
        <w:ind w:firstLine="360"/>
        <w:rPr>
          <w:rFonts w:ascii="Times New Roman" w:eastAsiaTheme="minorEastAsia" w:hAnsi="Times New Roman" w:cs="Times New Roman"/>
        </w:rPr>
      </w:pPr>
      <w:del w:id="107" w:author="User" w:date="2016-10-24T11:41:00Z">
        <w:r w:rsidRPr="00C54053" w:rsidDel="004670A5">
          <w:rPr>
            <w:rFonts w:ascii="Times New Roman" w:eastAsiaTheme="minorEastAsia" w:hAnsi="Times New Roman" w:cs="Times New Roman"/>
            <w:i/>
            <w:sz w:val="24"/>
            <w:szCs w:val="24"/>
          </w:rPr>
          <w:delText>ii</w:delText>
        </w:r>
      </w:del>
      <w:r w:rsidRPr="00C54053">
        <w:rPr>
          <w:rFonts w:ascii="Times New Roman" w:eastAsiaTheme="minorEastAsia" w:hAnsi="Times New Roman" w:cs="Times New Roman"/>
          <w:i/>
          <w:sz w:val="24"/>
          <w:szCs w:val="24"/>
        </w:rPr>
        <w:t>i</w:t>
      </w:r>
      <w:ins w:id="108" w:author="User" w:date="2016-10-24T13:43:00Z">
        <w:r w:rsidR="00801CBD">
          <w:rPr>
            <w:rFonts w:ascii="Times New Roman" w:eastAsiaTheme="minorEastAsia" w:hAnsi="Times New Roman" w:cs="Times New Roman" w:hint="eastAsia"/>
            <w:i/>
            <w:sz w:val="24"/>
            <w:szCs w:val="24"/>
          </w:rPr>
          <w:t>ii</w:t>
        </w:r>
      </w:ins>
      <w:r w:rsidRPr="00C54053">
        <w:rPr>
          <w:rFonts w:ascii="Times New Roman" w:eastAsiaTheme="minorEastAsia" w:hAnsi="Times New Roman" w:cs="Times New Roman"/>
          <w:sz w:val="24"/>
          <w:szCs w:val="24"/>
        </w:rPr>
        <w:t xml:space="preserve">) </w:t>
      </w:r>
      <w:ins w:id="109" w:author="User" w:date="2016-10-24T11:05:00Z">
        <w:r w:rsidR="008D625E" w:rsidRPr="008D625E">
          <w:rPr>
            <w:rFonts w:ascii="Times New Roman" w:eastAsiaTheme="minorEastAsia" w:hAnsi="Times New Roman" w:cs="Times New Roman" w:hint="eastAsia"/>
            <w:sz w:val="24"/>
            <w:szCs w:val="24"/>
          </w:rPr>
          <w:t>提出了基于</w:t>
        </w:r>
        <w:r w:rsidR="008D625E" w:rsidRPr="008D625E">
          <w:rPr>
            <w:rFonts w:ascii="Times New Roman" w:eastAsiaTheme="minorEastAsia" w:hAnsi="Times New Roman" w:cs="Times New Roman" w:hint="eastAsia"/>
            <w:sz w:val="24"/>
            <w:szCs w:val="24"/>
          </w:rPr>
          <w:t>DMST</w:t>
        </w:r>
        <w:r w:rsidR="008D625E" w:rsidRPr="008D625E">
          <w:rPr>
            <w:rFonts w:ascii="Times New Roman" w:eastAsiaTheme="minorEastAsia" w:hAnsi="Times New Roman" w:cs="Times New Roman" w:hint="eastAsia"/>
            <w:sz w:val="24"/>
            <w:szCs w:val="24"/>
          </w:rPr>
          <w:t>的</w:t>
        </w:r>
        <w:r w:rsidR="008D625E" w:rsidRPr="008D625E">
          <w:rPr>
            <w:rFonts w:ascii="Times New Roman" w:eastAsiaTheme="minorEastAsia" w:hAnsi="Times New Roman" w:cs="Times New Roman" w:hint="eastAsia"/>
            <w:sz w:val="24"/>
            <w:szCs w:val="24"/>
          </w:rPr>
          <w:t>pooling</w:t>
        </w:r>
        <w:r w:rsidR="008D625E" w:rsidRPr="008D625E">
          <w:rPr>
            <w:rFonts w:ascii="Times New Roman" w:eastAsiaTheme="minorEastAsia" w:hAnsi="Times New Roman" w:cs="Times New Roman" w:hint="eastAsia"/>
            <w:sz w:val="24"/>
            <w:szCs w:val="24"/>
          </w:rPr>
          <w:t>策略，有效挖掘了点云的</w:t>
        </w:r>
      </w:ins>
      <w:ins w:id="110" w:author="User" w:date="2016-10-24T11:06:00Z">
        <w:r w:rsidR="008D625E">
          <w:rPr>
            <w:rFonts w:ascii="Times New Roman" w:eastAsiaTheme="minorEastAsia" w:hAnsi="Times New Roman" w:cs="Times New Roman" w:hint="eastAsia"/>
            <w:sz w:val="24"/>
            <w:szCs w:val="24"/>
          </w:rPr>
          <w:t>空间结构性</w:t>
        </w:r>
      </w:ins>
      <w:ins w:id="111" w:author="User" w:date="2016-10-24T13:46:00Z">
        <w:r w:rsidR="00801CBD">
          <w:rPr>
            <w:rFonts w:ascii="Times New Roman" w:eastAsiaTheme="minorEastAsia" w:hAnsi="Times New Roman" w:cs="Times New Roman" w:hint="eastAsia"/>
            <w:sz w:val="24"/>
            <w:szCs w:val="24"/>
          </w:rPr>
          <w:t>，</w:t>
        </w:r>
        <w:r w:rsidR="00801CBD" w:rsidRPr="00801CBD">
          <w:rPr>
            <w:rFonts w:ascii="Times New Roman" w:eastAsiaTheme="minorEastAsia" w:hAnsi="Times New Roman" w:cs="Times New Roman" w:hint="eastAsia"/>
            <w:sz w:val="24"/>
            <w:szCs w:val="24"/>
            <w:rPrChange w:id="112" w:author="User" w:date="2016-10-24T13:46:00Z">
              <w:rPr>
                <w:rFonts w:ascii="Verdana" w:hAnsi="Verdana" w:hint="eastAsia"/>
                <w:color w:val="000000"/>
                <w:szCs w:val="21"/>
                <w:shd w:val="clear" w:color="auto" w:fill="FFFFFF"/>
              </w:rPr>
            </w:rPrChange>
          </w:rPr>
          <w:t>描述了点云的邻域关系</w:t>
        </w:r>
      </w:ins>
      <w:ins w:id="113" w:author="User" w:date="2016-10-24T11:06:00Z">
        <w:r w:rsidR="008D625E">
          <w:rPr>
            <w:rFonts w:ascii="Times New Roman" w:eastAsiaTheme="minorEastAsia" w:hAnsi="Times New Roman" w:cs="Times New Roman" w:hint="eastAsia"/>
            <w:sz w:val="24"/>
            <w:szCs w:val="24"/>
          </w:rPr>
          <w:t>。</w:t>
        </w:r>
      </w:ins>
      <w:ins w:id="114" w:author="User" w:date="2016-10-24T11:16:00Z">
        <w:r w:rsidR="006E4F6D">
          <w:rPr>
            <w:rFonts w:ascii="Times New Roman" w:eastAsiaTheme="minorEastAsia" w:hAnsi="Times New Roman" w:cs="Times New Roman" w:hint="eastAsia"/>
            <w:sz w:val="24"/>
            <w:szCs w:val="24"/>
          </w:rPr>
          <w:t>这种策略</w:t>
        </w:r>
      </w:ins>
      <w:ins w:id="115" w:author="User" w:date="2016-10-24T13:50:00Z">
        <w:r w:rsidR="00801CBD">
          <w:rPr>
            <w:rFonts w:ascii="Times New Roman" w:eastAsiaTheme="minorEastAsia" w:hAnsi="Times New Roman" w:cs="Times New Roman" w:hint="eastAsia"/>
            <w:sz w:val="24"/>
            <w:szCs w:val="24"/>
          </w:rPr>
          <w:t>通过</w:t>
        </w:r>
        <w:r w:rsidR="00801CBD">
          <w:rPr>
            <w:rFonts w:ascii="Times New Roman" w:eastAsiaTheme="minorEastAsia" w:hAnsi="Times New Roman" w:cs="Times New Roman" w:hint="eastAsia"/>
            <w:sz w:val="24"/>
            <w:szCs w:val="24"/>
          </w:rPr>
          <w:t>pooling</w:t>
        </w:r>
        <w:r w:rsidR="00801CBD">
          <w:rPr>
            <w:rFonts w:ascii="Times New Roman" w:eastAsiaTheme="minorEastAsia" w:hAnsi="Times New Roman" w:cs="Times New Roman" w:hint="eastAsia"/>
            <w:sz w:val="24"/>
            <w:szCs w:val="24"/>
          </w:rPr>
          <w:t>连接边界点和主体部分点的信息，</w:t>
        </w:r>
      </w:ins>
      <w:ins w:id="116" w:author="User" w:date="2016-10-24T13:51:00Z">
        <w:r w:rsidR="00801CBD">
          <w:rPr>
            <w:rFonts w:ascii="Times New Roman" w:eastAsiaTheme="minorEastAsia" w:hAnsi="Times New Roman" w:cs="Times New Roman" w:hint="eastAsia"/>
            <w:sz w:val="24"/>
            <w:szCs w:val="24"/>
          </w:rPr>
          <w:t>使得边界点和主体部分点</w:t>
        </w:r>
      </w:ins>
      <w:ins w:id="117" w:author="User" w:date="2016-10-24T13:52:00Z">
        <w:r w:rsidR="00801CBD">
          <w:rPr>
            <w:rFonts w:ascii="Times New Roman" w:eastAsiaTheme="minorEastAsia" w:hAnsi="Times New Roman" w:cs="Times New Roman" w:hint="eastAsia"/>
            <w:sz w:val="24"/>
            <w:szCs w:val="24"/>
          </w:rPr>
          <w:t>在神经网络中虽然</w:t>
        </w:r>
      </w:ins>
      <w:ins w:id="118" w:author="User" w:date="2016-10-24T13:51:00Z">
        <w:r w:rsidR="00801CBD">
          <w:rPr>
            <w:rFonts w:ascii="Times New Roman" w:eastAsiaTheme="minorEastAsia" w:hAnsi="Times New Roman" w:cs="Times New Roman" w:hint="eastAsia"/>
            <w:sz w:val="24"/>
            <w:szCs w:val="24"/>
          </w:rPr>
          <w:t>有各自不同的权重，</w:t>
        </w:r>
      </w:ins>
      <w:ins w:id="119" w:author="User" w:date="2016-10-24T13:52:00Z">
        <w:r w:rsidR="00801CBD">
          <w:rPr>
            <w:rFonts w:ascii="Times New Roman" w:eastAsiaTheme="minorEastAsia" w:hAnsi="Times New Roman" w:cs="Times New Roman" w:hint="eastAsia"/>
            <w:sz w:val="24"/>
            <w:szCs w:val="24"/>
          </w:rPr>
          <w:t>但是</w:t>
        </w:r>
      </w:ins>
      <w:ins w:id="120" w:author="User" w:date="2016-10-24T13:51:00Z">
        <w:r w:rsidR="00801CBD">
          <w:rPr>
            <w:rFonts w:ascii="Times New Roman" w:eastAsiaTheme="minorEastAsia" w:hAnsi="Times New Roman" w:cs="Times New Roman" w:hint="eastAsia"/>
            <w:sz w:val="24"/>
            <w:szCs w:val="24"/>
          </w:rPr>
          <w:t>同时</w:t>
        </w:r>
      </w:ins>
      <w:ins w:id="121" w:author="User" w:date="2016-10-24T13:52:00Z">
        <w:r w:rsidR="00801CBD">
          <w:rPr>
            <w:rFonts w:ascii="Times New Roman" w:eastAsiaTheme="minorEastAsia" w:hAnsi="Times New Roman" w:cs="Times New Roman" w:hint="eastAsia"/>
            <w:sz w:val="24"/>
            <w:szCs w:val="24"/>
          </w:rPr>
          <w:t>又</w:t>
        </w:r>
      </w:ins>
      <w:ins w:id="122" w:author="User" w:date="2016-10-24T13:51:00Z">
        <w:r w:rsidR="00801CBD">
          <w:rPr>
            <w:rFonts w:ascii="Times New Roman" w:eastAsiaTheme="minorEastAsia" w:hAnsi="Times New Roman" w:cs="Times New Roman" w:hint="eastAsia"/>
            <w:sz w:val="24"/>
            <w:szCs w:val="24"/>
          </w:rPr>
          <w:t>能够把各自的信息相互传递，</w:t>
        </w:r>
      </w:ins>
      <w:ins w:id="123" w:author="User" w:date="2016-10-24T13:52:00Z">
        <w:r w:rsidR="00801CBD">
          <w:rPr>
            <w:rFonts w:ascii="Times New Roman" w:eastAsiaTheme="minorEastAsia" w:hAnsi="Times New Roman" w:cs="Times New Roman" w:hint="eastAsia"/>
            <w:sz w:val="24"/>
            <w:szCs w:val="24"/>
          </w:rPr>
          <w:t>这样</w:t>
        </w:r>
      </w:ins>
      <w:ins w:id="124" w:author="User" w:date="2016-10-24T11:09:00Z">
        <w:r w:rsidR="008D625E">
          <w:rPr>
            <w:rFonts w:ascii="Times New Roman" w:eastAsiaTheme="minorEastAsia" w:hAnsi="Times New Roman" w:cs="Times New Roman" w:hint="eastAsia"/>
            <w:sz w:val="24"/>
            <w:szCs w:val="24"/>
          </w:rPr>
          <w:t>兼顾</w:t>
        </w:r>
      </w:ins>
      <w:ins w:id="125" w:author="User" w:date="2016-10-24T11:16:00Z">
        <w:r w:rsidR="006E4F6D">
          <w:rPr>
            <w:rFonts w:ascii="Times New Roman" w:eastAsiaTheme="minorEastAsia" w:hAnsi="Times New Roman" w:cs="Times New Roman" w:hint="eastAsia"/>
            <w:sz w:val="24"/>
            <w:szCs w:val="24"/>
          </w:rPr>
          <w:t>点云物体的</w:t>
        </w:r>
      </w:ins>
      <w:ins w:id="126" w:author="User" w:date="2016-10-24T11:09:00Z">
        <w:r w:rsidR="008D625E">
          <w:rPr>
            <w:rFonts w:ascii="Times New Roman" w:eastAsiaTheme="minorEastAsia" w:hAnsi="Times New Roman" w:cs="Times New Roman" w:hint="eastAsia"/>
            <w:sz w:val="24"/>
            <w:szCs w:val="24"/>
          </w:rPr>
          <w:t>边界点和主体点</w:t>
        </w:r>
      </w:ins>
      <w:ins w:id="127" w:author="User" w:date="2016-10-24T11:11:00Z">
        <w:r w:rsidR="00801CBD">
          <w:rPr>
            <w:rFonts w:ascii="Times New Roman" w:eastAsiaTheme="minorEastAsia" w:hAnsi="Times New Roman" w:cs="Times New Roman" w:hint="eastAsia"/>
            <w:sz w:val="24"/>
            <w:szCs w:val="24"/>
          </w:rPr>
          <w:t>对分类的贡献</w:t>
        </w:r>
      </w:ins>
      <w:ins w:id="128" w:author="User" w:date="2016-10-24T13:50:00Z">
        <w:r w:rsidR="00801CBD">
          <w:rPr>
            <w:rFonts w:ascii="Times New Roman" w:eastAsiaTheme="minorEastAsia" w:hAnsi="Times New Roman" w:cs="Times New Roman" w:hint="eastAsia"/>
            <w:sz w:val="24"/>
            <w:szCs w:val="24"/>
          </w:rPr>
          <w:t>，</w:t>
        </w:r>
      </w:ins>
      <w:ins w:id="129" w:author="User" w:date="2016-10-24T11:17:00Z">
        <w:r w:rsidR="006E4F6D">
          <w:rPr>
            <w:rFonts w:ascii="Times New Roman" w:eastAsiaTheme="minorEastAsia" w:hAnsi="Times New Roman" w:cs="Times New Roman" w:hint="eastAsia"/>
            <w:sz w:val="24"/>
            <w:szCs w:val="24"/>
          </w:rPr>
          <w:t>既保证了边界点</w:t>
        </w:r>
      </w:ins>
      <w:ins w:id="130" w:author="User" w:date="2016-10-24T11:18:00Z">
        <w:r w:rsidR="006E4F6D">
          <w:rPr>
            <w:rFonts w:ascii="Times New Roman" w:eastAsiaTheme="minorEastAsia" w:hAnsi="Times New Roman" w:cs="Times New Roman" w:hint="eastAsia"/>
            <w:sz w:val="24"/>
            <w:szCs w:val="24"/>
          </w:rPr>
          <w:t>，边界点往往也可能是</w:t>
        </w:r>
      </w:ins>
      <w:ins w:id="131" w:author="User" w:date="2016-10-24T11:19:00Z">
        <w:r w:rsidR="006E4F6D">
          <w:rPr>
            <w:rFonts w:ascii="Times New Roman" w:eastAsiaTheme="minorEastAsia" w:hAnsi="Times New Roman" w:cs="Times New Roman" w:hint="eastAsia"/>
            <w:sz w:val="24"/>
            <w:szCs w:val="24"/>
          </w:rPr>
          <w:t>特征点</w:t>
        </w:r>
      </w:ins>
      <w:ins w:id="132" w:author="User" w:date="2016-10-24T11:18:00Z">
        <w:r w:rsidR="006E4F6D">
          <w:rPr>
            <w:rFonts w:ascii="Times New Roman" w:eastAsiaTheme="minorEastAsia" w:hAnsi="Times New Roman" w:cs="Times New Roman" w:hint="eastAsia"/>
            <w:sz w:val="24"/>
            <w:szCs w:val="24"/>
          </w:rPr>
          <w:t>，</w:t>
        </w:r>
      </w:ins>
      <w:ins w:id="133" w:author="User" w:date="2016-10-24T11:17:00Z">
        <w:r w:rsidR="006E4F6D">
          <w:rPr>
            <w:rFonts w:ascii="Times New Roman" w:eastAsiaTheme="minorEastAsia" w:hAnsi="Times New Roman" w:cs="Times New Roman" w:hint="eastAsia"/>
            <w:sz w:val="24"/>
            <w:szCs w:val="24"/>
          </w:rPr>
          <w:t>能有效的区分</w:t>
        </w:r>
        <w:r w:rsidR="00801CBD">
          <w:rPr>
            <w:rFonts w:ascii="Times New Roman" w:eastAsiaTheme="minorEastAsia" w:hAnsi="Times New Roman" w:cs="Times New Roman" w:hint="eastAsia"/>
            <w:sz w:val="24"/>
            <w:szCs w:val="24"/>
          </w:rPr>
          <w:t>相似的物体</w:t>
        </w:r>
      </w:ins>
      <w:ins w:id="134" w:author="User" w:date="2016-10-24T13:49:00Z">
        <w:r w:rsidR="00801CBD">
          <w:rPr>
            <w:rFonts w:ascii="Times New Roman" w:eastAsiaTheme="minorEastAsia" w:hAnsi="Times New Roman" w:cs="Times New Roman" w:hint="eastAsia"/>
            <w:sz w:val="24"/>
            <w:szCs w:val="24"/>
          </w:rPr>
          <w:t>；</w:t>
        </w:r>
      </w:ins>
      <w:ins w:id="135" w:author="User" w:date="2016-10-24T11:19:00Z">
        <w:r w:rsidR="006E4F6D">
          <w:rPr>
            <w:rFonts w:ascii="Times New Roman" w:eastAsiaTheme="minorEastAsia" w:hAnsi="Times New Roman" w:cs="Times New Roman" w:hint="eastAsia"/>
            <w:sz w:val="24"/>
            <w:szCs w:val="24"/>
          </w:rPr>
          <w:t>又</w:t>
        </w:r>
      </w:ins>
      <w:ins w:id="136" w:author="User" w:date="2016-10-24T11:17:00Z">
        <w:r w:rsidR="006E4F6D">
          <w:rPr>
            <w:rFonts w:ascii="Times New Roman" w:eastAsiaTheme="minorEastAsia" w:hAnsi="Times New Roman" w:cs="Times New Roman" w:hint="eastAsia"/>
            <w:sz w:val="24"/>
            <w:szCs w:val="24"/>
          </w:rPr>
          <w:t>保证了主体点</w:t>
        </w:r>
      </w:ins>
      <w:ins w:id="137" w:author="User" w:date="2016-10-24T11:20:00Z">
        <w:r w:rsidR="006E4F6D">
          <w:rPr>
            <w:rFonts w:ascii="Times New Roman" w:eastAsiaTheme="minorEastAsia" w:hAnsi="Times New Roman" w:cs="Times New Roman" w:hint="eastAsia"/>
            <w:sz w:val="24"/>
            <w:szCs w:val="24"/>
          </w:rPr>
          <w:t>能有效区分不太相似的物体，</w:t>
        </w:r>
      </w:ins>
      <w:ins w:id="138" w:author="User" w:date="2016-10-24T11:19:00Z">
        <w:r w:rsidR="006E4F6D">
          <w:rPr>
            <w:rFonts w:ascii="Times New Roman" w:eastAsiaTheme="minorEastAsia" w:hAnsi="Times New Roman" w:cs="Times New Roman" w:hint="eastAsia"/>
            <w:sz w:val="24"/>
            <w:szCs w:val="24"/>
          </w:rPr>
          <w:t>使得整个分类不会</w:t>
        </w:r>
      </w:ins>
      <w:ins w:id="139" w:author="User" w:date="2016-10-24T11:20:00Z">
        <w:r w:rsidR="006E4F6D">
          <w:rPr>
            <w:rFonts w:ascii="Times New Roman" w:eastAsiaTheme="minorEastAsia" w:hAnsi="Times New Roman" w:cs="Times New Roman" w:hint="eastAsia"/>
            <w:sz w:val="24"/>
            <w:szCs w:val="24"/>
          </w:rPr>
          <w:t>受到噪声的影响。</w:t>
        </w:r>
      </w:ins>
      <w:ins w:id="140" w:author="User" w:date="2016-10-24T11:17:00Z">
        <w:r w:rsidR="006E4F6D">
          <w:rPr>
            <w:rFonts w:ascii="Times New Roman" w:eastAsiaTheme="minorEastAsia" w:hAnsi="Times New Roman" w:cs="Times New Roman" w:hint="eastAsia"/>
            <w:sz w:val="24"/>
            <w:szCs w:val="24"/>
          </w:rPr>
          <w:t xml:space="preserve"> </w:t>
        </w:r>
      </w:ins>
      <w:del w:id="141" w:author="User" w:date="2016-10-24T11:21:00Z">
        <w:r w:rsidRPr="00C54053" w:rsidDel="006E4F6D">
          <w:rPr>
            <w:rFonts w:ascii="Times New Roman" w:eastAsiaTheme="minorEastAsia" w:hAnsi="Times New Roman" w:cs="Times New Roman"/>
            <w:sz w:val="24"/>
            <w:szCs w:val="24"/>
          </w:rPr>
          <w:delText>充分利用点集内点的空间结构性，使得点集特征对噪声不敏感。在</w:delText>
        </w:r>
        <w:r w:rsidRPr="00C54053" w:rsidDel="006E4F6D">
          <w:rPr>
            <w:rFonts w:ascii="Times New Roman" w:eastAsiaTheme="minorEastAsia" w:hAnsi="Times New Roman" w:cs="Times New Roman"/>
            <w:sz w:val="24"/>
            <w:szCs w:val="24"/>
          </w:rPr>
          <w:delText>pooling</w:delText>
        </w:r>
        <w:r w:rsidRPr="00C54053" w:rsidDel="006E4F6D">
          <w:rPr>
            <w:rFonts w:ascii="Times New Roman" w:eastAsiaTheme="minorEastAsia" w:hAnsi="Times New Roman" w:cs="Times New Roman"/>
            <w:sz w:val="24"/>
            <w:szCs w:val="24"/>
          </w:rPr>
          <w:delText>层中对每个特征依据每个点空间相邻关系进行</w:delText>
        </w:r>
        <w:r w:rsidRPr="00C54053" w:rsidDel="006E4F6D">
          <w:rPr>
            <w:rFonts w:ascii="Times New Roman" w:eastAsiaTheme="minorEastAsia" w:hAnsi="Times New Roman" w:cs="Times New Roman"/>
            <w:sz w:val="24"/>
            <w:szCs w:val="24"/>
          </w:rPr>
          <w:delText>pooling</w:delText>
        </w:r>
        <w:r w:rsidR="005A62DB" w:rsidRPr="00C54053" w:rsidDel="006E4F6D">
          <w:rPr>
            <w:rFonts w:ascii="Times New Roman" w:eastAsiaTheme="minorEastAsia" w:hAnsi="Times New Roman" w:cs="Times New Roman"/>
            <w:sz w:val="24"/>
            <w:szCs w:val="24"/>
          </w:rPr>
          <w:delText>，</w:delText>
        </w:r>
      </w:del>
      <w:del w:id="142" w:author="User" w:date="2016-10-24T11:13:00Z">
        <w:r w:rsidR="005A62DB" w:rsidRPr="00C54053" w:rsidDel="006E4F6D">
          <w:rPr>
            <w:rFonts w:ascii="Times New Roman" w:eastAsiaTheme="minorEastAsia" w:hAnsi="Times New Roman" w:cs="Times New Roman"/>
            <w:sz w:val="24"/>
            <w:szCs w:val="24"/>
          </w:rPr>
          <w:delText>有效利用点集中点的空间相邻关系，降低边缘不良</w:delText>
        </w:r>
        <w:r w:rsidRPr="00C54053" w:rsidDel="006E4F6D">
          <w:rPr>
            <w:rFonts w:ascii="Times New Roman" w:eastAsiaTheme="minorEastAsia" w:hAnsi="Times New Roman" w:cs="Times New Roman"/>
            <w:sz w:val="24"/>
            <w:szCs w:val="24"/>
          </w:rPr>
          <w:delText>点特征对点集特征的影响</w:delText>
        </w:r>
      </w:del>
      <w:del w:id="143" w:author="User" w:date="2016-10-24T11:21:00Z">
        <w:r w:rsidRPr="00C54053" w:rsidDel="006E4F6D">
          <w:rPr>
            <w:rFonts w:ascii="Times New Roman" w:eastAsiaTheme="minorEastAsia" w:hAnsi="Times New Roman" w:cs="Times New Roman"/>
            <w:sz w:val="24"/>
            <w:szCs w:val="24"/>
          </w:rPr>
          <w:delText>。</w:delText>
        </w:r>
      </w:del>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t>II. RELATED WORK</w:t>
      </w:r>
    </w:p>
    <w:p w:rsidR="00E25226" w:rsidRPr="00C54053" w:rsidRDefault="00E25226" w:rsidP="008A3C8A">
      <w:pPr>
        <w:spacing w:before="156" w:after="156" w:line="300" w:lineRule="auto"/>
        <w:rPr>
          <w:rFonts w:ascii="Times New Roman" w:eastAsiaTheme="minorEastAsia" w:hAnsi="Times New Roman" w:cs="Times New Roman"/>
        </w:rPr>
      </w:pPr>
      <w:r w:rsidRPr="00C54053">
        <w:rPr>
          <w:rFonts w:ascii="Times New Roman" w:eastAsiaTheme="minorEastAsia" w:hAnsi="Times New Roman" w:cs="Times New Roman"/>
          <w:b/>
          <w:sz w:val="24"/>
          <w:szCs w:val="24"/>
        </w:rPr>
        <w:t xml:space="preserve">A. </w:t>
      </w:r>
      <w:r w:rsidRPr="00C54053">
        <w:rPr>
          <w:rFonts w:ascii="Times New Roman" w:eastAsiaTheme="minorEastAsia" w:hAnsi="Times New Roman" w:cs="Times New Roman"/>
          <w:b/>
          <w:sz w:val="24"/>
          <w:szCs w:val="24"/>
        </w:rPr>
        <w:t>点云分类</w:t>
      </w:r>
    </w:p>
    <w:p w:rsidR="00E25226" w:rsidRPr="00C54053" w:rsidRDefault="00E25226" w:rsidP="00791EBA">
      <w:pPr>
        <w:spacing w:line="300" w:lineRule="auto"/>
        <w:ind w:firstLine="480"/>
        <w:rPr>
          <w:rFonts w:ascii="Times New Roman" w:eastAsiaTheme="minorEastAsia" w:hAnsi="Times New Roman" w:cs="Times New Roman"/>
          <w:b/>
          <w:sz w:val="28"/>
          <w:szCs w:val="28"/>
        </w:rPr>
      </w:pPr>
      <w:r w:rsidRPr="00C54053">
        <w:rPr>
          <w:rFonts w:ascii="Times New Roman" w:eastAsiaTheme="minorEastAsia" w:hAnsi="Times New Roman" w:cs="Times New Roman"/>
          <w:sz w:val="24"/>
          <w:szCs w:val="24"/>
        </w:rPr>
        <w:t>在过去数年中点云分类得到广泛研究，大量特征提取以及分类方法被提出，主要采用特征算子或语义关系结合分类器进行分类。首先基于点的方法被提出，这些方法采用大量特征算子的组合进行分类。</w:t>
      </w:r>
      <w:proofErr w:type="spellStart"/>
      <w:r w:rsidRPr="00C54053">
        <w:rPr>
          <w:rFonts w:ascii="Times New Roman" w:eastAsiaTheme="minorEastAsia" w:hAnsi="Times New Roman" w:cs="Times New Roman"/>
          <w:sz w:val="24"/>
          <w:szCs w:val="24"/>
        </w:rPr>
        <w:t>Chehata</w:t>
      </w:r>
      <w:proofErr w:type="spellEnd"/>
      <w:r w:rsidRPr="00C54053">
        <w:rPr>
          <w:rFonts w:ascii="Times New Roman" w:eastAsiaTheme="minorEastAsia" w:hAnsi="Times New Roman" w:cs="Times New Roman"/>
          <w:sz w:val="24"/>
          <w:szCs w:val="24"/>
        </w:rPr>
        <w:t xml:space="preserve"> et al. [3</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用随机森林对</w:t>
      </w:r>
      <w:r w:rsidRPr="00C54053">
        <w:rPr>
          <w:rFonts w:ascii="Times New Roman" w:eastAsiaTheme="minorEastAsia" w:hAnsi="Times New Roman" w:cs="Times New Roman"/>
          <w:sz w:val="24"/>
          <w:szCs w:val="24"/>
        </w:rPr>
        <w:t>5</w:t>
      </w:r>
      <w:r w:rsidRPr="00C54053">
        <w:rPr>
          <w:rFonts w:ascii="Times New Roman" w:eastAsiaTheme="minorEastAsia" w:hAnsi="Times New Roman" w:cs="Times New Roman"/>
          <w:sz w:val="24"/>
          <w:szCs w:val="24"/>
        </w:rPr>
        <w:t>类总计</w:t>
      </w:r>
      <w:r w:rsidRPr="00C54053">
        <w:rPr>
          <w:rFonts w:ascii="Times New Roman" w:eastAsiaTheme="minorEastAsia" w:hAnsi="Times New Roman" w:cs="Times New Roman"/>
          <w:sz w:val="24"/>
          <w:szCs w:val="24"/>
        </w:rPr>
        <w:t>21</w:t>
      </w:r>
      <w:r w:rsidRPr="00C54053">
        <w:rPr>
          <w:rFonts w:ascii="Times New Roman" w:eastAsiaTheme="minorEastAsia" w:hAnsi="Times New Roman" w:cs="Times New Roman"/>
          <w:sz w:val="24"/>
          <w:szCs w:val="24"/>
        </w:rPr>
        <w:t>种机载激光雷达点云特征进行分类</w:t>
      </w:r>
      <w:proofErr w:type="gramEnd"/>
      <w:r w:rsidRPr="00C54053">
        <w:rPr>
          <w:rFonts w:ascii="Times New Roman" w:eastAsiaTheme="minorEastAsia" w:hAnsi="Times New Roman" w:cs="Times New Roman"/>
          <w:sz w:val="24"/>
          <w:szCs w:val="24"/>
        </w:rPr>
        <w:t>，并通过迭代的特征选择获得</w:t>
      </w:r>
      <w:r w:rsidRPr="00C54053">
        <w:rPr>
          <w:rFonts w:ascii="Times New Roman" w:eastAsiaTheme="minorEastAsia" w:hAnsi="Times New Roman" w:cs="Times New Roman"/>
          <w:sz w:val="24"/>
          <w:szCs w:val="24"/>
        </w:rPr>
        <w:t>6</w:t>
      </w:r>
      <w:r w:rsidRPr="00C54053">
        <w:rPr>
          <w:rFonts w:ascii="Times New Roman" w:eastAsiaTheme="minorEastAsia" w:hAnsi="Times New Roman" w:cs="Times New Roman"/>
          <w:sz w:val="24"/>
          <w:szCs w:val="24"/>
        </w:rPr>
        <w:t>种</w:t>
      </w:r>
      <w:r w:rsidRPr="00C54053">
        <w:rPr>
          <w:rFonts w:ascii="Times New Roman" w:eastAsiaTheme="minorEastAsia" w:hAnsi="Times New Roman" w:cs="Times New Roman"/>
          <w:sz w:val="24"/>
          <w:szCs w:val="24"/>
        </w:rPr>
        <w:lastRenderedPageBreak/>
        <w:t>最好的特征。</w:t>
      </w:r>
      <w:proofErr w:type="spellStart"/>
      <w:r w:rsidRPr="00C54053">
        <w:rPr>
          <w:rFonts w:ascii="Times New Roman" w:eastAsiaTheme="minorEastAsia" w:hAnsi="Times New Roman" w:cs="Times New Roman"/>
          <w:sz w:val="24"/>
          <w:szCs w:val="24"/>
        </w:rPr>
        <w:t>Guo</w:t>
      </w:r>
      <w:proofErr w:type="spellEnd"/>
      <w:r w:rsidRPr="00C54053">
        <w:rPr>
          <w:rFonts w:ascii="Times New Roman" w:eastAsiaTheme="minorEastAsia" w:hAnsi="Times New Roman" w:cs="Times New Roman"/>
          <w:sz w:val="24"/>
          <w:szCs w:val="24"/>
        </w:rPr>
        <w:t xml:space="preserve"> et al. [4</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采用了</w:t>
      </w:r>
      <w:r w:rsidRPr="00C54053">
        <w:rPr>
          <w:rFonts w:ascii="Times New Roman" w:eastAsiaTheme="minorEastAsia" w:hAnsi="Times New Roman" w:cs="Times New Roman"/>
          <w:sz w:val="24"/>
          <w:szCs w:val="24"/>
        </w:rPr>
        <w:t>26</w:t>
      </w:r>
      <w:r w:rsidRPr="00C54053">
        <w:rPr>
          <w:rFonts w:ascii="Times New Roman" w:eastAsiaTheme="minorEastAsia" w:hAnsi="Times New Roman" w:cs="Times New Roman"/>
          <w:sz w:val="24"/>
          <w:szCs w:val="24"/>
        </w:rPr>
        <w:t>种特征以及</w:t>
      </w:r>
      <w:proofErr w:type="spellStart"/>
      <w:r w:rsidRPr="00C54053">
        <w:rPr>
          <w:rFonts w:ascii="Times New Roman" w:eastAsiaTheme="minorEastAsia" w:hAnsi="Times New Roman" w:cs="Times New Roman"/>
          <w:sz w:val="24"/>
          <w:szCs w:val="24"/>
        </w:rPr>
        <w:t>JointBoost</w:t>
      </w:r>
      <w:proofErr w:type="spellEnd"/>
      <w:r w:rsidRPr="00C54053">
        <w:rPr>
          <w:rFonts w:ascii="Times New Roman" w:eastAsiaTheme="minorEastAsia" w:hAnsi="Times New Roman" w:cs="Times New Roman"/>
          <w:sz w:val="24"/>
          <w:szCs w:val="24"/>
        </w:rPr>
        <w:t>在复杂地面上对建筑</w:t>
      </w:r>
      <w:proofErr w:type="gramEnd"/>
      <w:r w:rsidRPr="00C54053">
        <w:rPr>
          <w:rFonts w:ascii="Times New Roman" w:eastAsiaTheme="minorEastAsia" w:hAnsi="Times New Roman" w:cs="Times New Roman"/>
          <w:sz w:val="24"/>
          <w:szCs w:val="24"/>
        </w:rPr>
        <w:t>，植被，地面，电线以及架线塔五种地物进行分类。</w:t>
      </w:r>
      <w:proofErr w:type="spellStart"/>
      <w:r w:rsidRPr="00C54053">
        <w:rPr>
          <w:rFonts w:ascii="Times New Roman" w:eastAsiaTheme="minorEastAsia" w:hAnsi="Times New Roman" w:cs="Times New Roman"/>
          <w:sz w:val="24"/>
          <w:szCs w:val="24"/>
        </w:rPr>
        <w:t>Kragh</w:t>
      </w:r>
      <w:proofErr w:type="spellEnd"/>
      <w:r w:rsidRPr="00C54053">
        <w:rPr>
          <w:rFonts w:ascii="Times New Roman" w:eastAsiaTheme="minorEastAsia" w:hAnsi="Times New Roman" w:cs="Times New Roman"/>
          <w:sz w:val="24"/>
          <w:szCs w:val="24"/>
        </w:rPr>
        <w:t xml:space="preserve"> et al. [5</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采用</w:t>
      </w:r>
      <w:r w:rsidRPr="00C54053">
        <w:rPr>
          <w:rFonts w:ascii="Times New Roman" w:eastAsiaTheme="minorEastAsia" w:hAnsi="Times New Roman" w:cs="Times New Roman"/>
          <w:sz w:val="24"/>
          <w:szCs w:val="24"/>
        </w:rPr>
        <w:t>13</w:t>
      </w:r>
      <w:r w:rsidRPr="00C54053">
        <w:rPr>
          <w:rFonts w:ascii="Times New Roman" w:eastAsiaTheme="minorEastAsia" w:hAnsi="Times New Roman" w:cs="Times New Roman"/>
          <w:sz w:val="24"/>
          <w:szCs w:val="24"/>
        </w:rPr>
        <w:t>种特征以及</w:t>
      </w:r>
      <w:proofErr w:type="spellStart"/>
      <w:r w:rsidRPr="00C54053">
        <w:rPr>
          <w:rFonts w:ascii="Times New Roman" w:eastAsiaTheme="minorEastAsia" w:hAnsi="Times New Roman" w:cs="Times New Roman"/>
          <w:sz w:val="24"/>
          <w:szCs w:val="24"/>
        </w:rPr>
        <w:t>svm</w:t>
      </w:r>
      <w:proofErr w:type="spellEnd"/>
      <w:r w:rsidRPr="00C54053">
        <w:rPr>
          <w:rFonts w:ascii="Times New Roman" w:eastAsiaTheme="minorEastAsia" w:hAnsi="Times New Roman" w:cs="Times New Roman"/>
          <w:sz w:val="24"/>
          <w:szCs w:val="24"/>
        </w:rPr>
        <w:t>对车载点云进行分类</w:t>
      </w:r>
      <w:proofErr w:type="gramEnd"/>
      <w:r w:rsidRPr="00C54053">
        <w:rPr>
          <w:rFonts w:ascii="Times New Roman" w:eastAsiaTheme="minorEastAsia" w:hAnsi="Times New Roman" w:cs="Times New Roman"/>
          <w:sz w:val="24"/>
          <w:szCs w:val="24"/>
        </w:rPr>
        <w:t>，并针对不同车载点云中点密度变化采用变邻域半径的方法提取特征。</w:t>
      </w:r>
      <w:proofErr w:type="spellStart"/>
      <w:r w:rsidRPr="00C54053">
        <w:rPr>
          <w:rFonts w:ascii="Times New Roman" w:eastAsiaTheme="minorEastAsia" w:hAnsi="Times New Roman" w:cs="Times New Roman"/>
          <w:sz w:val="24"/>
          <w:szCs w:val="24"/>
        </w:rPr>
        <w:t>Brodu</w:t>
      </w:r>
      <w:proofErr w:type="spellEnd"/>
      <w:r w:rsidRPr="00C54053">
        <w:rPr>
          <w:rFonts w:ascii="Times New Roman" w:eastAsiaTheme="minorEastAsia" w:hAnsi="Times New Roman" w:cs="Times New Roman"/>
          <w:sz w:val="24"/>
          <w:szCs w:val="24"/>
        </w:rPr>
        <w:t xml:space="preserve"> et al. [6</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提出了一种多尺度特征提取方法描述地物特征</w:t>
      </w:r>
      <w:proofErr w:type="gramEnd"/>
      <w:r w:rsidRPr="00C54053">
        <w:rPr>
          <w:rFonts w:ascii="Times New Roman" w:eastAsiaTheme="minorEastAsia" w:hAnsi="Times New Roman" w:cs="Times New Roman"/>
          <w:sz w:val="24"/>
          <w:szCs w:val="24"/>
        </w:rPr>
        <w:t>，并对两个区域内植被，岩石，水和地面进行分类并取得很好的精度。其次一些</w:t>
      </w:r>
      <w:proofErr w:type="gramStart"/>
      <w:r w:rsidRPr="00C54053">
        <w:rPr>
          <w:rFonts w:ascii="Times New Roman" w:eastAsiaTheme="minorEastAsia" w:hAnsi="Times New Roman" w:cs="Times New Roman"/>
          <w:sz w:val="24"/>
          <w:szCs w:val="24"/>
        </w:rPr>
        <w:t>基于点集的</w:t>
      </w:r>
      <w:proofErr w:type="gramEnd"/>
      <w:r w:rsidRPr="00C54053">
        <w:rPr>
          <w:rFonts w:ascii="Times New Roman" w:eastAsiaTheme="minorEastAsia" w:hAnsi="Times New Roman" w:cs="Times New Roman"/>
          <w:sz w:val="24"/>
          <w:szCs w:val="24"/>
        </w:rPr>
        <w:t>方法获得了研究，这些方法利用了</w:t>
      </w:r>
      <w:proofErr w:type="gramStart"/>
      <w:r w:rsidRPr="00C54053">
        <w:rPr>
          <w:rFonts w:ascii="Times New Roman" w:eastAsiaTheme="minorEastAsia" w:hAnsi="Times New Roman" w:cs="Times New Roman"/>
          <w:sz w:val="24"/>
          <w:szCs w:val="24"/>
        </w:rPr>
        <w:t>点集特征以及点集之间</w:t>
      </w:r>
      <w:proofErr w:type="gramEnd"/>
      <w:r w:rsidRPr="00C54053">
        <w:rPr>
          <w:rFonts w:ascii="Times New Roman" w:eastAsiaTheme="minorEastAsia" w:hAnsi="Times New Roman" w:cs="Times New Roman"/>
          <w:sz w:val="24"/>
          <w:szCs w:val="24"/>
        </w:rPr>
        <w:t>的关系进行分类。</w:t>
      </w:r>
      <w:r w:rsidRPr="00C54053">
        <w:rPr>
          <w:rFonts w:ascii="Times New Roman" w:eastAsiaTheme="minorEastAsia" w:hAnsi="Times New Roman" w:cs="Times New Roman"/>
          <w:sz w:val="24"/>
          <w:szCs w:val="24"/>
        </w:rPr>
        <w:t>Zhang et al. [7</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对机载点云采用区域生长进行分割</w:t>
      </w:r>
      <w:proofErr w:type="gramEnd"/>
      <w:r w:rsidRPr="00C54053">
        <w:rPr>
          <w:rFonts w:ascii="Times New Roman" w:eastAsiaTheme="minorEastAsia" w:hAnsi="Times New Roman" w:cs="Times New Roman"/>
          <w:sz w:val="24"/>
          <w:szCs w:val="24"/>
        </w:rPr>
        <w:t>，然后提取分割后点集的几何，回波，辐射度以及拓扑特征，并用</w:t>
      </w:r>
      <w:proofErr w:type="spellStart"/>
      <w:r w:rsidRPr="00C54053">
        <w:rPr>
          <w:rFonts w:ascii="Times New Roman" w:eastAsiaTheme="minorEastAsia" w:hAnsi="Times New Roman" w:cs="Times New Roman"/>
          <w:sz w:val="24"/>
          <w:szCs w:val="24"/>
        </w:rPr>
        <w:t>svm</w:t>
      </w:r>
      <w:proofErr w:type="spellEnd"/>
      <w:r w:rsidRPr="00C54053">
        <w:rPr>
          <w:rFonts w:ascii="Times New Roman" w:eastAsiaTheme="minorEastAsia" w:hAnsi="Times New Roman" w:cs="Times New Roman"/>
          <w:sz w:val="24"/>
          <w:szCs w:val="24"/>
        </w:rPr>
        <w:t>进行分类。</w:t>
      </w:r>
      <w:proofErr w:type="spellStart"/>
      <w:r w:rsidRPr="00C54053">
        <w:rPr>
          <w:rFonts w:ascii="Times New Roman" w:eastAsiaTheme="minorEastAsia" w:hAnsi="Times New Roman" w:cs="Times New Roman"/>
          <w:sz w:val="24"/>
          <w:szCs w:val="24"/>
        </w:rPr>
        <w:t>Pu</w:t>
      </w:r>
      <w:proofErr w:type="spellEnd"/>
      <w:r w:rsidRPr="00C54053">
        <w:rPr>
          <w:rFonts w:ascii="Times New Roman" w:eastAsiaTheme="minorEastAsia" w:hAnsi="Times New Roman" w:cs="Times New Roman"/>
          <w:sz w:val="24"/>
          <w:szCs w:val="24"/>
        </w:rPr>
        <w:t xml:space="preserve"> et al. [8</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对车载激光雷达点云过分割后</w:t>
      </w:r>
      <w:proofErr w:type="gramEnd"/>
      <w:r w:rsidRPr="00C54053">
        <w:rPr>
          <w:rFonts w:ascii="Times New Roman" w:eastAsiaTheme="minorEastAsia" w:hAnsi="Times New Roman" w:cs="Times New Roman"/>
          <w:sz w:val="24"/>
          <w:szCs w:val="24"/>
        </w:rPr>
        <w:t>，通过位置，形状，方向等因素设计特征识别平面，柱状结构。</w:t>
      </w:r>
      <w:r w:rsidRPr="00C54053">
        <w:rPr>
          <w:rFonts w:ascii="Times New Roman" w:eastAsiaTheme="minorEastAsia" w:hAnsi="Times New Roman" w:cs="Times New Roman"/>
          <w:sz w:val="24"/>
          <w:szCs w:val="24"/>
        </w:rPr>
        <w:t>Yang et al. [9</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把车载激光雷达点云过分割成语义的超像元</w:t>
      </w:r>
      <w:proofErr w:type="gramEnd"/>
      <w:r w:rsidRPr="00C54053">
        <w:rPr>
          <w:rFonts w:ascii="Times New Roman" w:eastAsiaTheme="minorEastAsia" w:hAnsi="Times New Roman" w:cs="Times New Roman"/>
          <w:sz w:val="24"/>
          <w:szCs w:val="24"/>
        </w:rPr>
        <w:t>，然后建立了一系列规则对这些超像元进行合并，并对合并后物体设计规则进行识别。</w:t>
      </w:r>
      <w:proofErr w:type="spellStart"/>
      <w:r w:rsidRPr="00C54053">
        <w:rPr>
          <w:rFonts w:ascii="Times New Roman" w:eastAsiaTheme="minorEastAsia" w:hAnsi="Times New Roman" w:cs="Times New Roman"/>
          <w:sz w:val="24"/>
          <w:szCs w:val="24"/>
        </w:rPr>
        <w:t>Fukano</w:t>
      </w:r>
      <w:proofErr w:type="spellEnd"/>
      <w:r w:rsidRPr="00C54053">
        <w:rPr>
          <w:rFonts w:ascii="Times New Roman" w:eastAsiaTheme="minorEastAsia" w:hAnsi="Times New Roman" w:cs="Times New Roman"/>
          <w:sz w:val="24"/>
          <w:szCs w:val="24"/>
        </w:rPr>
        <w:t xml:space="preserve"> et al. [10</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通过拉普拉斯收缩突出线状和面状特征</w:t>
      </w:r>
      <w:proofErr w:type="gramEnd"/>
      <w:r w:rsidRPr="00C54053">
        <w:rPr>
          <w:rFonts w:ascii="Times New Roman" w:eastAsiaTheme="minorEastAsia" w:hAnsi="Times New Roman" w:cs="Times New Roman"/>
          <w:sz w:val="24"/>
          <w:szCs w:val="24"/>
        </w:rPr>
        <w:t>，并根据线状和面状特征组合方式提取杆状地物。还有一些方法通过图像赋予点</w:t>
      </w:r>
      <w:proofErr w:type="gramStart"/>
      <w:r w:rsidRPr="00C54053">
        <w:rPr>
          <w:rFonts w:ascii="Times New Roman" w:eastAsiaTheme="minorEastAsia" w:hAnsi="Times New Roman" w:cs="Times New Roman"/>
          <w:sz w:val="24"/>
          <w:szCs w:val="24"/>
        </w:rPr>
        <w:t>云一定</w:t>
      </w:r>
      <w:proofErr w:type="gramEnd"/>
      <w:r w:rsidRPr="00C54053">
        <w:rPr>
          <w:rFonts w:ascii="Times New Roman" w:eastAsiaTheme="minorEastAsia" w:hAnsi="Times New Roman" w:cs="Times New Roman"/>
          <w:sz w:val="24"/>
          <w:szCs w:val="24"/>
        </w:rPr>
        <w:t>空间语义关系进行分类。</w:t>
      </w:r>
      <w:r w:rsidRPr="00C54053">
        <w:rPr>
          <w:rFonts w:ascii="Times New Roman" w:eastAsiaTheme="minorEastAsia" w:hAnsi="Times New Roman" w:cs="Times New Roman"/>
          <w:sz w:val="24"/>
          <w:szCs w:val="24"/>
        </w:rPr>
        <w:t>Zhang et al. [11</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通过道路场景中地物在图像和点云中的一系列弱判别条件</w:t>
      </w:r>
      <w:proofErr w:type="gramEnd"/>
      <w:r w:rsidRPr="00C54053">
        <w:rPr>
          <w:rFonts w:ascii="Times New Roman" w:eastAsiaTheme="minorEastAsia" w:hAnsi="Times New Roman" w:cs="Times New Roman"/>
          <w:sz w:val="24"/>
          <w:szCs w:val="24"/>
        </w:rPr>
        <w:t>，然后通过一种过滤算法以及条件随机场的语义分析方法完成点云分类。</w:t>
      </w:r>
    </w:p>
    <w:p w:rsidR="00E25226" w:rsidRPr="00C54053" w:rsidRDefault="00E25226">
      <w:pPr>
        <w:spacing w:before="156" w:after="156" w:line="300" w:lineRule="auto"/>
        <w:rPr>
          <w:rFonts w:ascii="Times New Roman" w:eastAsiaTheme="minorEastAsia" w:hAnsi="Times New Roman" w:cs="Times New Roman"/>
        </w:rPr>
      </w:pPr>
      <w:r w:rsidRPr="00C54053">
        <w:rPr>
          <w:rFonts w:ascii="Times New Roman" w:eastAsiaTheme="minorEastAsia" w:hAnsi="Times New Roman" w:cs="Times New Roman"/>
          <w:b/>
          <w:sz w:val="24"/>
          <w:szCs w:val="24"/>
        </w:rPr>
        <w:t xml:space="preserve">B. </w:t>
      </w:r>
      <w:r w:rsidRPr="00C54053">
        <w:rPr>
          <w:rFonts w:ascii="Times New Roman" w:eastAsiaTheme="minorEastAsia" w:hAnsi="Times New Roman" w:cs="Times New Roman"/>
          <w:b/>
          <w:sz w:val="24"/>
          <w:szCs w:val="24"/>
        </w:rPr>
        <w:t>特征表达</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在直接使用特征算子或语义关系的基础上，分类过程中如果通过特征表达对已有特征进行重新组织和提取，能获得更优秀的特征，以此分类能够获得更好的分类精度。</w:t>
      </w:r>
    </w:p>
    <w:p w:rsidR="00E25226" w:rsidRPr="00C54053" w:rsidRDefault="00E25226">
      <w:pPr>
        <w:spacing w:line="300" w:lineRule="auto"/>
        <w:ind w:firstLine="480"/>
        <w:rPr>
          <w:rFonts w:ascii="Times New Roman" w:eastAsiaTheme="minorEastAsia" w:hAnsi="Times New Roman" w:cs="Times New Roman"/>
        </w:rPr>
      </w:pPr>
      <w:bookmarkStart w:id="144" w:name="__DdeLink__2155_910569020"/>
      <w:r w:rsidRPr="00C54053">
        <w:rPr>
          <w:rFonts w:ascii="Times New Roman" w:eastAsiaTheme="minorEastAsia" w:hAnsi="Times New Roman" w:cs="Times New Roman"/>
          <w:sz w:val="24"/>
          <w:szCs w:val="24"/>
        </w:rPr>
        <w:t>字典学习</w:t>
      </w:r>
      <w:bookmarkEnd w:id="144"/>
      <w:r w:rsidRPr="00C54053">
        <w:rPr>
          <w:rFonts w:ascii="Times New Roman" w:eastAsiaTheme="minorEastAsia" w:hAnsi="Times New Roman" w:cs="Times New Roman"/>
          <w:sz w:val="24"/>
          <w:szCs w:val="24"/>
        </w:rPr>
        <w:t>在特征表达中获得了广泛应用。</w:t>
      </w:r>
      <w:proofErr w:type="spellStart"/>
      <w:r w:rsidRPr="00C54053">
        <w:rPr>
          <w:rFonts w:ascii="Times New Roman" w:eastAsiaTheme="minorEastAsia" w:hAnsi="Times New Roman" w:cs="Times New Roman"/>
          <w:sz w:val="24"/>
          <w:szCs w:val="24"/>
        </w:rPr>
        <w:t>BoW</w:t>
      </w:r>
      <w:proofErr w:type="spellEnd"/>
      <w:r w:rsidRPr="00C54053">
        <w:rPr>
          <w:rFonts w:ascii="Times New Roman" w:eastAsiaTheme="minorEastAsia" w:hAnsi="Times New Roman" w:cs="Times New Roman"/>
          <w:sz w:val="24"/>
          <w:szCs w:val="24"/>
        </w:rPr>
        <w:t>[12]</w:t>
      </w:r>
      <w:r w:rsidRPr="00C54053">
        <w:rPr>
          <w:rFonts w:ascii="Times New Roman" w:eastAsiaTheme="minorEastAsia" w:hAnsi="Times New Roman" w:cs="Times New Roman"/>
          <w:sz w:val="24"/>
          <w:szCs w:val="24"/>
        </w:rPr>
        <w:t>，</w:t>
      </w:r>
      <w:proofErr w:type="spellStart"/>
      <w:r w:rsidRPr="00C54053">
        <w:rPr>
          <w:rFonts w:ascii="Times New Roman" w:eastAsiaTheme="minorEastAsia" w:hAnsi="Times New Roman" w:cs="Times New Roman"/>
          <w:sz w:val="24"/>
          <w:szCs w:val="24"/>
        </w:rPr>
        <w:t>Plsa</w:t>
      </w:r>
      <w:proofErr w:type="spellEnd"/>
      <w:r w:rsidRPr="00C54053">
        <w:rPr>
          <w:rFonts w:ascii="Times New Roman" w:eastAsiaTheme="minorEastAsia" w:hAnsi="Times New Roman" w:cs="Times New Roman"/>
          <w:sz w:val="24"/>
          <w:szCs w:val="24"/>
        </w:rPr>
        <w:t>[13]</w:t>
      </w:r>
      <w:r w:rsidRPr="00C54053">
        <w:rPr>
          <w:rFonts w:ascii="Times New Roman" w:eastAsiaTheme="minorEastAsia" w:hAnsi="Times New Roman" w:cs="Times New Roman"/>
          <w:sz w:val="24"/>
          <w:szCs w:val="24"/>
        </w:rPr>
        <w:t>，</w:t>
      </w:r>
      <w:proofErr w:type="spellStart"/>
      <w:r w:rsidRPr="00C54053">
        <w:rPr>
          <w:rFonts w:ascii="Times New Roman" w:eastAsiaTheme="minorEastAsia" w:hAnsi="Times New Roman" w:cs="Times New Roman"/>
          <w:sz w:val="24"/>
          <w:szCs w:val="24"/>
        </w:rPr>
        <w:t>Lda</w:t>
      </w:r>
      <w:proofErr w:type="spellEnd"/>
      <w:r w:rsidRPr="00C54053">
        <w:rPr>
          <w:rFonts w:ascii="Times New Roman" w:eastAsiaTheme="minorEastAsia" w:hAnsi="Times New Roman" w:cs="Times New Roman"/>
          <w:sz w:val="24"/>
          <w:szCs w:val="24"/>
        </w:rPr>
        <w:t>[14]</w:t>
      </w:r>
      <w:r w:rsidRPr="00C54053">
        <w:rPr>
          <w:rFonts w:ascii="Times New Roman" w:eastAsiaTheme="minorEastAsia" w:hAnsi="Times New Roman" w:cs="Times New Roman"/>
          <w:sz w:val="24"/>
          <w:szCs w:val="24"/>
        </w:rPr>
        <w:t>和稀疏编码都是常用的字典学习方法。</w:t>
      </w:r>
      <w:r w:rsidRPr="00C54053">
        <w:rPr>
          <w:rFonts w:ascii="Times New Roman" w:eastAsiaTheme="minorEastAsia" w:hAnsi="Times New Roman" w:cs="Times New Roman"/>
          <w:sz w:val="24"/>
          <w:szCs w:val="24"/>
        </w:rPr>
        <w:t xml:space="preserve">Yang </w:t>
      </w:r>
      <w:r w:rsidRPr="00C54053">
        <w:rPr>
          <w:rFonts w:ascii="Times New Roman" w:eastAsiaTheme="minorEastAsia" w:hAnsi="Times New Roman" w:cs="Times New Roman"/>
          <w:i/>
          <w:sz w:val="24"/>
          <w:szCs w:val="24"/>
        </w:rPr>
        <w:t>et al</w:t>
      </w:r>
      <w:r w:rsidRPr="00C54053">
        <w:rPr>
          <w:rFonts w:ascii="Times New Roman" w:eastAsiaTheme="minorEastAsia" w:hAnsi="Times New Roman" w:cs="Times New Roman"/>
          <w:sz w:val="24"/>
          <w:szCs w:val="24"/>
        </w:rPr>
        <w:t>. [15</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提出了一种</w:t>
      </w:r>
      <w:r w:rsidRPr="00C54053">
        <w:rPr>
          <w:rFonts w:ascii="Times New Roman" w:eastAsiaTheme="minorEastAsia" w:hAnsi="Times New Roman" w:cs="Times New Roman"/>
          <w:sz w:val="24"/>
          <w:szCs w:val="24"/>
        </w:rPr>
        <w:t>sparse</w:t>
      </w:r>
      <w:proofErr w:type="gramEnd"/>
      <w:r w:rsidRPr="00C54053">
        <w:rPr>
          <w:rFonts w:ascii="Times New Roman" w:eastAsiaTheme="minorEastAsia" w:hAnsi="Times New Roman" w:cs="Times New Roman"/>
          <w:sz w:val="24"/>
          <w:szCs w:val="24"/>
        </w:rPr>
        <w:t xml:space="preserve"> coding spatial pyramid matching (</w:t>
      </w:r>
      <w:proofErr w:type="spellStart"/>
      <w:r w:rsidRPr="00C54053">
        <w:rPr>
          <w:rFonts w:ascii="Times New Roman" w:eastAsiaTheme="minorEastAsia" w:hAnsi="Times New Roman" w:cs="Times New Roman"/>
          <w:sz w:val="24"/>
          <w:szCs w:val="24"/>
        </w:rPr>
        <w:t>ScSPM</w:t>
      </w:r>
      <w:proofErr w:type="spellEnd"/>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的方法，结果显示采用稀疏编码以及</w:t>
      </w:r>
      <w:r w:rsidRPr="00C54053">
        <w:rPr>
          <w:rFonts w:ascii="Times New Roman" w:eastAsiaTheme="minorEastAsia" w:hAnsi="Times New Roman" w:cs="Times New Roman"/>
          <w:sz w:val="24"/>
          <w:szCs w:val="24"/>
        </w:rPr>
        <w:t>max pooling</w:t>
      </w:r>
      <w:r w:rsidRPr="00C54053">
        <w:rPr>
          <w:rFonts w:ascii="Times New Roman" w:eastAsiaTheme="minorEastAsia" w:hAnsi="Times New Roman" w:cs="Times New Roman"/>
          <w:sz w:val="24"/>
          <w:szCs w:val="24"/>
        </w:rPr>
        <w:t>要比矢量量化和</w:t>
      </w:r>
      <w:r w:rsidRPr="00C54053">
        <w:rPr>
          <w:rFonts w:ascii="Times New Roman" w:eastAsiaTheme="minorEastAsia" w:hAnsi="Times New Roman" w:cs="Times New Roman"/>
          <w:sz w:val="24"/>
          <w:szCs w:val="24"/>
        </w:rPr>
        <w:t>averaging pooling</w:t>
      </w:r>
      <w:r w:rsidRPr="00C54053">
        <w:rPr>
          <w:rFonts w:ascii="Times New Roman" w:eastAsiaTheme="minorEastAsia" w:hAnsi="Times New Roman" w:cs="Times New Roman"/>
          <w:sz w:val="24"/>
          <w:szCs w:val="24"/>
        </w:rPr>
        <w:t>识别效果更好。</w:t>
      </w:r>
      <w:r w:rsidRPr="00C54053">
        <w:rPr>
          <w:rFonts w:ascii="Times New Roman" w:eastAsiaTheme="minorEastAsia" w:hAnsi="Times New Roman" w:cs="Times New Roman"/>
          <w:sz w:val="24"/>
          <w:szCs w:val="24"/>
        </w:rPr>
        <w:t>Yang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16]</w:t>
      </w:r>
      <w:r w:rsidRPr="00C54053">
        <w:rPr>
          <w:rFonts w:ascii="Times New Roman" w:eastAsiaTheme="minorEastAsia" w:hAnsi="Times New Roman" w:cs="Times New Roman"/>
          <w:sz w:val="24"/>
          <w:szCs w:val="24"/>
        </w:rPr>
        <w:t>提出了一种结构性的有监督的字典学习方法</w:t>
      </w:r>
      <w:r w:rsidRPr="00C54053">
        <w:rPr>
          <w:rFonts w:ascii="Times New Roman" w:eastAsiaTheme="minorEastAsia" w:hAnsi="Times New Roman" w:cs="Times New Roman"/>
          <w:sz w:val="24"/>
          <w:szCs w:val="24"/>
        </w:rPr>
        <w:t>Fisher discrimination dictionary learning (FDDL) model</w:t>
      </w:r>
      <w:r w:rsidRPr="00C54053">
        <w:rPr>
          <w:rFonts w:ascii="Times New Roman" w:eastAsiaTheme="minorEastAsia" w:hAnsi="Times New Roman" w:cs="Times New Roman"/>
          <w:sz w:val="24"/>
          <w:szCs w:val="24"/>
        </w:rPr>
        <w:t>，这种方法获得的字典具有类内差异小类间差异大的特点。在点云分类中，字典学习方法也得到了应用，</w:t>
      </w:r>
      <w:r w:rsidRPr="00C54053">
        <w:rPr>
          <w:rFonts w:ascii="Times New Roman" w:eastAsiaTheme="minorEastAsia" w:hAnsi="Times New Roman" w:cs="Times New Roman"/>
          <w:sz w:val="24"/>
          <w:szCs w:val="24"/>
        </w:rPr>
        <w:t>Wang et al.[17]</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Zhang et al.[18]</w:t>
      </w:r>
      <w:r w:rsidRPr="00C54053">
        <w:rPr>
          <w:rFonts w:ascii="Times New Roman" w:eastAsiaTheme="minorEastAsia" w:hAnsi="Times New Roman" w:cs="Times New Roman"/>
          <w:sz w:val="24"/>
          <w:szCs w:val="24"/>
        </w:rPr>
        <w:t>分别采用了</w:t>
      </w:r>
      <w:r w:rsidRPr="00C54053">
        <w:rPr>
          <w:rFonts w:ascii="Times New Roman" w:eastAsiaTheme="minorEastAsia" w:hAnsi="Times New Roman" w:cs="Times New Roman"/>
          <w:sz w:val="24"/>
          <w:szCs w:val="24"/>
        </w:rPr>
        <w:t>LDA</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 xml:space="preserve">latent </w:t>
      </w:r>
      <w:proofErr w:type="spellStart"/>
      <w:r w:rsidRPr="00C54053">
        <w:rPr>
          <w:rFonts w:ascii="Times New Roman" w:eastAsiaTheme="minorEastAsia" w:hAnsi="Times New Roman" w:cs="Times New Roman"/>
          <w:sz w:val="24"/>
          <w:szCs w:val="24"/>
        </w:rPr>
        <w:t>Dirichlet</w:t>
      </w:r>
      <w:proofErr w:type="spellEnd"/>
      <w:r w:rsidRPr="00C54053">
        <w:rPr>
          <w:rFonts w:ascii="Times New Roman" w:eastAsiaTheme="minorEastAsia" w:hAnsi="Times New Roman" w:cs="Times New Roman"/>
          <w:sz w:val="24"/>
          <w:szCs w:val="24"/>
        </w:rPr>
        <w:t xml:space="preserve"> allocation and sparse coding(SCLDA)</w:t>
      </w:r>
      <w:r w:rsidRPr="00C54053">
        <w:rPr>
          <w:rFonts w:ascii="Times New Roman" w:eastAsiaTheme="minorEastAsia" w:hAnsi="Times New Roman" w:cs="Times New Roman"/>
          <w:sz w:val="24"/>
          <w:szCs w:val="24"/>
        </w:rPr>
        <w:t>的方法进行了字典学习并进行分类。</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流形学习方法在特征表达中也得到了广泛的应用，流形学习方法假设高维空间中存在低维流形，而通过寻找相应的嵌入映射完成特征提取。比如</w:t>
      </w:r>
      <w:r w:rsidRPr="00C54053">
        <w:rPr>
          <w:rFonts w:ascii="Times New Roman" w:eastAsiaTheme="minorEastAsia" w:hAnsi="Times New Roman" w:cs="Times New Roman"/>
          <w:sz w:val="24"/>
          <w:szCs w:val="24"/>
        </w:rPr>
        <w:t xml:space="preserve"> ISOMAP [19]</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KPCA[20]</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LE [21]</w:t>
      </w:r>
      <w:r w:rsidRPr="00C54053">
        <w:rPr>
          <w:rFonts w:ascii="Times New Roman" w:eastAsiaTheme="minorEastAsia" w:hAnsi="Times New Roman" w:cs="Times New Roman"/>
          <w:sz w:val="24"/>
          <w:szCs w:val="24"/>
        </w:rPr>
        <w:t>等。</w:t>
      </w:r>
      <w:r w:rsidRPr="00C54053">
        <w:rPr>
          <w:rFonts w:ascii="Times New Roman" w:eastAsiaTheme="minorEastAsia" w:hAnsi="Times New Roman" w:cs="Times New Roman"/>
          <w:sz w:val="24"/>
          <w:szCs w:val="24"/>
        </w:rPr>
        <w:t>Weston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22]</w:t>
      </w:r>
      <w:r w:rsidRPr="00C54053">
        <w:rPr>
          <w:rFonts w:ascii="Times New Roman" w:eastAsiaTheme="minorEastAsia" w:hAnsi="Times New Roman" w:cs="Times New Roman"/>
          <w:sz w:val="24"/>
          <w:szCs w:val="24"/>
        </w:rPr>
        <w:t>采用了深度学习的框架进行了半监督的内嵌。</w:t>
      </w:r>
    </w:p>
    <w:p w:rsidR="00E25226" w:rsidRPr="00C54053" w:rsidRDefault="00E25226">
      <w:pPr>
        <w:spacing w:line="300" w:lineRule="auto"/>
        <w:ind w:firstLine="480"/>
        <w:rPr>
          <w:rFonts w:ascii="Times New Roman" w:eastAsiaTheme="minorEastAsia" w:hAnsi="Times New Roman" w:cs="Times New Roman"/>
          <w:sz w:val="24"/>
          <w:szCs w:val="24"/>
        </w:rPr>
      </w:pPr>
      <w:proofErr w:type="spellStart"/>
      <w:r w:rsidRPr="00C54053">
        <w:rPr>
          <w:rFonts w:ascii="Times New Roman" w:eastAsiaTheme="minorEastAsia" w:hAnsi="Times New Roman" w:cs="Times New Roman"/>
          <w:sz w:val="24"/>
          <w:szCs w:val="24"/>
        </w:rPr>
        <w:t>Bengio</w:t>
      </w:r>
      <w:proofErr w:type="spellEnd"/>
      <w:r w:rsidRPr="00C54053">
        <w:rPr>
          <w:rFonts w:ascii="Times New Roman" w:eastAsiaTheme="minorEastAsia" w:hAnsi="Times New Roman" w:cs="Times New Roman"/>
          <w:sz w:val="24"/>
          <w:szCs w:val="24"/>
        </w:rPr>
        <w:t xml:space="preserve">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23]</w:t>
      </w:r>
      <w:r w:rsidRPr="00C54053">
        <w:rPr>
          <w:rFonts w:ascii="Times New Roman" w:eastAsiaTheme="minorEastAsia" w:hAnsi="Times New Roman" w:cs="Times New Roman"/>
          <w:sz w:val="24"/>
          <w:szCs w:val="24"/>
        </w:rPr>
        <w:t>在综述中回顾了深度学习和稀疏编码，流形学习等表达方式之间的联系，并用深度学习的角度对这些表达方式进行了解释。</w:t>
      </w:r>
      <w:proofErr w:type="spellStart"/>
      <w:r w:rsidRPr="00C54053">
        <w:rPr>
          <w:rFonts w:ascii="Times New Roman" w:eastAsiaTheme="minorEastAsia" w:hAnsi="Times New Roman" w:cs="Times New Roman"/>
          <w:sz w:val="24"/>
          <w:szCs w:val="24"/>
        </w:rPr>
        <w:t>Krizhevsky</w:t>
      </w:r>
      <w:proofErr w:type="spellEnd"/>
      <w:r w:rsidRPr="00C54053">
        <w:rPr>
          <w:rFonts w:ascii="Times New Roman" w:eastAsiaTheme="minorEastAsia" w:hAnsi="Times New Roman" w:cs="Times New Roman"/>
          <w:sz w:val="24"/>
          <w:szCs w:val="24"/>
        </w:rPr>
        <w:t xml:space="preserve"> et </w:t>
      </w:r>
      <w:r w:rsidRPr="00C54053">
        <w:rPr>
          <w:rFonts w:ascii="Times New Roman" w:eastAsiaTheme="minorEastAsia" w:hAnsi="Times New Roman" w:cs="Times New Roman"/>
          <w:sz w:val="24"/>
          <w:szCs w:val="24"/>
        </w:rPr>
        <w:lastRenderedPageBreak/>
        <w:t>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24]</w:t>
      </w:r>
      <w:r w:rsidRPr="00C54053">
        <w:rPr>
          <w:rFonts w:ascii="Times New Roman" w:eastAsiaTheme="minorEastAsia" w:hAnsi="Times New Roman" w:cs="Times New Roman"/>
          <w:sz w:val="24"/>
          <w:szCs w:val="24"/>
        </w:rPr>
        <w:t>提出了一种</w:t>
      </w:r>
      <w:r w:rsidRPr="00C54053">
        <w:rPr>
          <w:rFonts w:ascii="Times New Roman" w:eastAsiaTheme="minorEastAsia" w:hAnsi="Times New Roman" w:cs="Times New Roman"/>
          <w:sz w:val="24"/>
          <w:szCs w:val="24"/>
        </w:rPr>
        <w:t>7</w:t>
      </w:r>
      <w:r w:rsidRPr="00C54053">
        <w:rPr>
          <w:rFonts w:ascii="Times New Roman" w:eastAsiaTheme="minorEastAsia" w:hAnsi="Times New Roman" w:cs="Times New Roman"/>
          <w:sz w:val="24"/>
          <w:szCs w:val="24"/>
        </w:rPr>
        <w:t>个特征提取层的卷积神经网络能够有效提取高层的视觉信息。</w:t>
      </w:r>
      <w:proofErr w:type="spellStart"/>
      <w:r w:rsidRPr="00C54053">
        <w:rPr>
          <w:rFonts w:ascii="Times New Roman" w:eastAsiaTheme="minorEastAsia" w:hAnsi="Times New Roman" w:cs="Times New Roman"/>
          <w:sz w:val="24"/>
          <w:szCs w:val="24"/>
        </w:rPr>
        <w:t>Girshick</w:t>
      </w:r>
      <w:proofErr w:type="spellEnd"/>
      <w:r w:rsidRPr="00C54053">
        <w:rPr>
          <w:rFonts w:ascii="Times New Roman" w:eastAsiaTheme="minorEastAsia" w:hAnsi="Times New Roman" w:cs="Times New Roman"/>
          <w:sz w:val="24"/>
          <w:szCs w:val="24"/>
        </w:rPr>
        <w:t xml:space="preserve">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25]</w:t>
      </w:r>
      <w:r w:rsidRPr="00C54053">
        <w:rPr>
          <w:rFonts w:ascii="Times New Roman" w:eastAsiaTheme="minorEastAsia" w:hAnsi="Times New Roman" w:cs="Times New Roman"/>
          <w:sz w:val="24"/>
          <w:szCs w:val="24"/>
        </w:rPr>
        <w:t>通过</w:t>
      </w:r>
      <w:r w:rsidRPr="00C54053">
        <w:rPr>
          <w:rFonts w:ascii="Times New Roman" w:eastAsiaTheme="minorEastAsia" w:hAnsi="Times New Roman" w:cs="Times New Roman"/>
          <w:sz w:val="24"/>
          <w:szCs w:val="24"/>
        </w:rPr>
        <w:t>high-capacity</w:t>
      </w:r>
      <w:r w:rsidRPr="00C54053">
        <w:rPr>
          <w:rFonts w:ascii="Times New Roman" w:eastAsiaTheme="minorEastAsia" w:hAnsi="Times New Roman" w:cs="Times New Roman"/>
          <w:sz w:val="24"/>
          <w:szCs w:val="24"/>
        </w:rPr>
        <w:t>的卷积神经网络进行由下而上的特征提取并采用</w:t>
      </w:r>
      <w:r w:rsidRPr="00C54053">
        <w:rPr>
          <w:rFonts w:ascii="Times New Roman" w:eastAsiaTheme="minorEastAsia" w:hAnsi="Times New Roman" w:cs="Times New Roman"/>
          <w:sz w:val="24"/>
          <w:szCs w:val="24"/>
        </w:rPr>
        <w:t>domain-specific fine-tuning</w:t>
      </w:r>
      <w:r w:rsidRPr="00C54053">
        <w:rPr>
          <w:rFonts w:ascii="Times New Roman" w:eastAsiaTheme="minorEastAsia" w:hAnsi="Times New Roman" w:cs="Times New Roman"/>
          <w:sz w:val="24"/>
          <w:szCs w:val="24"/>
        </w:rPr>
        <w:t>，相对于</w:t>
      </w:r>
      <w:r w:rsidRPr="00C54053">
        <w:rPr>
          <w:rFonts w:ascii="Times New Roman" w:eastAsiaTheme="minorEastAsia" w:hAnsi="Times New Roman" w:cs="Times New Roman"/>
          <w:sz w:val="24"/>
          <w:szCs w:val="24"/>
        </w:rPr>
        <w:t>VOC 2012</w:t>
      </w:r>
      <w:r w:rsidRPr="00C54053">
        <w:rPr>
          <w:rFonts w:ascii="Times New Roman" w:eastAsiaTheme="minorEastAsia" w:hAnsi="Times New Roman" w:cs="Times New Roman"/>
          <w:sz w:val="24"/>
          <w:szCs w:val="24"/>
        </w:rPr>
        <w:t>提高了</w:t>
      </w:r>
      <w:r w:rsidRPr="00C54053">
        <w:rPr>
          <w:rFonts w:ascii="Times New Roman" w:eastAsiaTheme="minorEastAsia" w:hAnsi="Times New Roman" w:cs="Times New Roman"/>
          <w:sz w:val="24"/>
          <w:szCs w:val="24"/>
        </w:rPr>
        <w:t>30%</w:t>
      </w:r>
      <w:r w:rsidRPr="00C54053">
        <w:rPr>
          <w:rFonts w:ascii="Times New Roman" w:eastAsiaTheme="minorEastAsia" w:hAnsi="Times New Roman" w:cs="Times New Roman"/>
          <w:sz w:val="24"/>
          <w:szCs w:val="24"/>
        </w:rPr>
        <w:t>的平均精度。这些神经网络以及训练方法的提出，显示了深度学习强大的特征表达能力。</w:t>
      </w:r>
    </w:p>
    <w:p w:rsidR="00E25226" w:rsidRPr="00C54053" w:rsidRDefault="00E25226">
      <w:pPr>
        <w:spacing w:before="156" w:after="156" w:line="300" w:lineRule="auto"/>
        <w:rPr>
          <w:rFonts w:ascii="Times New Roman" w:eastAsiaTheme="minorEastAsia" w:hAnsi="Times New Roman" w:cs="Times New Roman"/>
        </w:rPr>
      </w:pPr>
      <w:r w:rsidRPr="00C54053">
        <w:rPr>
          <w:rFonts w:ascii="Times New Roman" w:eastAsiaTheme="minorEastAsia" w:hAnsi="Times New Roman" w:cs="Times New Roman"/>
          <w:b/>
          <w:sz w:val="24"/>
          <w:szCs w:val="24"/>
        </w:rPr>
        <w:t xml:space="preserve">C. </w:t>
      </w:r>
      <w:r w:rsidRPr="00C54053">
        <w:rPr>
          <w:rFonts w:ascii="Times New Roman" w:eastAsiaTheme="minorEastAsia" w:hAnsi="Times New Roman" w:cs="Times New Roman"/>
          <w:b/>
          <w:sz w:val="24"/>
          <w:szCs w:val="24"/>
        </w:rPr>
        <w:t>基于的深度学习的</w:t>
      </w:r>
      <w:r w:rsidRPr="00C54053">
        <w:rPr>
          <w:rFonts w:ascii="Times New Roman" w:eastAsiaTheme="minorEastAsia" w:hAnsi="Times New Roman" w:cs="Times New Roman"/>
          <w:b/>
          <w:sz w:val="24"/>
          <w:szCs w:val="24"/>
        </w:rPr>
        <w:t>3D</w:t>
      </w:r>
      <w:r w:rsidRPr="00C54053">
        <w:rPr>
          <w:rFonts w:ascii="Times New Roman" w:eastAsiaTheme="minorEastAsia" w:hAnsi="Times New Roman" w:cs="Times New Roman"/>
          <w:b/>
          <w:sz w:val="24"/>
          <w:szCs w:val="24"/>
        </w:rPr>
        <w:t>物体识别</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近年来深度学习在</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物体识别和检索中也得到了应用。</w:t>
      </w:r>
      <w:r w:rsidRPr="00C54053">
        <w:rPr>
          <w:rFonts w:ascii="Times New Roman" w:eastAsiaTheme="minorEastAsia" w:hAnsi="Times New Roman" w:cs="Times New Roman"/>
          <w:sz w:val="24"/>
          <w:szCs w:val="24"/>
        </w:rPr>
        <w:t>Wu et al. [26</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通过设置模型内部栅格值为</w:t>
      </w:r>
      <w:r w:rsidRPr="00C54053">
        <w:rPr>
          <w:rFonts w:ascii="Times New Roman" w:eastAsiaTheme="minorEastAsia" w:hAnsi="Times New Roman" w:cs="Times New Roman"/>
          <w:sz w:val="24"/>
          <w:szCs w:val="24"/>
        </w:rPr>
        <w:t>0</w:t>
      </w:r>
      <w:proofErr w:type="gramEnd"/>
      <w:r w:rsidRPr="00C54053">
        <w:rPr>
          <w:rFonts w:ascii="Times New Roman" w:eastAsiaTheme="minorEastAsia" w:hAnsi="Times New Roman" w:cs="Times New Roman"/>
          <w:sz w:val="24"/>
          <w:szCs w:val="24"/>
        </w:rPr>
        <w:t>，外部值为</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的方式栅格化</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模型，并设计了</w:t>
      </w:r>
      <w:r w:rsidRPr="00C54053">
        <w:rPr>
          <w:rFonts w:ascii="Times New Roman" w:eastAsiaTheme="minorEastAsia" w:hAnsi="Times New Roman" w:cs="Times New Roman"/>
          <w:sz w:val="24"/>
          <w:szCs w:val="24"/>
        </w:rPr>
        <w:t>Convolutional Deep Belief Network (CDBN)</w:t>
      </w:r>
      <w:r w:rsidRPr="00C54053">
        <w:rPr>
          <w:rFonts w:ascii="Times New Roman" w:eastAsiaTheme="minorEastAsia" w:hAnsi="Times New Roman" w:cs="Times New Roman"/>
          <w:sz w:val="24"/>
          <w:szCs w:val="24"/>
        </w:rPr>
        <w:t>分类栅格化后的</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模型。</w:t>
      </w:r>
      <w:r w:rsidRPr="00C54053">
        <w:rPr>
          <w:rFonts w:ascii="Times New Roman" w:eastAsiaTheme="minorEastAsia" w:hAnsi="Times New Roman" w:cs="Times New Roman"/>
          <w:sz w:val="24"/>
          <w:szCs w:val="24"/>
        </w:rPr>
        <w:t>Zhu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27]</w:t>
      </w:r>
      <w:r w:rsidRPr="00C54053">
        <w:rPr>
          <w:rFonts w:ascii="Times New Roman" w:eastAsiaTheme="minorEastAsia" w:hAnsi="Times New Roman" w:cs="Times New Roman"/>
          <w:sz w:val="24"/>
          <w:szCs w:val="24"/>
        </w:rPr>
        <w:t>利用</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模型不同角度的深度图像，采用</w:t>
      </w:r>
      <w:r w:rsidRPr="00C54053">
        <w:rPr>
          <w:rFonts w:ascii="Times New Roman" w:eastAsiaTheme="minorEastAsia" w:hAnsi="Times New Roman" w:cs="Times New Roman"/>
          <w:sz w:val="24"/>
          <w:szCs w:val="24"/>
        </w:rPr>
        <w:t>DBN</w:t>
      </w:r>
      <w:r w:rsidRPr="00C54053">
        <w:rPr>
          <w:rFonts w:ascii="Times New Roman" w:eastAsiaTheme="minorEastAsia" w:hAnsi="Times New Roman" w:cs="Times New Roman"/>
          <w:sz w:val="24"/>
          <w:szCs w:val="24"/>
        </w:rPr>
        <w:t>预训练，自动编码机最后微调得到</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模型特征。</w:t>
      </w:r>
      <w:proofErr w:type="spellStart"/>
      <w:r w:rsidRPr="00C54053">
        <w:rPr>
          <w:rFonts w:ascii="Times New Roman" w:eastAsiaTheme="minorEastAsia" w:hAnsi="Times New Roman" w:cs="Times New Roman"/>
          <w:sz w:val="24"/>
          <w:szCs w:val="24"/>
        </w:rPr>
        <w:t>Xie</w:t>
      </w:r>
      <w:proofErr w:type="spellEnd"/>
      <w:r w:rsidRPr="00C54053">
        <w:rPr>
          <w:rFonts w:ascii="Times New Roman" w:eastAsiaTheme="minorEastAsia" w:hAnsi="Times New Roman" w:cs="Times New Roman"/>
          <w:sz w:val="24"/>
          <w:szCs w:val="24"/>
        </w:rPr>
        <w:t xml:space="preserve"> et al. [28</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提取</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物体多尺度的形状表达</w:t>
      </w:r>
      <w:proofErr w:type="gramEnd"/>
      <w:r w:rsidRPr="00C54053">
        <w:rPr>
          <w:rFonts w:ascii="Times New Roman" w:eastAsiaTheme="minorEastAsia" w:hAnsi="Times New Roman" w:cs="Times New Roman"/>
          <w:sz w:val="24"/>
          <w:szCs w:val="24"/>
        </w:rPr>
        <w:t>，提出了一种用</w:t>
      </w:r>
      <w:r w:rsidRPr="00C54053">
        <w:rPr>
          <w:rFonts w:ascii="Times New Roman" w:eastAsiaTheme="minorEastAsia" w:hAnsi="Times New Roman" w:cs="Times New Roman"/>
          <w:sz w:val="24"/>
          <w:szCs w:val="24"/>
        </w:rPr>
        <w:t>Fisher discrimination criterion</w:t>
      </w:r>
      <w:r w:rsidRPr="00C54053">
        <w:rPr>
          <w:rFonts w:ascii="Times New Roman" w:eastAsiaTheme="minorEastAsia" w:hAnsi="Times New Roman" w:cs="Times New Roman"/>
          <w:sz w:val="24"/>
          <w:szCs w:val="24"/>
        </w:rPr>
        <w:t>约束隐层的自动编码机，提取了高层次的形状特征。</w:t>
      </w:r>
      <w:proofErr w:type="spellStart"/>
      <w:r w:rsidRPr="00C54053">
        <w:rPr>
          <w:rFonts w:ascii="Times New Roman" w:eastAsiaTheme="minorEastAsia" w:hAnsi="Times New Roman" w:cs="Times New Roman"/>
          <w:sz w:val="24"/>
          <w:szCs w:val="24"/>
        </w:rPr>
        <w:t>Socher</w:t>
      </w:r>
      <w:proofErr w:type="spellEnd"/>
      <w:r w:rsidRPr="00C54053">
        <w:rPr>
          <w:rFonts w:ascii="Times New Roman" w:eastAsiaTheme="minorEastAsia" w:hAnsi="Times New Roman" w:cs="Times New Roman"/>
          <w:sz w:val="24"/>
          <w:szCs w:val="24"/>
        </w:rPr>
        <w:t xml:space="preserve"> et al. [29</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采用</w:t>
      </w:r>
      <w:r w:rsidRPr="00C54053">
        <w:rPr>
          <w:rFonts w:ascii="Times New Roman" w:eastAsiaTheme="minorEastAsia" w:hAnsi="Times New Roman" w:cs="Times New Roman"/>
          <w:sz w:val="24"/>
          <w:szCs w:val="24"/>
        </w:rPr>
        <w:t>convolutional</w:t>
      </w:r>
      <w:proofErr w:type="gramEnd"/>
      <w:r w:rsidRPr="00C54053">
        <w:rPr>
          <w:rFonts w:ascii="Times New Roman" w:eastAsiaTheme="minorEastAsia" w:hAnsi="Times New Roman" w:cs="Times New Roman"/>
          <w:sz w:val="24"/>
          <w:szCs w:val="24"/>
        </w:rPr>
        <w:t xml:space="preserve"> and recursive neural networks</w:t>
      </w:r>
      <w:r w:rsidRPr="00C54053">
        <w:rPr>
          <w:rFonts w:ascii="Times New Roman" w:eastAsiaTheme="minorEastAsia" w:hAnsi="Times New Roman" w:cs="Times New Roman"/>
          <w:sz w:val="24"/>
          <w:szCs w:val="24"/>
        </w:rPr>
        <w:t>对</w:t>
      </w:r>
      <w:r w:rsidRPr="00C54053">
        <w:rPr>
          <w:rFonts w:ascii="Times New Roman" w:eastAsiaTheme="minorEastAsia" w:hAnsi="Times New Roman" w:cs="Times New Roman"/>
          <w:sz w:val="24"/>
          <w:szCs w:val="24"/>
        </w:rPr>
        <w:t xml:space="preserve">RGB-D </w:t>
      </w:r>
      <w:r w:rsidRPr="00C54053">
        <w:rPr>
          <w:rFonts w:ascii="Times New Roman" w:eastAsiaTheme="minorEastAsia" w:hAnsi="Times New Roman" w:cs="Times New Roman"/>
          <w:sz w:val="24"/>
          <w:szCs w:val="24"/>
        </w:rPr>
        <w:t>图像进行目标识别。点云分类中，也有少量利用深度学习分类的研究。</w:t>
      </w:r>
      <w:r w:rsidRPr="00C54053">
        <w:rPr>
          <w:rFonts w:ascii="Times New Roman" w:eastAsiaTheme="minorEastAsia" w:hAnsi="Times New Roman" w:cs="Times New Roman"/>
          <w:sz w:val="24"/>
          <w:szCs w:val="24"/>
        </w:rPr>
        <w:t xml:space="preserve">Guan et al. [30] </w:t>
      </w:r>
      <w:r w:rsidRPr="00C54053">
        <w:rPr>
          <w:rFonts w:ascii="Times New Roman" w:eastAsiaTheme="minorEastAsia" w:hAnsi="Times New Roman" w:cs="Times New Roman"/>
          <w:sz w:val="24"/>
          <w:szCs w:val="24"/>
        </w:rPr>
        <w:t>采用</w:t>
      </w:r>
      <w:r w:rsidRPr="00C54053">
        <w:rPr>
          <w:rFonts w:ascii="Times New Roman" w:eastAsiaTheme="minorEastAsia" w:hAnsi="Times New Roman" w:cs="Times New Roman"/>
          <w:sz w:val="24"/>
          <w:szCs w:val="24"/>
        </w:rPr>
        <w:t>DBM</w:t>
      </w:r>
      <w:r w:rsidRPr="00C54053">
        <w:rPr>
          <w:rFonts w:ascii="Times New Roman" w:eastAsiaTheme="minorEastAsia" w:hAnsi="Times New Roman" w:cs="Times New Roman"/>
          <w:sz w:val="24"/>
          <w:szCs w:val="24"/>
        </w:rPr>
        <w:t>对分割出的每一棵树点云的垂直廓线进行分类，分类了</w:t>
      </w:r>
      <w:r w:rsidRPr="00C54053">
        <w:rPr>
          <w:rFonts w:ascii="Times New Roman" w:eastAsiaTheme="minorEastAsia" w:hAnsi="Times New Roman" w:cs="Times New Roman"/>
          <w:sz w:val="24"/>
          <w:szCs w:val="24"/>
        </w:rPr>
        <w:t>10</w:t>
      </w:r>
      <w:r w:rsidRPr="00C54053">
        <w:rPr>
          <w:rFonts w:ascii="Times New Roman" w:eastAsiaTheme="minorEastAsia" w:hAnsi="Times New Roman" w:cs="Times New Roman"/>
          <w:sz w:val="24"/>
          <w:szCs w:val="24"/>
        </w:rPr>
        <w:t>个树种。</w:t>
      </w:r>
      <w:proofErr w:type="spellStart"/>
      <w:r w:rsidRPr="00C54053">
        <w:rPr>
          <w:rFonts w:ascii="Times New Roman" w:eastAsiaTheme="minorEastAsia" w:hAnsi="Times New Roman" w:cs="Times New Roman"/>
          <w:sz w:val="24"/>
          <w:szCs w:val="24"/>
        </w:rPr>
        <w:t>Maturana</w:t>
      </w:r>
      <w:proofErr w:type="spellEnd"/>
      <w:r w:rsidRPr="00C54053">
        <w:rPr>
          <w:rFonts w:ascii="Times New Roman" w:eastAsiaTheme="minorEastAsia" w:hAnsi="Times New Roman" w:cs="Times New Roman"/>
          <w:sz w:val="24"/>
          <w:szCs w:val="24"/>
        </w:rPr>
        <w:t xml:space="preserve"> et al. [31</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采用体密度图的方式对机载点云进行栅格化</w:t>
      </w:r>
      <w:proofErr w:type="gramEnd"/>
      <w:r w:rsidRPr="00C54053">
        <w:rPr>
          <w:rFonts w:ascii="Times New Roman" w:eastAsiaTheme="minorEastAsia" w:hAnsi="Times New Roman" w:cs="Times New Roman"/>
          <w:sz w:val="24"/>
          <w:szCs w:val="24"/>
        </w:rPr>
        <w:t>，设计了</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维</w:t>
      </w:r>
      <w:r w:rsidRPr="00C54053">
        <w:rPr>
          <w:rFonts w:ascii="Times New Roman" w:eastAsiaTheme="minorEastAsia" w:hAnsi="Times New Roman" w:cs="Times New Roman"/>
          <w:sz w:val="24"/>
          <w:szCs w:val="24"/>
        </w:rPr>
        <w:t>CNN</w:t>
      </w:r>
      <w:r w:rsidRPr="00C54053">
        <w:rPr>
          <w:rFonts w:ascii="Times New Roman" w:eastAsiaTheme="minorEastAsia" w:hAnsi="Times New Roman" w:cs="Times New Roman"/>
          <w:sz w:val="24"/>
          <w:szCs w:val="24"/>
        </w:rPr>
        <w:t>学习分类机载点云。</w:t>
      </w:r>
      <w:r w:rsidRPr="00C54053">
        <w:rPr>
          <w:rFonts w:ascii="Times New Roman" w:eastAsiaTheme="minorEastAsia" w:hAnsi="Times New Roman" w:cs="Times New Roman"/>
          <w:sz w:val="24"/>
          <w:szCs w:val="24"/>
        </w:rPr>
        <w:t xml:space="preserve"> </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ab/>
      </w:r>
      <w:r w:rsidRPr="00C54053">
        <w:rPr>
          <w:rFonts w:ascii="Times New Roman" w:eastAsiaTheme="minorEastAsia" w:hAnsi="Times New Roman" w:cs="Times New Roman"/>
          <w:sz w:val="24"/>
          <w:szCs w:val="24"/>
        </w:rPr>
        <w:t>综上，深度学习进行</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物体识别和点云分类时都需要把</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物体进行栅格化，通过栅格</w:t>
      </w:r>
      <w:proofErr w:type="gramStart"/>
      <w:r w:rsidRPr="00C54053">
        <w:rPr>
          <w:rFonts w:ascii="Times New Roman" w:eastAsiaTheme="minorEastAsia" w:hAnsi="Times New Roman" w:cs="Times New Roman"/>
          <w:sz w:val="24"/>
          <w:szCs w:val="24"/>
        </w:rPr>
        <w:t>化给予</w:t>
      </w:r>
      <w:proofErr w:type="gramEnd"/>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物体和点云空间结构性</w:t>
      </w:r>
      <w:r w:rsidR="005A62DB" w:rsidRPr="00C54053">
        <w:rPr>
          <w:rFonts w:ascii="Times New Roman" w:eastAsiaTheme="minorEastAsia" w:hAnsi="Times New Roman" w:cs="Times New Roman"/>
          <w:sz w:val="24"/>
          <w:szCs w:val="24"/>
        </w:rPr>
        <w:t>，获得规则的输入以及相邻关系，而我们的深度神经网络结构通过</w:t>
      </w:r>
      <w:proofErr w:type="gramStart"/>
      <w:r w:rsidR="005A62DB" w:rsidRPr="00C54053">
        <w:rPr>
          <w:rFonts w:ascii="Times New Roman" w:eastAsiaTheme="minorEastAsia" w:hAnsi="Times New Roman" w:cs="Times New Roman"/>
          <w:sz w:val="24"/>
          <w:szCs w:val="24"/>
        </w:rPr>
        <w:t>所有</w:t>
      </w:r>
      <w:r w:rsidRPr="00C54053">
        <w:rPr>
          <w:rFonts w:ascii="Times New Roman" w:eastAsiaTheme="minorEastAsia" w:hAnsi="Times New Roman" w:cs="Times New Roman"/>
          <w:sz w:val="24"/>
          <w:szCs w:val="24"/>
        </w:rPr>
        <w:t>点</w:t>
      </w:r>
      <w:proofErr w:type="gramEnd"/>
      <w:r w:rsidRPr="00C54053">
        <w:rPr>
          <w:rFonts w:ascii="Times New Roman" w:eastAsiaTheme="minorEastAsia" w:hAnsi="Times New Roman" w:cs="Times New Roman"/>
          <w:sz w:val="24"/>
          <w:szCs w:val="24"/>
        </w:rPr>
        <w:t>特征的权值共享以及</w:t>
      </w:r>
      <w:proofErr w:type="spellStart"/>
      <w:r w:rsidRPr="00C54053">
        <w:rPr>
          <w:rFonts w:ascii="Times New Roman" w:eastAsiaTheme="minorEastAsia" w:hAnsi="Times New Roman" w:cs="Times New Roman"/>
          <w:sz w:val="24"/>
          <w:szCs w:val="24"/>
        </w:rPr>
        <w:t>DMst</w:t>
      </w:r>
      <w:proofErr w:type="spellEnd"/>
      <w:proofErr w:type="gramStart"/>
      <w:r w:rsidRPr="00C54053">
        <w:rPr>
          <w:rFonts w:ascii="Times New Roman" w:eastAsiaTheme="minorEastAsia" w:hAnsi="Times New Roman" w:cs="Times New Roman"/>
          <w:sz w:val="24"/>
          <w:szCs w:val="24"/>
        </w:rPr>
        <w:t>建立点集内部</w:t>
      </w:r>
      <w:proofErr w:type="gramEnd"/>
      <w:r w:rsidRPr="00C54053">
        <w:rPr>
          <w:rFonts w:ascii="Times New Roman" w:eastAsiaTheme="minorEastAsia" w:hAnsi="Times New Roman" w:cs="Times New Roman"/>
          <w:sz w:val="24"/>
          <w:szCs w:val="24"/>
        </w:rPr>
        <w:t>结构，赋予了</w:t>
      </w:r>
      <w:proofErr w:type="gramStart"/>
      <w:r w:rsidRPr="00C54053">
        <w:rPr>
          <w:rFonts w:ascii="Times New Roman" w:eastAsiaTheme="minorEastAsia" w:hAnsi="Times New Roman" w:cs="Times New Roman"/>
          <w:sz w:val="24"/>
          <w:szCs w:val="24"/>
        </w:rPr>
        <w:t>原始点</w:t>
      </w:r>
      <w:proofErr w:type="gramEnd"/>
      <w:r w:rsidRPr="00C54053">
        <w:rPr>
          <w:rFonts w:ascii="Times New Roman" w:eastAsiaTheme="minorEastAsia" w:hAnsi="Times New Roman" w:cs="Times New Roman"/>
          <w:sz w:val="24"/>
          <w:szCs w:val="24"/>
        </w:rPr>
        <w:t>云规则性以及相邻关系。</w:t>
      </w:r>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t xml:space="preserve">III. </w:t>
      </w:r>
      <w:r w:rsidRPr="00C54053">
        <w:rPr>
          <w:rFonts w:ascii="Times New Roman" w:eastAsiaTheme="minorEastAsia" w:hAnsi="Times New Roman" w:cs="Times New Roman"/>
          <w:b/>
          <w:sz w:val="28"/>
          <w:szCs w:val="28"/>
        </w:rPr>
        <w:t>深度神经网络结构</w:t>
      </w:r>
    </w:p>
    <w:p w:rsidR="00125F8A" w:rsidRDefault="00E25226">
      <w:pPr>
        <w:spacing w:line="300" w:lineRule="auto"/>
        <w:ind w:firstLine="480"/>
        <w:rPr>
          <w:ins w:id="145" w:author="User" w:date="2016-10-24T17:33:00Z"/>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本文提出的深度神经网络模型总体结构如图</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所示</w:t>
      </w:r>
      <w:ins w:id="146" w:author="User" w:date="2016-10-24T17:31:00Z">
        <w:r w:rsidR="006B5485">
          <w:rPr>
            <w:rFonts w:ascii="Times New Roman" w:eastAsiaTheme="minorEastAsia" w:hAnsi="Times New Roman" w:cs="Times New Roman" w:hint="eastAsia"/>
            <w:sz w:val="24"/>
            <w:szCs w:val="24"/>
          </w:rPr>
          <w:t>，该图是一个假设只有</w:t>
        </w:r>
        <w:r w:rsidR="006B5485">
          <w:rPr>
            <w:rFonts w:ascii="Times New Roman" w:eastAsiaTheme="minorEastAsia" w:hAnsi="Times New Roman" w:cs="Times New Roman" w:hint="eastAsia"/>
            <w:sz w:val="24"/>
            <w:szCs w:val="24"/>
          </w:rPr>
          <w:t>1</w:t>
        </w:r>
        <w:r w:rsidR="006B5485">
          <w:rPr>
            <w:rFonts w:ascii="Times New Roman" w:eastAsiaTheme="minorEastAsia" w:hAnsi="Times New Roman" w:cs="Times New Roman" w:hint="eastAsia"/>
            <w:sz w:val="24"/>
            <w:szCs w:val="24"/>
          </w:rPr>
          <w:t>个</w:t>
        </w:r>
        <w:r w:rsidR="006B5485">
          <w:rPr>
            <w:rFonts w:ascii="Times New Roman" w:eastAsiaTheme="minorEastAsia" w:hAnsi="Times New Roman" w:cs="Times New Roman" w:hint="eastAsia"/>
            <w:sz w:val="24"/>
            <w:szCs w:val="24"/>
          </w:rPr>
          <w:t>Net1</w:t>
        </w:r>
        <w:r w:rsidR="006B5485">
          <w:rPr>
            <w:rFonts w:ascii="Times New Roman" w:eastAsiaTheme="minorEastAsia" w:hAnsi="Times New Roman" w:cs="Times New Roman" w:hint="eastAsia"/>
            <w:sz w:val="24"/>
            <w:szCs w:val="24"/>
          </w:rPr>
          <w:t>和</w:t>
        </w:r>
        <w:r w:rsidR="006B5485">
          <w:rPr>
            <w:rFonts w:ascii="Times New Roman" w:eastAsiaTheme="minorEastAsia" w:hAnsi="Times New Roman" w:cs="Times New Roman" w:hint="eastAsia"/>
            <w:sz w:val="24"/>
            <w:szCs w:val="24"/>
          </w:rPr>
          <w:t>1</w:t>
        </w:r>
        <w:r w:rsidR="006B5485">
          <w:rPr>
            <w:rFonts w:ascii="Times New Roman" w:eastAsiaTheme="minorEastAsia" w:hAnsi="Times New Roman" w:cs="Times New Roman" w:hint="eastAsia"/>
            <w:sz w:val="24"/>
            <w:szCs w:val="24"/>
          </w:rPr>
          <w:t>个</w:t>
        </w:r>
        <w:r w:rsidR="006B5485">
          <w:rPr>
            <w:rFonts w:ascii="Times New Roman" w:eastAsiaTheme="minorEastAsia" w:hAnsi="Times New Roman" w:cs="Times New Roman" w:hint="eastAsia"/>
            <w:sz w:val="24"/>
            <w:szCs w:val="24"/>
          </w:rPr>
          <w:t>Net2</w:t>
        </w:r>
        <w:r w:rsidR="006B5485">
          <w:rPr>
            <w:rFonts w:ascii="Times New Roman" w:eastAsiaTheme="minorEastAsia" w:hAnsi="Times New Roman" w:cs="Times New Roman" w:hint="eastAsia"/>
            <w:sz w:val="24"/>
            <w:szCs w:val="24"/>
          </w:rPr>
          <w:t>，每个点特征都只包括两个不同类型的特征描述子，</w:t>
        </w:r>
        <w:proofErr w:type="gramStart"/>
        <w:r w:rsidR="006B5485">
          <w:rPr>
            <w:rFonts w:ascii="Times New Roman" w:eastAsiaTheme="minorEastAsia" w:hAnsi="Times New Roman" w:cs="Times New Roman" w:hint="eastAsia"/>
            <w:sz w:val="24"/>
            <w:szCs w:val="24"/>
          </w:rPr>
          <w:t>整个点集被</w:t>
        </w:r>
        <w:proofErr w:type="gramEnd"/>
        <w:r w:rsidR="006B5485">
          <w:rPr>
            <w:rFonts w:ascii="Times New Roman" w:eastAsiaTheme="minorEastAsia" w:hAnsi="Times New Roman" w:cs="Times New Roman" w:hint="eastAsia"/>
            <w:sz w:val="24"/>
            <w:szCs w:val="24"/>
          </w:rPr>
          <w:t>分成三个层次的结构图，具体</w:t>
        </w:r>
        <w:r w:rsidR="006B5485">
          <w:rPr>
            <w:rFonts w:ascii="Times New Roman" w:eastAsiaTheme="minorEastAsia" w:hAnsi="Times New Roman" w:cs="Times New Roman" w:hint="eastAsia"/>
            <w:sz w:val="24"/>
            <w:szCs w:val="24"/>
          </w:rPr>
          <w:t>Net1</w:t>
        </w:r>
      </w:ins>
      <w:ins w:id="147" w:author="User" w:date="2016-10-24T17:32:00Z">
        <w:r w:rsidR="006B5485">
          <w:rPr>
            <w:rFonts w:ascii="Times New Roman" w:eastAsiaTheme="minorEastAsia" w:hAnsi="Times New Roman" w:cs="Times New Roman" w:hint="eastAsia"/>
            <w:sz w:val="24"/>
            <w:szCs w:val="24"/>
          </w:rPr>
          <w:t>,Net2</w:t>
        </w:r>
        <w:r w:rsidR="006B5485">
          <w:rPr>
            <w:rFonts w:ascii="Times New Roman" w:eastAsiaTheme="minorEastAsia" w:hAnsi="Times New Roman" w:cs="Times New Roman" w:hint="eastAsia"/>
            <w:sz w:val="24"/>
            <w:szCs w:val="24"/>
          </w:rPr>
          <w:t>以及采用的描述子多少和层次的多少可以根据实际需要改变，本文只是提供一个深度神经网络的基本框架</w:t>
        </w:r>
      </w:ins>
      <w:r w:rsidRPr="00C54053">
        <w:rPr>
          <w:rFonts w:ascii="Times New Roman" w:eastAsiaTheme="minorEastAsia" w:hAnsi="Times New Roman" w:cs="Times New Roman"/>
          <w:sz w:val="24"/>
          <w:szCs w:val="24"/>
        </w:rPr>
        <w:t>。该网络包含一个输入层</w:t>
      </w:r>
      <w:r w:rsidR="003F2BF0" w:rsidRPr="00C54053">
        <w:rPr>
          <w:rFonts w:ascii="Times New Roman" w:eastAsiaTheme="minorEastAsia" w:hAnsi="Times New Roman" w:cs="Times New Roman"/>
          <w:sz w:val="24"/>
          <w:szCs w:val="24"/>
        </w:rPr>
        <w:t>，</w:t>
      </w:r>
      <w:r w:rsidR="005A62DB" w:rsidRPr="00C54053">
        <w:rPr>
          <w:rFonts w:ascii="Times New Roman" w:eastAsiaTheme="minorEastAsia" w:hAnsi="Times New Roman" w:cs="Times New Roman"/>
          <w:sz w:val="24"/>
          <w:szCs w:val="24"/>
        </w:rPr>
        <w:t>每一个输入样本为一个</w:t>
      </w:r>
      <w:bookmarkStart w:id="148" w:name="OLE_LINK16"/>
      <w:bookmarkStart w:id="149" w:name="OLE_LINK17"/>
      <w:bookmarkStart w:id="150" w:name="OLE_LINK18"/>
      <w:r w:rsidR="005A62DB" w:rsidRPr="00C54053">
        <w:rPr>
          <w:rFonts w:ascii="Times New Roman" w:eastAsiaTheme="minorEastAsia" w:hAnsi="Times New Roman" w:cs="Times New Roman"/>
          <w:sz w:val="24"/>
          <w:szCs w:val="24"/>
        </w:rPr>
        <w:t>点集中</w:t>
      </w:r>
      <w:proofErr w:type="gramStart"/>
      <w:r w:rsidR="005A62DB" w:rsidRPr="00C54053">
        <w:rPr>
          <w:rFonts w:ascii="Times New Roman" w:eastAsiaTheme="minorEastAsia" w:hAnsi="Times New Roman" w:cs="Times New Roman"/>
          <w:sz w:val="24"/>
          <w:szCs w:val="24"/>
        </w:rPr>
        <w:t>所有</w:t>
      </w:r>
      <w:r w:rsidR="008827BD" w:rsidRPr="00C54053">
        <w:rPr>
          <w:rFonts w:ascii="Times New Roman" w:eastAsiaTheme="minorEastAsia" w:hAnsi="Times New Roman" w:cs="Times New Roman"/>
          <w:sz w:val="24"/>
          <w:szCs w:val="24"/>
        </w:rPr>
        <w:t>点</w:t>
      </w:r>
      <w:proofErr w:type="gramEnd"/>
      <w:r w:rsidR="008827BD" w:rsidRPr="00C54053">
        <w:rPr>
          <w:rFonts w:ascii="Times New Roman" w:eastAsiaTheme="minorEastAsia" w:hAnsi="Times New Roman" w:cs="Times New Roman"/>
          <w:sz w:val="24"/>
          <w:szCs w:val="24"/>
        </w:rPr>
        <w:t>的</w:t>
      </w:r>
      <w:r w:rsidR="00745414" w:rsidRPr="00C54053">
        <w:rPr>
          <w:rFonts w:ascii="Times New Roman" w:eastAsiaTheme="minorEastAsia" w:hAnsi="Times New Roman" w:cs="Times New Roman"/>
          <w:sz w:val="24"/>
          <w:szCs w:val="24"/>
        </w:rPr>
        <w:t>特征</w:t>
      </w:r>
      <w:bookmarkEnd w:id="148"/>
      <w:bookmarkEnd w:id="149"/>
      <w:bookmarkEnd w:id="150"/>
      <w:r w:rsidR="00493AEB" w:rsidRPr="00C54053">
        <w:rPr>
          <w:rFonts w:ascii="Times New Roman" w:eastAsiaTheme="minorEastAsia" w:hAnsi="Times New Roman" w:cs="Times New Roman"/>
          <w:sz w:val="24"/>
          <w:szCs w:val="24"/>
        </w:rPr>
        <w:t>，</w:t>
      </w:r>
      <w:r w:rsidR="003F2BF0" w:rsidRPr="00C54053">
        <w:rPr>
          <w:rFonts w:ascii="Times New Roman" w:eastAsiaTheme="minorEastAsia" w:hAnsi="Times New Roman" w:cs="Times New Roman"/>
          <w:sz w:val="24"/>
          <w:szCs w:val="24"/>
        </w:rPr>
        <w:t>然后</w:t>
      </w:r>
      <w:r w:rsidR="005A62DB" w:rsidRPr="00C54053">
        <w:rPr>
          <w:rFonts w:ascii="Times New Roman" w:eastAsiaTheme="minorEastAsia" w:hAnsi="Times New Roman" w:cs="Times New Roman"/>
          <w:sz w:val="24"/>
          <w:szCs w:val="24"/>
        </w:rPr>
        <w:t>连接</w:t>
      </w:r>
      <w:r w:rsidR="008827BD" w:rsidRPr="00C54053">
        <w:rPr>
          <w:rFonts w:ascii="Times New Roman" w:eastAsiaTheme="minorEastAsia" w:hAnsi="Times New Roman" w:cs="Times New Roman"/>
          <w:sz w:val="24"/>
          <w:szCs w:val="24"/>
        </w:rPr>
        <w:t>多个</w:t>
      </w:r>
      <w:r w:rsidR="008827BD" w:rsidRPr="00C54053">
        <w:rPr>
          <w:rFonts w:ascii="Times New Roman" w:eastAsiaTheme="minorEastAsia" w:hAnsi="Times New Roman" w:cs="Times New Roman"/>
          <w:sz w:val="24"/>
          <w:szCs w:val="24"/>
        </w:rPr>
        <w:t>Net1</w:t>
      </w:r>
      <w:r w:rsidR="008827BD" w:rsidRPr="00C54053">
        <w:rPr>
          <w:rFonts w:ascii="Times New Roman" w:eastAsiaTheme="minorEastAsia" w:hAnsi="Times New Roman" w:cs="Times New Roman"/>
          <w:sz w:val="24"/>
          <w:szCs w:val="24"/>
        </w:rPr>
        <w:t>层</w:t>
      </w:r>
      <w:r w:rsidR="005A62DB" w:rsidRPr="00C54053">
        <w:rPr>
          <w:rFonts w:ascii="Times New Roman" w:eastAsiaTheme="minorEastAsia" w:hAnsi="Times New Roman" w:cs="Times New Roman"/>
          <w:sz w:val="24"/>
          <w:szCs w:val="24"/>
        </w:rPr>
        <w:t>，</w:t>
      </w:r>
      <w:r w:rsidR="005A62DB" w:rsidRPr="00C54053">
        <w:rPr>
          <w:rFonts w:ascii="Times New Roman" w:eastAsiaTheme="minorEastAsia" w:hAnsi="Times New Roman" w:cs="Times New Roman"/>
          <w:sz w:val="24"/>
          <w:szCs w:val="24"/>
        </w:rPr>
        <w:t>Net1</w:t>
      </w:r>
      <w:r w:rsidR="005A62DB" w:rsidRPr="00C54053">
        <w:rPr>
          <w:rFonts w:ascii="Times New Roman" w:eastAsiaTheme="minorEastAsia" w:hAnsi="Times New Roman" w:cs="Times New Roman"/>
          <w:sz w:val="24"/>
          <w:szCs w:val="24"/>
        </w:rPr>
        <w:t>层</w:t>
      </w:r>
      <w:r w:rsidR="003F2BF0" w:rsidRPr="00C54053">
        <w:rPr>
          <w:rFonts w:ascii="Times New Roman" w:eastAsiaTheme="minorEastAsia" w:hAnsi="Times New Roman" w:cs="Times New Roman"/>
          <w:sz w:val="24"/>
          <w:szCs w:val="24"/>
        </w:rPr>
        <w:t>对</w:t>
      </w:r>
      <w:r w:rsidR="008827BD" w:rsidRPr="00C54053">
        <w:rPr>
          <w:rFonts w:ascii="Times New Roman" w:eastAsiaTheme="minorEastAsia" w:hAnsi="Times New Roman" w:cs="Times New Roman"/>
          <w:sz w:val="24"/>
          <w:szCs w:val="24"/>
        </w:rPr>
        <w:t>每个点</w:t>
      </w:r>
      <w:r w:rsidR="005A62DB" w:rsidRPr="00C54053">
        <w:rPr>
          <w:rFonts w:ascii="Times New Roman" w:eastAsiaTheme="minorEastAsia" w:hAnsi="Times New Roman" w:cs="Times New Roman"/>
          <w:sz w:val="24"/>
          <w:szCs w:val="24"/>
        </w:rPr>
        <w:t>的各类</w:t>
      </w:r>
      <w:r w:rsidR="00493AEB" w:rsidRPr="00C54053">
        <w:rPr>
          <w:rFonts w:ascii="Times New Roman" w:eastAsiaTheme="minorEastAsia" w:hAnsi="Times New Roman" w:cs="Times New Roman"/>
          <w:sz w:val="24"/>
          <w:szCs w:val="24"/>
        </w:rPr>
        <w:t>不同</w:t>
      </w:r>
      <w:bookmarkStart w:id="151" w:name="OLE_LINK12"/>
      <w:bookmarkStart w:id="152" w:name="OLE_LINK13"/>
      <w:r w:rsidR="00493AEB" w:rsidRPr="00C54053">
        <w:rPr>
          <w:rFonts w:ascii="Times New Roman" w:eastAsiaTheme="minorEastAsia" w:hAnsi="Times New Roman" w:cs="Times New Roman"/>
          <w:sz w:val="24"/>
          <w:szCs w:val="24"/>
        </w:rPr>
        <w:t>特征</w:t>
      </w:r>
      <w:bookmarkEnd w:id="151"/>
      <w:bookmarkEnd w:id="152"/>
      <w:r w:rsidR="003F2BF0" w:rsidRPr="00C54053">
        <w:rPr>
          <w:rFonts w:ascii="Times New Roman" w:eastAsiaTheme="minorEastAsia" w:hAnsi="Times New Roman" w:cs="Times New Roman"/>
          <w:sz w:val="24"/>
          <w:szCs w:val="24"/>
        </w:rPr>
        <w:t>分开处理</w:t>
      </w:r>
      <w:r w:rsidR="00493AEB" w:rsidRPr="00C54053">
        <w:rPr>
          <w:rFonts w:ascii="Times New Roman" w:eastAsiaTheme="minorEastAsia" w:hAnsi="Times New Roman" w:cs="Times New Roman"/>
          <w:sz w:val="24"/>
          <w:szCs w:val="24"/>
        </w:rPr>
        <w:t>，</w:t>
      </w:r>
      <w:r w:rsidR="003F2BF0" w:rsidRPr="00C54053">
        <w:rPr>
          <w:rFonts w:ascii="Times New Roman" w:eastAsiaTheme="minorEastAsia" w:hAnsi="Times New Roman" w:cs="Times New Roman"/>
          <w:sz w:val="24"/>
          <w:szCs w:val="24"/>
        </w:rPr>
        <w:t>采用的特征类别</w:t>
      </w:r>
      <w:r w:rsidR="0015401E" w:rsidRPr="00C54053">
        <w:rPr>
          <w:rFonts w:ascii="Times New Roman" w:eastAsiaTheme="minorEastAsia" w:hAnsi="Times New Roman" w:cs="Times New Roman"/>
          <w:sz w:val="24"/>
          <w:szCs w:val="24"/>
        </w:rPr>
        <w:t>比如基于特征值的</w:t>
      </w:r>
      <w:r w:rsidR="00493AEB" w:rsidRPr="00C54053">
        <w:rPr>
          <w:rFonts w:ascii="Times New Roman" w:eastAsiaTheme="minorEastAsia" w:hAnsi="Times New Roman" w:cs="Times New Roman"/>
          <w:sz w:val="24"/>
          <w:szCs w:val="24"/>
        </w:rPr>
        <w:t>特征，基于</w:t>
      </w:r>
      <w:r w:rsidR="00493AEB" w:rsidRPr="00C54053">
        <w:rPr>
          <w:rFonts w:ascii="Times New Roman" w:eastAsiaTheme="minorEastAsia" w:hAnsi="Times New Roman" w:cs="Times New Roman"/>
          <w:sz w:val="24"/>
          <w:szCs w:val="24"/>
        </w:rPr>
        <w:t>spin</w:t>
      </w:r>
      <w:r w:rsidR="00493AEB" w:rsidRPr="00C54053">
        <w:rPr>
          <w:rFonts w:ascii="Times New Roman" w:eastAsiaTheme="minorEastAsia" w:hAnsi="Times New Roman" w:cs="Times New Roman"/>
          <w:sz w:val="24"/>
          <w:szCs w:val="24"/>
        </w:rPr>
        <w:t>图的特征</w:t>
      </w:r>
      <w:r w:rsidR="00287CCC" w:rsidRPr="00C54053">
        <w:rPr>
          <w:rFonts w:ascii="Times New Roman" w:eastAsiaTheme="minorEastAsia" w:hAnsi="Times New Roman" w:cs="Times New Roman"/>
          <w:sz w:val="24"/>
          <w:szCs w:val="24"/>
        </w:rPr>
        <w:t>，</w:t>
      </w:r>
      <w:r w:rsidR="005A62DB" w:rsidRPr="00C54053">
        <w:rPr>
          <w:rFonts w:ascii="Times New Roman" w:eastAsiaTheme="minorEastAsia" w:hAnsi="Times New Roman" w:cs="Times New Roman"/>
          <w:sz w:val="24"/>
          <w:szCs w:val="24"/>
        </w:rPr>
        <w:t xml:space="preserve"> </w:t>
      </w:r>
      <w:r w:rsidR="003F2BF0" w:rsidRPr="00C54053">
        <w:rPr>
          <w:rFonts w:ascii="Times New Roman" w:eastAsiaTheme="minorEastAsia" w:hAnsi="Times New Roman" w:cs="Times New Roman"/>
          <w:sz w:val="24"/>
          <w:szCs w:val="24"/>
        </w:rPr>
        <w:t>Net1</w:t>
      </w:r>
      <w:r w:rsidR="003F2BF0" w:rsidRPr="00C54053">
        <w:rPr>
          <w:rFonts w:ascii="Times New Roman" w:eastAsiaTheme="minorEastAsia" w:hAnsi="Times New Roman" w:cs="Times New Roman"/>
          <w:sz w:val="24"/>
          <w:szCs w:val="24"/>
        </w:rPr>
        <w:t>输出的每个点个类别特征合并后连接</w:t>
      </w:r>
      <w:r w:rsidR="00287CCC" w:rsidRPr="00C54053">
        <w:rPr>
          <w:rFonts w:ascii="Times New Roman" w:eastAsiaTheme="minorEastAsia" w:hAnsi="Times New Roman" w:cs="Times New Roman"/>
          <w:sz w:val="24"/>
          <w:szCs w:val="24"/>
        </w:rPr>
        <w:t>Net2</w:t>
      </w:r>
      <w:r w:rsidR="005A62DB" w:rsidRPr="00C54053">
        <w:rPr>
          <w:rFonts w:ascii="Times New Roman" w:eastAsiaTheme="minorEastAsia" w:hAnsi="Times New Roman" w:cs="Times New Roman"/>
          <w:sz w:val="24"/>
          <w:szCs w:val="24"/>
        </w:rPr>
        <w:t>层</w:t>
      </w:r>
      <w:r w:rsidR="00745414" w:rsidRPr="00C54053">
        <w:rPr>
          <w:rFonts w:ascii="Times New Roman" w:eastAsiaTheme="minorEastAsia" w:hAnsi="Times New Roman" w:cs="Times New Roman"/>
          <w:sz w:val="24"/>
          <w:szCs w:val="24"/>
        </w:rPr>
        <w:t>，</w:t>
      </w:r>
      <w:r w:rsidR="003F2BF0" w:rsidRPr="00C54053">
        <w:rPr>
          <w:rFonts w:ascii="Times New Roman" w:eastAsiaTheme="minorEastAsia" w:hAnsi="Times New Roman" w:cs="Times New Roman"/>
          <w:sz w:val="24"/>
          <w:szCs w:val="24"/>
        </w:rPr>
        <w:t>在每个</w:t>
      </w:r>
      <w:r w:rsidR="003F2BF0" w:rsidRPr="00C54053">
        <w:rPr>
          <w:rFonts w:ascii="Times New Roman" w:eastAsiaTheme="minorEastAsia" w:hAnsi="Times New Roman" w:cs="Times New Roman"/>
          <w:sz w:val="24"/>
          <w:szCs w:val="24"/>
        </w:rPr>
        <w:t>Net1</w:t>
      </w:r>
      <w:r w:rsidR="003F2BF0" w:rsidRPr="00C54053">
        <w:rPr>
          <w:rFonts w:ascii="Times New Roman" w:eastAsiaTheme="minorEastAsia" w:hAnsi="Times New Roman" w:cs="Times New Roman"/>
          <w:sz w:val="24"/>
          <w:szCs w:val="24"/>
        </w:rPr>
        <w:t>和</w:t>
      </w:r>
      <w:r w:rsidR="003F2BF0" w:rsidRPr="00C54053">
        <w:rPr>
          <w:rFonts w:ascii="Times New Roman" w:eastAsiaTheme="minorEastAsia" w:hAnsi="Times New Roman" w:cs="Times New Roman"/>
          <w:sz w:val="24"/>
          <w:szCs w:val="24"/>
        </w:rPr>
        <w:t>Net2</w:t>
      </w:r>
      <w:r w:rsidR="003F2BF0" w:rsidRPr="00C54053">
        <w:rPr>
          <w:rFonts w:ascii="Times New Roman" w:eastAsiaTheme="minorEastAsia" w:hAnsi="Times New Roman" w:cs="Times New Roman"/>
          <w:sz w:val="24"/>
          <w:szCs w:val="24"/>
        </w:rPr>
        <w:t>后面紧跟着一个</w:t>
      </w:r>
      <w:ins w:id="153" w:author="User" w:date="2016-10-23T07:52:00Z">
        <w:r w:rsidR="005A6D30">
          <w:rPr>
            <w:rFonts w:ascii="Times New Roman" w:eastAsiaTheme="minorEastAsia" w:hAnsi="Times New Roman" w:cs="Times New Roman" w:hint="eastAsia"/>
            <w:sz w:val="24"/>
            <w:szCs w:val="24"/>
          </w:rPr>
          <w:t>Net3</w:t>
        </w:r>
        <w:r w:rsidR="005A6D30">
          <w:rPr>
            <w:rFonts w:ascii="Times New Roman" w:eastAsiaTheme="minorEastAsia" w:hAnsi="Times New Roman" w:cs="Times New Roman" w:hint="eastAsia"/>
            <w:sz w:val="24"/>
            <w:szCs w:val="24"/>
          </w:rPr>
          <w:t>层，</w:t>
        </w:r>
        <w:r w:rsidR="005A6D30">
          <w:rPr>
            <w:rFonts w:ascii="Times New Roman" w:eastAsiaTheme="minorEastAsia" w:hAnsi="Times New Roman" w:cs="Times New Roman" w:hint="eastAsia"/>
            <w:sz w:val="24"/>
            <w:szCs w:val="24"/>
          </w:rPr>
          <w:t>Net3</w:t>
        </w:r>
        <w:r w:rsidR="005A6D30">
          <w:rPr>
            <w:rFonts w:ascii="Times New Roman" w:eastAsiaTheme="minorEastAsia" w:hAnsi="Times New Roman" w:cs="Times New Roman" w:hint="eastAsia"/>
            <w:sz w:val="24"/>
            <w:szCs w:val="24"/>
          </w:rPr>
          <w:t>层是</w:t>
        </w:r>
      </w:ins>
      <w:r w:rsidR="00287CCC" w:rsidRPr="00C54053">
        <w:rPr>
          <w:rFonts w:ascii="Times New Roman" w:eastAsiaTheme="minorEastAsia" w:hAnsi="Times New Roman" w:cs="Times New Roman"/>
          <w:sz w:val="24"/>
          <w:szCs w:val="24"/>
        </w:rPr>
        <w:t>基于</w:t>
      </w:r>
      <w:r w:rsidR="00287CCC" w:rsidRPr="00C54053">
        <w:rPr>
          <w:rFonts w:ascii="Times New Roman" w:eastAsiaTheme="minorEastAsia" w:hAnsi="Times New Roman" w:cs="Times New Roman"/>
          <w:sz w:val="24"/>
          <w:szCs w:val="24"/>
        </w:rPr>
        <w:t>DMST</w:t>
      </w:r>
      <w:r w:rsidR="00287CCC" w:rsidRPr="00C54053">
        <w:rPr>
          <w:rFonts w:ascii="Times New Roman" w:eastAsiaTheme="minorEastAsia" w:hAnsi="Times New Roman" w:cs="Times New Roman"/>
          <w:sz w:val="24"/>
          <w:szCs w:val="24"/>
        </w:rPr>
        <w:t>结构的</w:t>
      </w:r>
      <w:bookmarkStart w:id="154" w:name="OLE_LINK5"/>
      <w:bookmarkStart w:id="155" w:name="OLE_LINK6"/>
      <w:bookmarkStart w:id="156" w:name="OLE_LINK10"/>
      <w:r w:rsidR="00287CCC" w:rsidRPr="00C54053">
        <w:rPr>
          <w:rFonts w:ascii="Times New Roman" w:eastAsiaTheme="minorEastAsia" w:hAnsi="Times New Roman" w:cs="Times New Roman"/>
          <w:sz w:val="24"/>
          <w:szCs w:val="24"/>
        </w:rPr>
        <w:t>池化层</w:t>
      </w:r>
      <w:bookmarkEnd w:id="154"/>
      <w:bookmarkEnd w:id="155"/>
      <w:bookmarkEnd w:id="156"/>
      <w:r w:rsidR="00287CCC" w:rsidRPr="00C54053">
        <w:rPr>
          <w:rFonts w:ascii="Times New Roman" w:eastAsiaTheme="minorEastAsia" w:hAnsi="Times New Roman" w:cs="Times New Roman"/>
          <w:sz w:val="24"/>
          <w:szCs w:val="24"/>
        </w:rPr>
        <w:t>进行</w:t>
      </w:r>
      <w:r w:rsidR="00745414" w:rsidRPr="00C54053">
        <w:rPr>
          <w:rFonts w:ascii="Times New Roman" w:eastAsiaTheme="minorEastAsia" w:hAnsi="Times New Roman" w:cs="Times New Roman"/>
          <w:sz w:val="24"/>
          <w:szCs w:val="24"/>
        </w:rPr>
        <w:t>基于空间结构信息</w:t>
      </w:r>
      <w:r w:rsidR="00287CCC" w:rsidRPr="00C54053">
        <w:rPr>
          <w:rFonts w:ascii="Times New Roman" w:eastAsiaTheme="minorEastAsia" w:hAnsi="Times New Roman" w:cs="Times New Roman"/>
          <w:sz w:val="24"/>
          <w:szCs w:val="24"/>
        </w:rPr>
        <w:t>的</w:t>
      </w:r>
      <w:r w:rsidR="00745414" w:rsidRPr="00C54053">
        <w:rPr>
          <w:rFonts w:ascii="Times New Roman" w:eastAsiaTheme="minorEastAsia" w:hAnsi="Times New Roman" w:cs="Times New Roman"/>
          <w:sz w:val="24"/>
          <w:szCs w:val="24"/>
        </w:rPr>
        <w:t>池化</w:t>
      </w:r>
      <w:r w:rsidR="003F2BF0" w:rsidRPr="00C54053">
        <w:rPr>
          <w:rFonts w:ascii="Times New Roman" w:eastAsiaTheme="minorEastAsia" w:hAnsi="Times New Roman" w:cs="Times New Roman"/>
          <w:sz w:val="24"/>
          <w:szCs w:val="24"/>
        </w:rPr>
        <w:t>。在最后</w:t>
      </w:r>
      <w:del w:id="157" w:author="User" w:date="2016-10-23T07:52:00Z">
        <w:r w:rsidR="003F2BF0" w:rsidRPr="00C54053" w:rsidDel="005A6D30">
          <w:rPr>
            <w:rFonts w:ascii="Times New Roman" w:eastAsiaTheme="minorEastAsia" w:hAnsi="Times New Roman" w:cs="Times New Roman"/>
            <w:sz w:val="24"/>
            <w:szCs w:val="24"/>
          </w:rPr>
          <w:delText>一层</w:delText>
        </w:r>
        <w:r w:rsidR="003F2BF0" w:rsidRPr="00C54053" w:rsidDel="005A6D30">
          <w:rPr>
            <w:rFonts w:ascii="Times New Roman" w:eastAsiaTheme="minorEastAsia" w:hAnsi="Times New Roman" w:cs="Times New Roman"/>
            <w:sz w:val="24"/>
            <w:szCs w:val="24"/>
          </w:rPr>
          <w:delText>Net2</w:delText>
        </w:r>
        <w:r w:rsidR="0015401E" w:rsidRPr="00C54053" w:rsidDel="005A6D30">
          <w:rPr>
            <w:rFonts w:ascii="Times New Roman" w:eastAsiaTheme="minorEastAsia" w:hAnsi="Times New Roman" w:cs="Times New Roman"/>
            <w:sz w:val="24"/>
            <w:szCs w:val="24"/>
          </w:rPr>
          <w:delText>的基于</w:delText>
        </w:r>
        <w:r w:rsidR="0015401E" w:rsidRPr="00C54053" w:rsidDel="005A6D30">
          <w:rPr>
            <w:rFonts w:ascii="Times New Roman" w:eastAsiaTheme="minorEastAsia" w:hAnsi="Times New Roman" w:cs="Times New Roman"/>
            <w:sz w:val="24"/>
            <w:szCs w:val="24"/>
          </w:rPr>
          <w:delText>DMST</w:delText>
        </w:r>
        <w:r w:rsidR="0015401E" w:rsidRPr="00C54053" w:rsidDel="005A6D30">
          <w:rPr>
            <w:rFonts w:ascii="Times New Roman" w:eastAsiaTheme="minorEastAsia" w:hAnsi="Times New Roman" w:cs="Times New Roman"/>
            <w:sz w:val="24"/>
            <w:szCs w:val="24"/>
          </w:rPr>
          <w:delText>结构的池化</w:delText>
        </w:r>
      </w:del>
      <w:ins w:id="158" w:author="User" w:date="2016-10-23T07:53:00Z">
        <w:r w:rsidR="005A6D30">
          <w:rPr>
            <w:rFonts w:ascii="Times New Roman" w:eastAsiaTheme="minorEastAsia" w:hAnsi="Times New Roman" w:cs="Times New Roman" w:hint="eastAsia"/>
            <w:sz w:val="24"/>
            <w:szCs w:val="24"/>
          </w:rPr>
          <w:t>一个</w:t>
        </w:r>
      </w:ins>
      <w:ins w:id="159" w:author="User" w:date="2016-10-23T07:52:00Z">
        <w:r w:rsidR="005A6D30">
          <w:rPr>
            <w:rFonts w:ascii="Times New Roman" w:eastAsiaTheme="minorEastAsia" w:hAnsi="Times New Roman" w:cs="Times New Roman" w:hint="eastAsia"/>
            <w:sz w:val="24"/>
            <w:szCs w:val="24"/>
          </w:rPr>
          <w:t>Ne</w:t>
        </w:r>
      </w:ins>
      <w:ins w:id="160" w:author="User" w:date="2016-10-23T07:53:00Z">
        <w:r w:rsidR="005A6D30">
          <w:rPr>
            <w:rFonts w:ascii="Times New Roman" w:eastAsiaTheme="minorEastAsia" w:hAnsi="Times New Roman" w:cs="Times New Roman" w:hint="eastAsia"/>
            <w:sz w:val="24"/>
            <w:szCs w:val="24"/>
          </w:rPr>
          <w:t>t3</w:t>
        </w:r>
      </w:ins>
      <w:r w:rsidR="0015401E" w:rsidRPr="00C54053">
        <w:rPr>
          <w:rFonts w:ascii="Times New Roman" w:eastAsiaTheme="minorEastAsia" w:hAnsi="Times New Roman" w:cs="Times New Roman"/>
          <w:sz w:val="24"/>
          <w:szCs w:val="24"/>
        </w:rPr>
        <w:t>层</w:t>
      </w:r>
      <w:r w:rsidR="003F2BF0" w:rsidRPr="00C54053">
        <w:rPr>
          <w:rFonts w:ascii="Times New Roman" w:eastAsiaTheme="minorEastAsia" w:hAnsi="Times New Roman" w:cs="Times New Roman"/>
          <w:sz w:val="24"/>
          <w:szCs w:val="24"/>
        </w:rPr>
        <w:t>后连接</w:t>
      </w:r>
      <w:r w:rsidR="00287CCC" w:rsidRPr="00C54053">
        <w:rPr>
          <w:rFonts w:ascii="Times New Roman" w:eastAsiaTheme="minorEastAsia" w:hAnsi="Times New Roman" w:cs="Times New Roman"/>
          <w:sz w:val="24"/>
          <w:szCs w:val="24"/>
        </w:rPr>
        <w:t>一个</w:t>
      </w:r>
      <w:r w:rsidR="00287CCC" w:rsidRPr="00C54053">
        <w:rPr>
          <w:rFonts w:ascii="Times New Roman" w:eastAsiaTheme="minorEastAsia" w:hAnsi="Times New Roman" w:cs="Times New Roman"/>
          <w:sz w:val="24"/>
          <w:szCs w:val="24"/>
        </w:rPr>
        <w:t>Net</w:t>
      </w:r>
      <w:ins w:id="161" w:author="User" w:date="2016-10-23T07:53:00Z">
        <w:r w:rsidR="005A6D30">
          <w:rPr>
            <w:rFonts w:ascii="Times New Roman" w:eastAsiaTheme="minorEastAsia" w:hAnsi="Times New Roman" w:cs="Times New Roman" w:hint="eastAsia"/>
            <w:sz w:val="24"/>
            <w:szCs w:val="24"/>
          </w:rPr>
          <w:t>4</w:t>
        </w:r>
      </w:ins>
      <w:del w:id="162" w:author="User" w:date="2016-10-23T07:53:00Z">
        <w:r w:rsidR="00287CCC" w:rsidRPr="00C54053" w:rsidDel="005A6D30">
          <w:rPr>
            <w:rFonts w:ascii="Times New Roman" w:eastAsiaTheme="minorEastAsia" w:hAnsi="Times New Roman" w:cs="Times New Roman"/>
            <w:sz w:val="24"/>
            <w:szCs w:val="24"/>
          </w:rPr>
          <w:delText>3</w:delText>
        </w:r>
      </w:del>
      <w:r w:rsidR="00287CCC" w:rsidRPr="00C54053">
        <w:rPr>
          <w:rFonts w:ascii="Times New Roman" w:eastAsiaTheme="minorEastAsia" w:hAnsi="Times New Roman" w:cs="Times New Roman"/>
          <w:sz w:val="24"/>
          <w:szCs w:val="24"/>
        </w:rPr>
        <w:t>层</w:t>
      </w:r>
      <w:r w:rsidR="00745414" w:rsidRPr="00C54053">
        <w:rPr>
          <w:rFonts w:ascii="Times New Roman" w:eastAsiaTheme="minorEastAsia" w:hAnsi="Times New Roman" w:cs="Times New Roman"/>
          <w:sz w:val="24"/>
          <w:szCs w:val="24"/>
        </w:rPr>
        <w:t>对整个点集中</w:t>
      </w:r>
      <w:r w:rsidR="00493AEB" w:rsidRPr="00C54053">
        <w:rPr>
          <w:rFonts w:ascii="Times New Roman" w:eastAsiaTheme="minorEastAsia" w:hAnsi="Times New Roman" w:cs="Times New Roman"/>
          <w:sz w:val="24"/>
          <w:szCs w:val="24"/>
        </w:rPr>
        <w:t>每个</w:t>
      </w:r>
      <w:r w:rsidR="00745414" w:rsidRPr="00C54053">
        <w:rPr>
          <w:rFonts w:ascii="Times New Roman" w:eastAsiaTheme="minorEastAsia" w:hAnsi="Times New Roman" w:cs="Times New Roman"/>
          <w:sz w:val="24"/>
          <w:szCs w:val="24"/>
        </w:rPr>
        <w:t>点特征进行</w:t>
      </w:r>
      <w:r w:rsidR="00287CCC" w:rsidRPr="00C54053">
        <w:rPr>
          <w:rFonts w:ascii="Times New Roman" w:eastAsiaTheme="minorEastAsia" w:hAnsi="Times New Roman" w:cs="Times New Roman"/>
          <w:sz w:val="24"/>
          <w:szCs w:val="24"/>
        </w:rPr>
        <w:t>池化</w:t>
      </w:r>
      <w:proofErr w:type="gramStart"/>
      <w:r w:rsidR="00287CCC" w:rsidRPr="00C54053">
        <w:rPr>
          <w:rFonts w:ascii="Times New Roman" w:eastAsiaTheme="minorEastAsia" w:hAnsi="Times New Roman" w:cs="Times New Roman"/>
          <w:sz w:val="24"/>
          <w:szCs w:val="24"/>
        </w:rPr>
        <w:t>产生点集特征</w:t>
      </w:r>
      <w:proofErr w:type="gramEnd"/>
      <w:r w:rsidR="003F2BF0" w:rsidRPr="00C54053">
        <w:rPr>
          <w:rFonts w:ascii="Times New Roman" w:eastAsiaTheme="minorEastAsia" w:hAnsi="Times New Roman" w:cs="Times New Roman"/>
          <w:sz w:val="24"/>
          <w:szCs w:val="24"/>
        </w:rPr>
        <w:t>，</w:t>
      </w:r>
      <w:r w:rsidR="0015401E" w:rsidRPr="00C54053">
        <w:rPr>
          <w:rFonts w:ascii="Times New Roman" w:eastAsiaTheme="minorEastAsia" w:hAnsi="Times New Roman" w:cs="Times New Roman"/>
          <w:sz w:val="24"/>
          <w:szCs w:val="24"/>
        </w:rPr>
        <w:t>接着连接</w:t>
      </w:r>
      <w:r w:rsidR="003F2BF0" w:rsidRPr="00C54053">
        <w:rPr>
          <w:rFonts w:ascii="Times New Roman" w:eastAsiaTheme="minorEastAsia" w:hAnsi="Times New Roman" w:cs="Times New Roman"/>
          <w:sz w:val="24"/>
          <w:szCs w:val="24"/>
        </w:rPr>
        <w:t>一个</w:t>
      </w:r>
      <w:del w:id="163" w:author="User" w:date="2016-10-23T07:56:00Z">
        <w:r w:rsidR="00287CCC" w:rsidRPr="00C54053" w:rsidDel="00E533A7">
          <w:rPr>
            <w:rFonts w:ascii="Times New Roman" w:eastAsiaTheme="minorEastAsia" w:hAnsi="Times New Roman" w:cs="Times New Roman"/>
            <w:sz w:val="24"/>
            <w:szCs w:val="24"/>
          </w:rPr>
          <w:delText>Net4</w:delText>
        </w:r>
      </w:del>
      <w:ins w:id="164" w:author="User" w:date="2016-10-23T07:56:00Z">
        <w:r w:rsidR="00E533A7" w:rsidRPr="00C54053">
          <w:rPr>
            <w:rFonts w:ascii="Times New Roman" w:eastAsiaTheme="minorEastAsia" w:hAnsi="Times New Roman" w:cs="Times New Roman"/>
            <w:sz w:val="24"/>
            <w:szCs w:val="24"/>
          </w:rPr>
          <w:t>Net</w:t>
        </w:r>
        <w:r w:rsidR="00E533A7">
          <w:rPr>
            <w:rFonts w:ascii="Times New Roman" w:eastAsiaTheme="minorEastAsia" w:hAnsi="Times New Roman" w:cs="Times New Roman" w:hint="eastAsia"/>
            <w:sz w:val="24"/>
            <w:szCs w:val="24"/>
          </w:rPr>
          <w:t>5</w:t>
        </w:r>
      </w:ins>
      <w:r w:rsidR="00287CCC" w:rsidRPr="00C54053">
        <w:rPr>
          <w:rFonts w:ascii="Times New Roman" w:eastAsiaTheme="minorEastAsia" w:hAnsi="Times New Roman" w:cs="Times New Roman"/>
          <w:sz w:val="24"/>
          <w:szCs w:val="24"/>
        </w:rPr>
        <w:t>层</w:t>
      </w:r>
      <w:r w:rsidR="00745414" w:rsidRPr="00C54053">
        <w:rPr>
          <w:rFonts w:ascii="Times New Roman" w:eastAsiaTheme="minorEastAsia" w:hAnsi="Times New Roman" w:cs="Times New Roman"/>
          <w:sz w:val="24"/>
          <w:szCs w:val="24"/>
        </w:rPr>
        <w:t>进行多层次</w:t>
      </w:r>
      <w:proofErr w:type="gramStart"/>
      <w:r w:rsidR="003F2BF0" w:rsidRPr="00C54053">
        <w:rPr>
          <w:rFonts w:ascii="Times New Roman" w:eastAsiaTheme="minorEastAsia" w:hAnsi="Times New Roman" w:cs="Times New Roman"/>
          <w:sz w:val="24"/>
          <w:szCs w:val="24"/>
        </w:rPr>
        <w:t>点集</w:t>
      </w:r>
      <w:r w:rsidR="00745414" w:rsidRPr="00C54053">
        <w:rPr>
          <w:rFonts w:ascii="Times New Roman" w:eastAsiaTheme="minorEastAsia" w:hAnsi="Times New Roman" w:cs="Times New Roman"/>
          <w:sz w:val="24"/>
          <w:szCs w:val="24"/>
        </w:rPr>
        <w:t>联合</w:t>
      </w:r>
      <w:proofErr w:type="gramEnd"/>
      <w:r w:rsidR="00745414" w:rsidRPr="00C54053">
        <w:rPr>
          <w:rFonts w:ascii="Times New Roman" w:eastAsiaTheme="minorEastAsia" w:hAnsi="Times New Roman" w:cs="Times New Roman"/>
          <w:sz w:val="24"/>
          <w:szCs w:val="24"/>
        </w:rPr>
        <w:t>分类，以及最后输出层输出</w:t>
      </w:r>
      <w:proofErr w:type="gramStart"/>
      <w:r w:rsidR="00745414" w:rsidRPr="00C54053">
        <w:rPr>
          <w:rFonts w:ascii="Times New Roman" w:eastAsiaTheme="minorEastAsia" w:hAnsi="Times New Roman" w:cs="Times New Roman"/>
          <w:sz w:val="24"/>
          <w:szCs w:val="24"/>
        </w:rPr>
        <w:t>每个点集的</w:t>
      </w:r>
      <w:proofErr w:type="gramEnd"/>
      <w:r w:rsidR="00745414" w:rsidRPr="00C54053">
        <w:rPr>
          <w:rFonts w:ascii="Times New Roman" w:eastAsiaTheme="minorEastAsia" w:hAnsi="Times New Roman" w:cs="Times New Roman"/>
          <w:sz w:val="24"/>
          <w:szCs w:val="24"/>
        </w:rPr>
        <w:t>类别。</w:t>
      </w:r>
      <w:r w:rsidR="003F2BF0" w:rsidRPr="00C54053">
        <w:rPr>
          <w:rFonts w:ascii="Times New Roman" w:eastAsiaTheme="minorEastAsia" w:hAnsi="Times New Roman" w:cs="Times New Roman"/>
          <w:sz w:val="24"/>
          <w:szCs w:val="24"/>
        </w:rPr>
        <w:t>图</w:t>
      </w:r>
      <w:r w:rsidR="003F2BF0" w:rsidRPr="00C54053">
        <w:rPr>
          <w:rFonts w:ascii="Times New Roman" w:eastAsiaTheme="minorEastAsia" w:hAnsi="Times New Roman" w:cs="Times New Roman"/>
          <w:sz w:val="24"/>
          <w:szCs w:val="24"/>
        </w:rPr>
        <w:t>1</w:t>
      </w:r>
      <w:r w:rsidR="003F2BF0" w:rsidRPr="00C54053">
        <w:rPr>
          <w:rFonts w:ascii="Times New Roman" w:eastAsiaTheme="minorEastAsia" w:hAnsi="Times New Roman" w:cs="Times New Roman"/>
          <w:sz w:val="24"/>
          <w:szCs w:val="24"/>
        </w:rPr>
        <w:t>中</w:t>
      </w:r>
      <w:r w:rsidR="00493AEB" w:rsidRPr="00C54053">
        <w:rPr>
          <w:rFonts w:ascii="Times New Roman" w:eastAsiaTheme="minorEastAsia" w:hAnsi="Times New Roman" w:cs="Times New Roman"/>
          <w:sz w:val="24"/>
          <w:szCs w:val="24"/>
        </w:rPr>
        <w:t>彩</w:t>
      </w:r>
      <w:r w:rsidRPr="00C54053">
        <w:rPr>
          <w:rFonts w:ascii="Times New Roman" w:eastAsiaTheme="minorEastAsia" w:hAnsi="Times New Roman" w:cs="Times New Roman"/>
          <w:sz w:val="24"/>
          <w:szCs w:val="24"/>
        </w:rPr>
        <w:t>色方框表示各个不同的功能层，每一个黑色圆圈表示一个特征向量，在</w:t>
      </w:r>
      <w:r w:rsidRPr="00C54053">
        <w:rPr>
          <w:rFonts w:ascii="Times New Roman" w:eastAsiaTheme="minorEastAsia" w:hAnsi="Times New Roman" w:cs="Times New Roman"/>
          <w:sz w:val="24"/>
          <w:szCs w:val="24"/>
        </w:rPr>
        <w:lastRenderedPageBreak/>
        <w:t>Net2</w:t>
      </w:r>
      <w:r w:rsidRPr="00C54053">
        <w:rPr>
          <w:rFonts w:ascii="Times New Roman" w:eastAsiaTheme="minorEastAsia" w:hAnsi="Times New Roman" w:cs="Times New Roman"/>
          <w:sz w:val="24"/>
          <w:szCs w:val="24"/>
        </w:rPr>
        <w:t>左边的黑色方框表示</w:t>
      </w:r>
      <w:r w:rsidR="00B72D7F" w:rsidRPr="00C54053">
        <w:rPr>
          <w:rFonts w:ascii="Times New Roman" w:eastAsiaTheme="minorEastAsia" w:hAnsi="Times New Roman" w:cs="Times New Roman"/>
          <w:sz w:val="24"/>
          <w:szCs w:val="24"/>
        </w:rPr>
        <w:t>一个点的特征的整体</w:t>
      </w:r>
      <w:r w:rsidRPr="00C54053">
        <w:rPr>
          <w:rFonts w:ascii="Times New Roman" w:eastAsiaTheme="minorEastAsia" w:hAnsi="Times New Roman" w:cs="Times New Roman"/>
          <w:sz w:val="24"/>
          <w:szCs w:val="24"/>
        </w:rPr>
        <w:t>，每个黑色方框包含两个特征向量</w:t>
      </w:r>
      <w:r w:rsidR="00B72D7F" w:rsidRPr="00C54053">
        <w:rPr>
          <w:rFonts w:ascii="Times New Roman" w:eastAsiaTheme="minorEastAsia" w:hAnsi="Times New Roman" w:cs="Times New Roman"/>
          <w:sz w:val="24"/>
          <w:szCs w:val="24"/>
        </w:rPr>
        <w:t>表示</w:t>
      </w:r>
      <w:r w:rsidR="0015401E" w:rsidRPr="00C54053">
        <w:rPr>
          <w:rFonts w:ascii="Times New Roman" w:eastAsiaTheme="minorEastAsia" w:hAnsi="Times New Roman" w:cs="Times New Roman"/>
          <w:sz w:val="24"/>
          <w:szCs w:val="24"/>
        </w:rPr>
        <w:t>一个点的特征中包含两类不同的</w:t>
      </w:r>
      <w:r w:rsidR="00B72D7F" w:rsidRPr="00C54053">
        <w:rPr>
          <w:rFonts w:ascii="Times New Roman" w:eastAsiaTheme="minorEastAsia" w:hAnsi="Times New Roman" w:cs="Times New Roman"/>
          <w:sz w:val="24"/>
          <w:szCs w:val="24"/>
        </w:rPr>
        <w:t>点特征</w:t>
      </w:r>
      <w:r w:rsidRPr="00C54053">
        <w:rPr>
          <w:rFonts w:ascii="Times New Roman" w:eastAsiaTheme="minorEastAsia" w:hAnsi="Times New Roman" w:cs="Times New Roman"/>
          <w:sz w:val="24"/>
          <w:szCs w:val="24"/>
        </w:rPr>
        <w:t>。</w:t>
      </w:r>
      <w:del w:id="165" w:author="User" w:date="2016-10-24T16:29:00Z">
        <w:r w:rsidRPr="00C54053" w:rsidDel="008F6355">
          <w:rPr>
            <w:rFonts w:ascii="Times New Roman" w:eastAsiaTheme="minorEastAsia" w:hAnsi="Times New Roman" w:cs="Times New Roman"/>
            <w:sz w:val="24"/>
            <w:szCs w:val="24"/>
          </w:rPr>
          <w:delText>下文中采用</w:delText>
        </w:r>
        <w:r w:rsidRPr="00C54053" w:rsidDel="008F6355">
          <w:rPr>
            <w:rFonts w:ascii="Times New Roman" w:eastAsiaTheme="minorEastAsia" w:hAnsi="Times New Roman" w:cs="Times New Roman"/>
            <w:b/>
            <w:sz w:val="24"/>
            <w:szCs w:val="24"/>
          </w:rPr>
          <w:delText>X</w:delText>
        </w:r>
        <w:r w:rsidRPr="00C54053" w:rsidDel="008F6355">
          <w:rPr>
            <w:rFonts w:ascii="Times New Roman" w:eastAsiaTheme="minorEastAsia" w:hAnsi="Times New Roman" w:cs="Times New Roman"/>
            <w:sz w:val="24"/>
            <w:szCs w:val="24"/>
            <w:vertAlign w:val="superscript"/>
          </w:rPr>
          <w:delText>i</w:delText>
        </w:r>
        <w:r w:rsidRPr="00C54053" w:rsidDel="008F6355">
          <w:rPr>
            <w:rFonts w:ascii="Times New Roman" w:eastAsiaTheme="minorEastAsia" w:hAnsi="Times New Roman" w:cs="Times New Roman"/>
            <w:sz w:val="24"/>
            <w:szCs w:val="24"/>
            <w:vertAlign w:val="subscript"/>
          </w:rPr>
          <w:delText>l</w:delText>
        </w:r>
        <w:r w:rsidRPr="00C54053" w:rsidDel="008F6355">
          <w:rPr>
            <w:rFonts w:ascii="Times New Roman" w:eastAsiaTheme="minorEastAsia" w:hAnsi="Times New Roman" w:cs="Times New Roman"/>
            <w:sz w:val="24"/>
            <w:szCs w:val="24"/>
            <w:vertAlign w:val="subscript"/>
          </w:rPr>
          <w:delText>，</w:delText>
        </w:r>
        <w:r w:rsidRPr="00C54053" w:rsidDel="008F6355">
          <w:rPr>
            <w:rFonts w:ascii="Times New Roman" w:eastAsiaTheme="minorEastAsia" w:hAnsi="Times New Roman" w:cs="Times New Roman"/>
            <w:sz w:val="24"/>
            <w:szCs w:val="24"/>
            <w:vertAlign w:val="subscript"/>
          </w:rPr>
          <w:delText>h</w:delText>
        </w:r>
        <w:r w:rsidRPr="00C54053" w:rsidDel="008F6355">
          <w:rPr>
            <w:rFonts w:ascii="Times New Roman" w:eastAsiaTheme="minorEastAsia" w:hAnsi="Times New Roman" w:cs="Times New Roman"/>
            <w:sz w:val="24"/>
            <w:szCs w:val="24"/>
          </w:rPr>
          <w:delText>表示第</w:delText>
        </w:r>
        <w:r w:rsidRPr="00C54053" w:rsidDel="008F6355">
          <w:rPr>
            <w:rFonts w:ascii="Times New Roman" w:eastAsiaTheme="minorEastAsia" w:hAnsi="Times New Roman" w:cs="Times New Roman"/>
            <w:sz w:val="24"/>
            <w:szCs w:val="24"/>
          </w:rPr>
          <w:delText>l</w:delText>
        </w:r>
        <w:r w:rsidRPr="00C54053" w:rsidDel="008F6355">
          <w:rPr>
            <w:rFonts w:ascii="Times New Roman" w:eastAsiaTheme="minorEastAsia" w:hAnsi="Times New Roman" w:cs="Times New Roman"/>
            <w:sz w:val="24"/>
            <w:szCs w:val="24"/>
          </w:rPr>
          <w:delText>层第</w:delText>
        </w:r>
        <w:r w:rsidRPr="00C54053" w:rsidDel="008F6355">
          <w:rPr>
            <w:rFonts w:ascii="Times New Roman" w:eastAsiaTheme="minorEastAsia" w:hAnsi="Times New Roman" w:cs="Times New Roman"/>
            <w:sz w:val="24"/>
            <w:szCs w:val="24"/>
          </w:rPr>
          <w:delText>h</w:delText>
        </w:r>
        <w:r w:rsidRPr="00C54053" w:rsidDel="008F6355">
          <w:rPr>
            <w:rFonts w:ascii="Times New Roman" w:eastAsiaTheme="minorEastAsia" w:hAnsi="Times New Roman" w:cs="Times New Roman"/>
            <w:sz w:val="24"/>
            <w:szCs w:val="24"/>
          </w:rPr>
          <w:delText>部分中第</w:delText>
        </w:r>
        <w:r w:rsidRPr="00C54053" w:rsidDel="008F6355">
          <w:rPr>
            <w:rFonts w:ascii="Times New Roman" w:eastAsiaTheme="minorEastAsia" w:hAnsi="Times New Roman" w:cs="Times New Roman"/>
            <w:sz w:val="24"/>
            <w:szCs w:val="24"/>
          </w:rPr>
          <w:delText>i</w:delText>
        </w:r>
        <w:r w:rsidRPr="00C54053" w:rsidDel="008F6355">
          <w:rPr>
            <w:rFonts w:ascii="Times New Roman" w:eastAsiaTheme="minorEastAsia" w:hAnsi="Times New Roman" w:cs="Times New Roman"/>
            <w:sz w:val="24"/>
            <w:szCs w:val="24"/>
          </w:rPr>
          <w:delText>个特征，</w:delText>
        </w:r>
        <w:r w:rsidRPr="00C54053" w:rsidDel="008F6355">
          <w:rPr>
            <w:rFonts w:ascii="Times New Roman" w:eastAsiaTheme="minorEastAsia" w:hAnsi="Times New Roman" w:cs="Times New Roman"/>
            <w:b/>
            <w:sz w:val="24"/>
            <w:szCs w:val="24"/>
          </w:rPr>
          <w:delText>W</w:delText>
        </w:r>
        <w:r w:rsidRPr="00C54053" w:rsidDel="008F6355">
          <w:rPr>
            <w:rFonts w:ascii="Times New Roman" w:eastAsiaTheme="minorEastAsia" w:hAnsi="Times New Roman" w:cs="Times New Roman"/>
            <w:sz w:val="24"/>
            <w:szCs w:val="24"/>
            <w:vertAlign w:val="subscript"/>
          </w:rPr>
          <w:delText>l</w:delText>
        </w:r>
        <w:r w:rsidRPr="00C54053" w:rsidDel="008F6355">
          <w:rPr>
            <w:rFonts w:ascii="Times New Roman" w:eastAsiaTheme="minorEastAsia" w:hAnsi="Times New Roman" w:cs="Times New Roman"/>
            <w:sz w:val="24"/>
            <w:szCs w:val="24"/>
            <w:vertAlign w:val="subscript"/>
          </w:rPr>
          <w:delText>，</w:delText>
        </w:r>
        <w:r w:rsidRPr="00C54053" w:rsidDel="008F6355">
          <w:rPr>
            <w:rFonts w:ascii="Times New Roman" w:eastAsiaTheme="minorEastAsia" w:hAnsi="Times New Roman" w:cs="Times New Roman"/>
            <w:sz w:val="24"/>
            <w:szCs w:val="24"/>
            <w:vertAlign w:val="subscript"/>
          </w:rPr>
          <w:delText>h</w:delText>
        </w:r>
        <w:r w:rsidRPr="00C54053" w:rsidDel="008F6355">
          <w:rPr>
            <w:rFonts w:ascii="Times New Roman" w:eastAsiaTheme="minorEastAsia" w:hAnsi="Times New Roman" w:cs="Times New Roman"/>
            <w:sz w:val="24"/>
            <w:szCs w:val="24"/>
          </w:rPr>
          <w:delText>和</w:delText>
        </w:r>
        <w:r w:rsidRPr="00C54053" w:rsidDel="008F6355">
          <w:rPr>
            <w:rFonts w:ascii="Times New Roman" w:eastAsiaTheme="minorEastAsia" w:hAnsi="Times New Roman" w:cs="Times New Roman"/>
            <w:b/>
            <w:sz w:val="24"/>
            <w:szCs w:val="24"/>
          </w:rPr>
          <w:delText>b</w:delText>
        </w:r>
        <w:r w:rsidRPr="00C54053" w:rsidDel="008F6355">
          <w:rPr>
            <w:rFonts w:ascii="Times New Roman" w:eastAsiaTheme="minorEastAsia" w:hAnsi="Times New Roman" w:cs="Times New Roman"/>
            <w:sz w:val="24"/>
            <w:szCs w:val="24"/>
            <w:vertAlign w:val="subscript"/>
          </w:rPr>
          <w:delText>l</w:delText>
        </w:r>
        <w:r w:rsidRPr="00C54053" w:rsidDel="008F6355">
          <w:rPr>
            <w:rFonts w:ascii="Times New Roman" w:eastAsiaTheme="minorEastAsia" w:hAnsi="Times New Roman" w:cs="Times New Roman"/>
            <w:sz w:val="24"/>
            <w:szCs w:val="24"/>
            <w:vertAlign w:val="subscript"/>
          </w:rPr>
          <w:delText>，</w:delText>
        </w:r>
        <w:r w:rsidRPr="00C54053" w:rsidDel="008F6355">
          <w:rPr>
            <w:rFonts w:ascii="Times New Roman" w:eastAsiaTheme="minorEastAsia" w:hAnsi="Times New Roman" w:cs="Times New Roman"/>
            <w:sz w:val="24"/>
            <w:szCs w:val="24"/>
            <w:vertAlign w:val="subscript"/>
          </w:rPr>
          <w:delText>h</w:delText>
        </w:r>
        <w:r w:rsidRPr="00C54053" w:rsidDel="008F6355">
          <w:rPr>
            <w:rFonts w:ascii="Times New Roman" w:eastAsiaTheme="minorEastAsia" w:hAnsi="Times New Roman" w:cs="Times New Roman"/>
            <w:sz w:val="24"/>
            <w:szCs w:val="24"/>
          </w:rPr>
          <w:delText>表示第</w:delText>
        </w:r>
        <w:r w:rsidRPr="00C54053" w:rsidDel="008F6355">
          <w:rPr>
            <w:rFonts w:ascii="Times New Roman" w:eastAsiaTheme="minorEastAsia" w:hAnsi="Times New Roman" w:cs="Times New Roman"/>
            <w:sz w:val="24"/>
            <w:szCs w:val="24"/>
          </w:rPr>
          <w:delText>l</w:delText>
        </w:r>
        <w:r w:rsidRPr="00C54053" w:rsidDel="008F6355">
          <w:rPr>
            <w:rFonts w:ascii="Times New Roman" w:eastAsiaTheme="minorEastAsia" w:hAnsi="Times New Roman" w:cs="Times New Roman"/>
            <w:sz w:val="24"/>
            <w:szCs w:val="24"/>
          </w:rPr>
          <w:delText>层第</w:delText>
        </w:r>
        <w:r w:rsidRPr="00C54053" w:rsidDel="008F6355">
          <w:rPr>
            <w:rFonts w:ascii="Times New Roman" w:eastAsiaTheme="minorEastAsia" w:hAnsi="Times New Roman" w:cs="Times New Roman"/>
            <w:sz w:val="24"/>
            <w:szCs w:val="24"/>
          </w:rPr>
          <w:delText>h</w:delText>
        </w:r>
        <w:r w:rsidRPr="00C54053" w:rsidDel="008F6355">
          <w:rPr>
            <w:rFonts w:ascii="Times New Roman" w:eastAsiaTheme="minorEastAsia" w:hAnsi="Times New Roman" w:cs="Times New Roman"/>
            <w:sz w:val="24"/>
            <w:szCs w:val="24"/>
          </w:rPr>
          <w:delText>部分的权重。</w:delText>
        </w:r>
      </w:del>
    </w:p>
    <w:p w:rsidR="006B5485" w:rsidRDefault="006B5485">
      <w:pPr>
        <w:spacing w:line="300" w:lineRule="auto"/>
        <w:ind w:firstLine="480"/>
        <w:rPr>
          <w:ins w:id="166" w:author="User" w:date="2016-10-24T16:22:00Z"/>
          <w:rFonts w:ascii="Times New Roman" w:eastAsiaTheme="minorEastAsia" w:hAnsi="Times New Roman" w:cs="Times New Roman"/>
          <w:sz w:val="24"/>
          <w:szCs w:val="24"/>
        </w:rPr>
      </w:pPr>
    </w:p>
    <w:p w:rsidR="00125F8A" w:rsidRPr="00C54053" w:rsidDel="00125F8A" w:rsidRDefault="00125F8A">
      <w:pPr>
        <w:spacing w:line="300" w:lineRule="auto"/>
        <w:ind w:firstLine="480"/>
        <w:rPr>
          <w:del w:id="167" w:author="User" w:date="2016-10-24T16:22:00Z"/>
          <w:rFonts w:ascii="Times New Roman" w:eastAsiaTheme="minorEastAsia" w:hAnsi="Times New Roman" w:cs="Times New Roman"/>
          <w:sz w:val="24"/>
          <w:szCs w:val="24"/>
        </w:rPr>
      </w:pPr>
    </w:p>
    <w:p w:rsidR="00E16A04" w:rsidRDefault="00E533A7">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b/>
          <w:noProof/>
          <w:sz w:val="24"/>
          <w:szCs w:val="24"/>
        </w:rPr>
        <mc:AlternateContent>
          <mc:Choice Requires="wpg">
            <w:drawing>
              <wp:anchor distT="0" distB="0" distL="114300" distR="114300" simplePos="0" relativeHeight="251713024" behindDoc="0" locked="0" layoutInCell="1" allowOverlap="1" wp14:anchorId="18348FAF" wp14:editId="3378DD0E">
                <wp:simplePos x="0" y="0"/>
                <wp:positionH relativeFrom="column">
                  <wp:posOffset>-141605</wp:posOffset>
                </wp:positionH>
                <wp:positionV relativeFrom="paragraph">
                  <wp:posOffset>116840</wp:posOffset>
                </wp:positionV>
                <wp:extent cx="5764530" cy="2808605"/>
                <wp:effectExtent l="0" t="0" r="0" b="0"/>
                <wp:wrapNone/>
                <wp:docPr id="34" name="组合 34"/>
                <wp:cNvGraphicFramePr/>
                <a:graphic xmlns:a="http://schemas.openxmlformats.org/drawingml/2006/main">
                  <a:graphicData uri="http://schemas.microsoft.com/office/word/2010/wordprocessingGroup">
                    <wpg:wgp>
                      <wpg:cNvGrpSpPr/>
                      <wpg:grpSpPr>
                        <a:xfrm>
                          <a:off x="0" y="0"/>
                          <a:ext cx="5764530" cy="2808605"/>
                          <a:chOff x="0" y="0"/>
                          <a:chExt cx="5764695" cy="2808605"/>
                        </a:xfrm>
                      </wpg:grpSpPr>
                      <wpg:grpSp>
                        <wpg:cNvPr id="38" name="组合 38"/>
                        <wpg:cNvGrpSpPr/>
                        <wpg:grpSpPr>
                          <a:xfrm>
                            <a:off x="0" y="0"/>
                            <a:ext cx="5764695" cy="2808605"/>
                            <a:chOff x="0" y="0"/>
                            <a:chExt cx="5833745" cy="2808605"/>
                          </a:xfrm>
                        </wpg:grpSpPr>
                        <wps:wsp>
                          <wps:cNvPr id="40" name="TextBox 120"/>
                          <wps:cNvSpPr txBox="1"/>
                          <wps:spPr>
                            <a:xfrm>
                              <a:off x="3711862" y="198784"/>
                              <a:ext cx="702310" cy="685800"/>
                            </a:xfrm>
                            <a:prstGeom prst="rect">
                              <a:avLst/>
                            </a:prstGeom>
                            <a:noFill/>
                          </wps:spPr>
                          <wps:txbx>
                            <w:txbxContent>
                              <w:p w:rsidR="00231D64" w:rsidRDefault="00231D64"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w:t>
                                </w:r>
                                <w:del w:id="168" w:author="User" w:date="2016-10-23T07:56:00Z">
                                  <w:r w:rsidDel="00E533A7">
                                    <w:rPr>
                                      <w:rFonts w:ascii="Times New Roman" w:eastAsiaTheme="minorEastAsia" w:hAnsi="Times New Roman" w:cs="Times New Roman" w:hint="eastAsia"/>
                                      <w:color w:val="000000" w:themeColor="text1"/>
                                      <w:kern w:val="24"/>
                                      <w:sz w:val="20"/>
                                      <w:szCs w:val="20"/>
                                    </w:rPr>
                                    <w:delText>3</w:delText>
                                  </w:r>
                                </w:del>
                                <w:ins w:id="169" w:author="User" w:date="2016-10-23T07:57:00Z">
                                  <w:r>
                                    <w:rPr>
                                      <w:rFonts w:ascii="Times New Roman" w:eastAsiaTheme="minorEastAsia" w:hAnsi="Times New Roman" w:cs="Times New Roman" w:hint="eastAsia"/>
                                      <w:color w:val="000000" w:themeColor="text1"/>
                                      <w:kern w:val="24"/>
                                      <w:sz w:val="20"/>
                                      <w:szCs w:val="20"/>
                                    </w:rPr>
                                    <w:t>4</w:t>
                                  </w:r>
                                </w:ins>
                                <w:r>
                                  <w:rPr>
                                    <w:rFonts w:ascii="Times New Roman" w:eastAsiaTheme="minorEastAsia" w:cs="Times New Roman" w:hint="eastAsia"/>
                                    <w:color w:val="000000" w:themeColor="text1"/>
                                    <w:kern w:val="24"/>
                                    <w:sz w:val="20"/>
                                    <w:szCs w:val="20"/>
                                  </w:rPr>
                                  <w:t>平均池化</w:t>
                                </w:r>
                              </w:p>
                              <w:p w:rsidR="00231D64" w:rsidRDefault="00231D64" w:rsidP="006142F6">
                                <w:pPr>
                                  <w:pStyle w:val="af1"/>
                                  <w:spacing w:before="0" w:beforeAutospacing="0" w:after="0" w:afterAutospacing="0"/>
                                </w:pPr>
                              </w:p>
                            </w:txbxContent>
                          </wps:txbx>
                          <wps:bodyPr wrap="square" rtlCol="0">
                            <a:noAutofit/>
                          </wps:bodyPr>
                        </wps:wsp>
                        <wps:wsp>
                          <wps:cNvPr id="42" name="TextBox 120"/>
                          <wps:cNvSpPr txBox="1"/>
                          <wps:spPr>
                            <a:xfrm>
                              <a:off x="4341357" y="135172"/>
                              <a:ext cx="789305" cy="685800"/>
                            </a:xfrm>
                            <a:prstGeom prst="rect">
                              <a:avLst/>
                            </a:prstGeom>
                            <a:noFill/>
                          </wps:spPr>
                          <wps:txbx>
                            <w:txbxContent>
                              <w:p w:rsidR="00231D64" w:rsidRDefault="00231D64"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w:t>
                                </w:r>
                                <w:ins w:id="170" w:author="User" w:date="2016-10-23T07:57:00Z">
                                  <w:r>
                                    <w:rPr>
                                      <w:rFonts w:ascii="Times New Roman" w:eastAsiaTheme="minorEastAsia" w:hAnsi="Times New Roman" w:cs="Times New Roman" w:hint="eastAsia"/>
                                      <w:color w:val="000000" w:themeColor="text1"/>
                                      <w:kern w:val="24"/>
                                      <w:sz w:val="20"/>
                                      <w:szCs w:val="20"/>
                                    </w:rPr>
                                    <w:t>5</w:t>
                                  </w:r>
                                </w:ins>
                                <w:del w:id="171" w:author="User" w:date="2016-10-23T07:57:00Z">
                                  <w:r w:rsidDel="00E533A7">
                                    <w:rPr>
                                      <w:rFonts w:ascii="Times New Roman" w:eastAsiaTheme="minorEastAsia" w:hAnsi="Times New Roman" w:cs="Times New Roman" w:hint="eastAsia"/>
                                      <w:color w:val="000000" w:themeColor="text1"/>
                                      <w:kern w:val="24"/>
                                      <w:sz w:val="20"/>
                                      <w:szCs w:val="20"/>
                                    </w:rPr>
                                    <w:delText>4</w:delText>
                                  </w:r>
                                </w:del>
                                <w:r>
                                  <w:rPr>
                                    <w:rFonts w:ascii="Times New Roman" w:eastAsiaTheme="minorEastAsia" w:cs="Times New Roman" w:hint="eastAsia"/>
                                    <w:color w:val="000000" w:themeColor="text1"/>
                                    <w:kern w:val="24"/>
                                    <w:sz w:val="20"/>
                                    <w:szCs w:val="20"/>
                                  </w:rPr>
                                  <w:t>多层次判别</w:t>
                                </w:r>
                              </w:p>
                              <w:p w:rsidR="00231D64" w:rsidRDefault="00231D64" w:rsidP="006142F6">
                                <w:pPr>
                                  <w:pStyle w:val="af1"/>
                                  <w:spacing w:before="0" w:beforeAutospacing="0" w:after="0" w:afterAutospacing="0"/>
                                </w:pPr>
                              </w:p>
                            </w:txbxContent>
                          </wps:txbx>
                          <wps:bodyPr wrap="square" rtlCol="0">
                            <a:noAutofit/>
                          </wps:bodyPr>
                        </wps:wsp>
                        <wpg:grpSp>
                          <wpg:cNvPr id="45" name="组合 45"/>
                          <wpg:cNvGrpSpPr/>
                          <wpg:grpSpPr>
                            <a:xfrm>
                              <a:off x="0" y="0"/>
                              <a:ext cx="5833745" cy="2808605"/>
                              <a:chOff x="0" y="0"/>
                              <a:chExt cx="5833745" cy="2808605"/>
                            </a:xfrm>
                          </wpg:grpSpPr>
                          <wpg:grpSp>
                            <wpg:cNvPr id="54" name="组合 54"/>
                            <wpg:cNvGrpSpPr/>
                            <wpg:grpSpPr>
                              <a:xfrm>
                                <a:off x="0" y="0"/>
                                <a:ext cx="5833745" cy="2808605"/>
                                <a:chOff x="0" y="0"/>
                                <a:chExt cx="5833745" cy="2808605"/>
                              </a:xfrm>
                            </wpg:grpSpPr>
                            <wps:wsp>
                              <wps:cNvPr id="55" name="TextBox 110"/>
                              <wps:cNvSpPr txBox="1"/>
                              <wps:spPr>
                                <a:xfrm>
                                  <a:off x="1137036" y="2313830"/>
                                  <a:ext cx="979805" cy="487045"/>
                                </a:xfrm>
                                <a:prstGeom prst="rect">
                                  <a:avLst/>
                                </a:prstGeom>
                                <a:noFill/>
                              </wps:spPr>
                              <wps:txbx>
                                <w:txbxContent>
                                  <w:p w:rsidR="00231D64" w:rsidRDefault="00231D64"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基于</w:t>
                                    </w:r>
                                    <w:r>
                                      <w:rPr>
                                        <w:rFonts w:ascii="Times New Roman" w:eastAsiaTheme="minorEastAsia" w:hAnsi="Times New Roman" w:cs="Times New Roman"/>
                                        <w:color w:val="000000" w:themeColor="text1"/>
                                        <w:kern w:val="24"/>
                                        <w:sz w:val="20"/>
                                        <w:szCs w:val="20"/>
                                      </w:rPr>
                                      <w:t>DMST</w:t>
                                    </w:r>
                                    <w:r>
                                      <w:rPr>
                                        <w:rFonts w:ascii="Times New Roman" w:eastAsiaTheme="minorEastAsia" w:cs="Times New Roman" w:hint="eastAsia"/>
                                        <w:color w:val="000000" w:themeColor="text1"/>
                                        <w:kern w:val="24"/>
                                        <w:sz w:val="20"/>
                                        <w:szCs w:val="20"/>
                                      </w:rPr>
                                      <w:t>结构的池化</w:t>
                                    </w:r>
                                  </w:p>
                                </w:txbxContent>
                              </wps:txbx>
                              <wps:bodyPr wrap="square" rtlCol="0">
                                <a:noAutofit/>
                              </wps:bodyPr>
                            </wps:wsp>
                            <wpg:grpSp>
                              <wpg:cNvPr id="56" name="组合 56"/>
                              <wpg:cNvGrpSpPr/>
                              <wpg:grpSpPr>
                                <a:xfrm>
                                  <a:off x="0" y="0"/>
                                  <a:ext cx="5833745" cy="2808605"/>
                                  <a:chOff x="0" y="0"/>
                                  <a:chExt cx="5834280" cy="2808826"/>
                                </a:xfrm>
                              </wpg:grpSpPr>
                              <wpg:grpSp>
                                <wpg:cNvPr id="57" name="组合 57"/>
                                <wpg:cNvGrpSpPr/>
                                <wpg:grpSpPr>
                                  <a:xfrm>
                                    <a:off x="71562" y="652007"/>
                                    <a:ext cx="337820" cy="664210"/>
                                    <a:chOff x="0" y="0"/>
                                    <a:chExt cx="337820" cy="664210"/>
                                  </a:xfrm>
                                </wpg:grpSpPr>
                                <wps:wsp>
                                  <wps:cNvPr id="58" name="Rectangle 25"/>
                                  <wps:cNvSpPr>
                                    <a:spLocks noChangeArrowheads="1"/>
                                  </wps:cNvSpPr>
                                  <wps:spPr bwMode="auto">
                                    <a:xfrm>
                                      <a:off x="0" y="0"/>
                                      <a:ext cx="337820" cy="664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59" name="Oval 31"/>
                                  <wps:cNvSpPr>
                                    <a:spLocks noChangeArrowheads="1"/>
                                  </wps:cNvSpPr>
                                  <wps:spPr bwMode="auto">
                                    <a:xfrm>
                                      <a:off x="55659" y="365760"/>
                                      <a:ext cx="231140" cy="236855"/>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60" name="Oval 31"/>
                                  <wps:cNvSpPr>
                                    <a:spLocks noChangeArrowheads="1"/>
                                  </wps:cNvSpPr>
                                  <wps:spPr bwMode="auto">
                                    <a:xfrm>
                                      <a:off x="55659" y="63611"/>
                                      <a:ext cx="231140" cy="236855"/>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grpSp>
                                <wpg:cNvPr id="61" name="组合 61"/>
                                <wpg:cNvGrpSpPr/>
                                <wpg:grpSpPr>
                                  <a:xfrm>
                                    <a:off x="71562" y="1582310"/>
                                    <a:ext cx="337820" cy="664210"/>
                                    <a:chOff x="0" y="0"/>
                                    <a:chExt cx="337820" cy="664210"/>
                                  </a:xfrm>
                                </wpg:grpSpPr>
                                <wps:wsp>
                                  <wps:cNvPr id="169" name="Rectangle 25"/>
                                  <wps:cNvSpPr>
                                    <a:spLocks noChangeArrowheads="1"/>
                                  </wps:cNvSpPr>
                                  <wps:spPr bwMode="auto">
                                    <a:xfrm>
                                      <a:off x="0" y="0"/>
                                      <a:ext cx="337820" cy="664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70" name="Oval 31"/>
                                  <wps:cNvSpPr>
                                    <a:spLocks noChangeArrowheads="1"/>
                                  </wps:cNvSpPr>
                                  <wps:spPr bwMode="auto">
                                    <a:xfrm>
                                      <a:off x="63610" y="365760"/>
                                      <a:ext cx="231140" cy="236855"/>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71" name="Oval 31"/>
                                  <wps:cNvSpPr>
                                    <a:spLocks noChangeArrowheads="1"/>
                                  </wps:cNvSpPr>
                                  <wps:spPr bwMode="auto">
                                    <a:xfrm>
                                      <a:off x="55659" y="71562"/>
                                      <a:ext cx="231140" cy="236855"/>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s:wsp>
                                <wps:cNvPr id="172" name="AutoShape 36"/>
                                <wps:cNvCnPr>
                                  <a:cxnSpLocks noChangeShapeType="1"/>
                                </wps:cNvCnPr>
                                <wps:spPr bwMode="auto">
                                  <a:xfrm>
                                    <a:off x="397566" y="842838"/>
                                    <a:ext cx="2317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AutoShape 37"/>
                                <wps:cNvCnPr>
                                  <a:cxnSpLocks noChangeShapeType="1"/>
                                </wps:cNvCnPr>
                                <wps:spPr bwMode="auto">
                                  <a:xfrm>
                                    <a:off x="405517" y="1160891"/>
                                    <a:ext cx="21526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AutoShape 53"/>
                                <wps:cNvCnPr>
                                  <a:cxnSpLocks noChangeShapeType="1"/>
                                </wps:cNvCnPr>
                                <wps:spPr bwMode="auto">
                                  <a:xfrm flipV="1">
                                    <a:off x="397566" y="1789044"/>
                                    <a:ext cx="231775" cy="444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AutoShape 54"/>
                                <wps:cNvCnPr>
                                  <a:cxnSpLocks noChangeShapeType="1"/>
                                </wps:cNvCnPr>
                                <wps:spPr bwMode="auto">
                                  <a:xfrm flipV="1">
                                    <a:off x="405517" y="2099145"/>
                                    <a:ext cx="231775" cy="698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6" name="组合 176"/>
                                <wpg:cNvGrpSpPr/>
                                <wpg:grpSpPr>
                                  <a:xfrm>
                                    <a:off x="0" y="0"/>
                                    <a:ext cx="5834280" cy="2808826"/>
                                    <a:chOff x="0" y="0"/>
                                    <a:chExt cx="5834280" cy="2808826"/>
                                  </a:xfrm>
                                </wpg:grpSpPr>
                                <wps:wsp>
                                  <wps:cNvPr id="177" name="TextBox 110"/>
                                  <wps:cNvSpPr txBox="1"/>
                                  <wps:spPr>
                                    <a:xfrm>
                                      <a:off x="389614" y="2321781"/>
                                      <a:ext cx="911860" cy="487045"/>
                                    </a:xfrm>
                                    <a:prstGeom prst="rect">
                                      <a:avLst/>
                                    </a:prstGeom>
                                    <a:noFill/>
                                  </wps:spPr>
                                  <wps:txbx>
                                    <w:txbxContent>
                                      <w:p w:rsidR="00231D64" w:rsidRDefault="00231D64"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点云的</w:t>
                                        </w:r>
                                        <w:proofErr w:type="gramStart"/>
                                        <w:r>
                                          <w:rPr>
                                            <w:rFonts w:ascii="Times New Roman" w:eastAsiaTheme="minorEastAsia" w:cs="Times New Roman" w:hint="eastAsia"/>
                                            <w:color w:val="000000" w:themeColor="text1"/>
                                            <w:kern w:val="24"/>
                                            <w:sz w:val="20"/>
                                            <w:szCs w:val="20"/>
                                          </w:rPr>
                                          <w:t>各特征</w:t>
                                        </w:r>
                                        <w:proofErr w:type="gramEnd"/>
                                        <w:r>
                                          <w:rPr>
                                            <w:rFonts w:ascii="Times New Roman" w:eastAsiaTheme="minorEastAsia" w:cs="Times New Roman" w:hint="eastAsia"/>
                                            <w:color w:val="000000" w:themeColor="text1"/>
                                            <w:kern w:val="24"/>
                                            <w:sz w:val="20"/>
                                            <w:szCs w:val="20"/>
                                          </w:rPr>
                                          <w:t>分开处理</w:t>
                                        </w:r>
                                      </w:p>
                                    </w:txbxContent>
                                  </wps:txbx>
                                  <wps:bodyPr wrap="square" rtlCol="0">
                                    <a:noAutofit/>
                                  </wps:bodyPr>
                                </wps:wsp>
                                <wpg:grpSp>
                                  <wpg:cNvPr id="178" name="组合 178"/>
                                  <wpg:cNvGrpSpPr/>
                                  <wpg:grpSpPr>
                                    <a:xfrm>
                                      <a:off x="0" y="0"/>
                                      <a:ext cx="5834280" cy="2745216"/>
                                      <a:chOff x="0" y="0"/>
                                      <a:chExt cx="5834280" cy="2745216"/>
                                    </a:xfrm>
                                  </wpg:grpSpPr>
                                  <wpg:grpSp>
                                    <wpg:cNvPr id="179" name="组合 179"/>
                                    <wpg:cNvGrpSpPr/>
                                    <wpg:grpSpPr>
                                      <a:xfrm>
                                        <a:off x="0" y="0"/>
                                        <a:ext cx="5834280" cy="2736574"/>
                                        <a:chOff x="-406044" y="0"/>
                                        <a:chExt cx="5834280" cy="2736574"/>
                                      </a:xfrm>
                                    </wpg:grpSpPr>
                                    <wpg:grpSp>
                                      <wpg:cNvPr id="180" name="组合 180"/>
                                      <wpg:cNvGrpSpPr/>
                                      <wpg:grpSpPr>
                                        <a:xfrm>
                                          <a:off x="39756" y="0"/>
                                          <a:ext cx="5044517" cy="2736574"/>
                                          <a:chOff x="0" y="0"/>
                                          <a:chExt cx="5044807" cy="2736702"/>
                                        </a:xfrm>
                                      </wpg:grpSpPr>
                                      <wps:wsp>
                                        <wps:cNvPr id="181" name="TextBox 1073"/>
                                        <wps:cNvSpPr txBox="1"/>
                                        <wps:spPr>
                                          <a:xfrm>
                                            <a:off x="1136975" y="405497"/>
                                            <a:ext cx="966470" cy="289560"/>
                                          </a:xfrm>
                                          <a:prstGeom prst="rect">
                                            <a:avLst/>
                                          </a:prstGeom>
                                          <a:noFill/>
                                        </wps:spPr>
                                        <wps:txbx>
                                          <w:txbxContent>
                                            <w:p w:rsidR="00231D64" w:rsidRDefault="00231D64"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合并</w:t>
                                              </w:r>
                                            </w:p>
                                          </w:txbxContent>
                                        </wps:txbx>
                                        <wps:bodyPr wrap="square" rtlCol="0">
                                          <a:noAutofit/>
                                        </wps:bodyPr>
                                      </wps:wsp>
                                      <wps:wsp>
                                        <wps:cNvPr id="182" name="TextBox 94"/>
                                        <wps:cNvSpPr txBox="1"/>
                                        <wps:spPr>
                                          <a:xfrm>
                                            <a:off x="2949764" y="723534"/>
                                            <a:ext cx="873760" cy="289560"/>
                                          </a:xfrm>
                                          <a:prstGeom prst="rect">
                                            <a:avLst/>
                                          </a:prstGeom>
                                          <a:noFill/>
                                        </wps:spPr>
                                        <wps:txbx>
                                          <w:txbxContent>
                                            <w:p w:rsidR="00231D64" w:rsidRDefault="00231D64" w:rsidP="006142F6">
                                              <w:pPr>
                                                <w:pStyle w:val="af1"/>
                                                <w:spacing w:before="0" w:beforeAutospacing="0" w:after="0" w:afterAutospacing="0"/>
                                              </w:pPr>
                                            </w:p>
                                          </w:txbxContent>
                                        </wps:txbx>
                                        <wps:bodyPr wrap="square" rtlCol="0">
                                          <a:noAutofit/>
                                        </wps:bodyPr>
                                      </wps:wsp>
                                      <wps:wsp>
                                        <wps:cNvPr id="183" name="直接连接符 1081"/>
                                        <wps:cNvCnPr/>
                                        <wps:spPr>
                                          <a:xfrm>
                                            <a:off x="0" y="993913"/>
                                            <a:ext cx="1196370" cy="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4" name="直接连接符 100"/>
                                        <wps:cNvCnPr/>
                                        <wps:spPr>
                                          <a:xfrm>
                                            <a:off x="0" y="1940118"/>
                                            <a:ext cx="1185218" cy="736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5" name="TextBox 110"/>
                                        <wps:cNvSpPr txBox="1"/>
                                        <wps:spPr>
                                          <a:xfrm>
                                            <a:off x="2571219" y="2248999"/>
                                            <a:ext cx="980496" cy="487703"/>
                                          </a:xfrm>
                                          <a:prstGeom prst="rect">
                                            <a:avLst/>
                                          </a:prstGeom>
                                          <a:noFill/>
                                        </wps:spPr>
                                        <wps:txbx>
                                          <w:txbxContent>
                                            <w:p w:rsidR="00231D64" w:rsidRDefault="00231D64"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基于</w:t>
                                              </w:r>
                                              <w:r>
                                                <w:rPr>
                                                  <w:rFonts w:ascii="Times New Roman" w:eastAsiaTheme="minorEastAsia" w:hAnsi="Times New Roman" w:cs="Times New Roman"/>
                                                  <w:color w:val="000000" w:themeColor="text1"/>
                                                  <w:kern w:val="24"/>
                                                  <w:sz w:val="20"/>
                                                  <w:szCs w:val="20"/>
                                                </w:rPr>
                                                <w:t>DMST</w:t>
                                              </w:r>
                                              <w:r>
                                                <w:rPr>
                                                  <w:rFonts w:ascii="Times New Roman" w:eastAsiaTheme="minorEastAsia" w:cs="Times New Roman" w:hint="eastAsia"/>
                                                  <w:color w:val="000000" w:themeColor="text1"/>
                                                  <w:kern w:val="24"/>
                                                  <w:sz w:val="20"/>
                                                  <w:szCs w:val="20"/>
                                                </w:rPr>
                                                <w:t>结构的池化</w:t>
                                              </w:r>
                                            </w:p>
                                          </w:txbxContent>
                                        </wps:txbx>
                                        <wps:bodyPr wrap="square" rtlCol="0">
                                          <a:noAutofit/>
                                        </wps:bodyPr>
                                      </wps:wsp>
                                      <wps:wsp>
                                        <wps:cNvPr id="186" name="矩形 69"/>
                                        <wps:cNvSpPr/>
                                        <wps:spPr>
                                          <a:xfrm>
                                            <a:off x="2011494" y="726810"/>
                                            <a:ext cx="508959" cy="1462342"/>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7" name="Oval 70"/>
                                        <wps:cNvSpPr>
                                          <a:spLocks noChangeArrowheads="1"/>
                                        </wps:cNvSpPr>
                                        <wps:spPr bwMode="auto">
                                          <a:xfrm>
                                            <a:off x="341909" y="1359673"/>
                                            <a:ext cx="45085" cy="4508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square" lIns="91440" tIns="45720" rIns="91440" bIns="45720" numCol="1" anchor="t" anchorCtr="0" compatLnSpc="1">
                                          <a:prstTxWarp prst="textNoShape">
                                            <a:avLst/>
                                          </a:prstTxWarp>
                                        </wps:bodyPr>
                                      </wps:wsp>
                                      <wps:wsp>
                                        <wps:cNvPr id="188" name="Oval 71"/>
                                        <wps:cNvSpPr>
                                          <a:spLocks noChangeArrowheads="1"/>
                                        </wps:cNvSpPr>
                                        <wps:spPr bwMode="auto">
                                          <a:xfrm>
                                            <a:off x="341909" y="1423283"/>
                                            <a:ext cx="45085" cy="4508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square" lIns="91440" tIns="45720" rIns="91440" bIns="45720" numCol="1" anchor="t" anchorCtr="0" compatLnSpc="1">
                                          <a:prstTxWarp prst="textNoShape">
                                            <a:avLst/>
                                          </a:prstTxWarp>
                                        </wps:bodyPr>
                                      </wps:wsp>
                                      <wps:wsp>
                                        <wps:cNvPr id="189" name="Oval 72"/>
                                        <wps:cNvSpPr>
                                          <a:spLocks noChangeArrowheads="1"/>
                                        </wps:cNvSpPr>
                                        <wps:spPr bwMode="auto">
                                          <a:xfrm>
                                            <a:off x="341908" y="1494845"/>
                                            <a:ext cx="45085" cy="4508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square" lIns="91440" tIns="45720" rIns="91440" bIns="45720" numCol="1" anchor="t" anchorCtr="0" compatLnSpc="1">
                                          <a:prstTxWarp prst="textNoShape">
                                            <a:avLst/>
                                          </a:prstTxWarp>
                                        </wps:bodyPr>
                                      </wps:wsp>
                                      <wps:wsp>
                                        <wps:cNvPr id="190" name="矩形 116"/>
                                        <wps:cNvSpPr/>
                                        <wps:spPr>
                                          <a:xfrm>
                                            <a:off x="68345" y="572565"/>
                                            <a:ext cx="543511" cy="1744022"/>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TextBox 119"/>
                                        <wps:cNvSpPr txBox="1"/>
                                        <wps:spPr>
                                          <a:xfrm>
                                            <a:off x="121912" y="0"/>
                                            <a:ext cx="702945" cy="487680"/>
                                          </a:xfrm>
                                          <a:prstGeom prst="rect">
                                            <a:avLst/>
                                          </a:prstGeom>
                                          <a:noFill/>
                                        </wps:spPr>
                                        <wps:txbx>
                                          <w:txbxContent>
                                            <w:p w:rsidR="00231D64" w:rsidDel="00E533A7" w:rsidRDefault="00231D64" w:rsidP="00E533A7">
                                              <w:pPr>
                                                <w:pStyle w:val="af1"/>
                                                <w:spacing w:before="0" w:beforeAutospacing="0" w:after="0" w:afterAutospacing="0"/>
                                                <w:rPr>
                                                  <w:del w:id="172" w:author="User" w:date="2016-10-23T07:56:00Z"/>
                                                </w:rPr>
                                              </w:pPr>
                                              <w:r>
                                                <w:rPr>
                                                  <w:rFonts w:ascii="Times New Roman" w:eastAsiaTheme="minorEastAsia" w:hAnsi="Times New Roman" w:cs="Times New Roman"/>
                                                  <w:color w:val="000000" w:themeColor="text1"/>
                                                  <w:kern w:val="24"/>
                                                  <w:sz w:val="20"/>
                                                  <w:szCs w:val="20"/>
                                                </w:rPr>
                                                <w:t>Net1</w:t>
                                              </w:r>
                                              <w:del w:id="173" w:author="User" w:date="2016-10-23T07:56:00Z">
                                                <w:r w:rsidDel="00E533A7">
                                                  <w:rPr>
                                                    <w:rFonts w:ascii="Times New Roman" w:eastAsiaTheme="minorEastAsia" w:cs="Times New Roman" w:hint="eastAsia"/>
                                                    <w:color w:val="000000" w:themeColor="text1"/>
                                                    <w:kern w:val="24"/>
                                                    <w:sz w:val="20"/>
                                                    <w:szCs w:val="20"/>
                                                  </w:rPr>
                                                  <w:delText>的</w:delText>
                                                </w:r>
                                              </w:del>
                                            </w:p>
                                            <w:p w:rsidR="00231D64" w:rsidRDefault="00231D64">
                                              <w:pPr>
                                                <w:pStyle w:val="af1"/>
                                                <w:spacing w:before="0" w:beforeAutospacing="0" w:after="0" w:afterAutospacing="0"/>
                                              </w:pPr>
                                              <w:del w:id="174" w:author="User" w:date="2016-10-23T07:56:00Z">
                                                <w:r w:rsidDel="00E533A7">
                                                  <w:rPr>
                                                    <w:rFonts w:ascii="Times New Roman" w:eastAsiaTheme="minorEastAsia" w:cs="Times New Roman" w:hint="eastAsia"/>
                                                    <w:color w:val="000000" w:themeColor="text1"/>
                                                    <w:kern w:val="24"/>
                                                    <w:sz w:val="20"/>
                                                    <w:szCs w:val="20"/>
                                                  </w:rPr>
                                                  <w:delText>基本结构</w:delText>
                                                </w:r>
                                              </w:del>
                                            </w:p>
                                          </w:txbxContent>
                                        </wps:txbx>
                                        <wps:bodyPr wrap="square" rtlCol="0">
                                          <a:noAutofit/>
                                        </wps:bodyPr>
                                      </wps:wsp>
                                      <wps:wsp>
                                        <wps:cNvPr id="1120" name="TextBox 120"/>
                                        <wps:cNvSpPr txBox="1"/>
                                        <wps:spPr>
                                          <a:xfrm>
                                            <a:off x="1923997" y="183499"/>
                                            <a:ext cx="702945" cy="487680"/>
                                          </a:xfrm>
                                          <a:prstGeom prst="rect">
                                            <a:avLst/>
                                          </a:prstGeom>
                                          <a:noFill/>
                                        </wps:spPr>
                                        <wps:txbx>
                                          <w:txbxContent>
                                            <w:p w:rsidR="00231D64" w:rsidDel="00E533A7" w:rsidRDefault="00231D64" w:rsidP="00E533A7">
                                              <w:pPr>
                                                <w:pStyle w:val="af1"/>
                                                <w:spacing w:before="0" w:beforeAutospacing="0" w:after="0" w:afterAutospacing="0"/>
                                                <w:rPr>
                                                  <w:del w:id="175" w:author="User" w:date="2016-10-23T07:56:00Z"/>
                                                </w:rPr>
                                              </w:pPr>
                                              <w:r>
                                                <w:rPr>
                                                  <w:rFonts w:ascii="Times New Roman" w:eastAsiaTheme="minorEastAsia" w:hAnsi="Times New Roman" w:cs="Times New Roman"/>
                                                  <w:color w:val="000000" w:themeColor="text1"/>
                                                  <w:kern w:val="24"/>
                                                  <w:sz w:val="20"/>
                                                  <w:szCs w:val="20"/>
                                                </w:rPr>
                                                <w:t>Net2</w:t>
                                              </w:r>
                                              <w:del w:id="176" w:author="User" w:date="2016-10-23T07:56:00Z">
                                                <w:r w:rsidDel="00E533A7">
                                                  <w:rPr>
                                                    <w:rFonts w:ascii="Times New Roman" w:eastAsiaTheme="minorEastAsia" w:cs="Times New Roman" w:hint="eastAsia"/>
                                                    <w:color w:val="000000" w:themeColor="text1"/>
                                                    <w:kern w:val="24"/>
                                                    <w:sz w:val="20"/>
                                                    <w:szCs w:val="20"/>
                                                  </w:rPr>
                                                  <w:delText>的</w:delText>
                                                </w:r>
                                              </w:del>
                                            </w:p>
                                            <w:p w:rsidR="00231D64" w:rsidRDefault="00231D64">
                                              <w:pPr>
                                                <w:pStyle w:val="af1"/>
                                                <w:spacing w:before="0" w:beforeAutospacing="0" w:after="0" w:afterAutospacing="0"/>
                                              </w:pPr>
                                              <w:del w:id="177" w:author="User" w:date="2016-10-23T07:56:00Z">
                                                <w:r w:rsidDel="00E533A7">
                                                  <w:rPr>
                                                    <w:rFonts w:ascii="Times New Roman" w:eastAsiaTheme="minorEastAsia" w:cs="Times New Roman" w:hint="eastAsia"/>
                                                    <w:color w:val="000000" w:themeColor="text1"/>
                                                    <w:kern w:val="24"/>
                                                    <w:sz w:val="20"/>
                                                    <w:szCs w:val="20"/>
                                                  </w:rPr>
                                                  <w:delText>基本结构</w:delText>
                                                </w:r>
                                              </w:del>
                                            </w:p>
                                          </w:txbxContent>
                                        </wps:txbx>
                                        <wps:bodyPr wrap="square" rtlCol="0">
                                          <a:noAutofit/>
                                        </wps:bodyPr>
                                      </wps:wsp>
                                      <wpg:grpSp>
                                        <wpg:cNvPr id="1121" name="组合 77"/>
                                        <wpg:cNvGrpSpPr/>
                                        <wpg:grpSpPr>
                                          <a:xfrm>
                                            <a:off x="195387" y="636104"/>
                                            <a:ext cx="4849420" cy="1612900"/>
                                            <a:chOff x="191328" y="636335"/>
                                            <a:chExt cx="4849420" cy="1612900"/>
                                          </a:xfrm>
                                        </wpg:grpSpPr>
                                        <wps:wsp>
                                          <wps:cNvPr id="1122" name="AutoShape 89"/>
                                          <wps:cNvCnPr>
                                            <a:cxnSpLocks noChangeShapeType="1"/>
                                          </wps:cNvCnPr>
                                          <wps:spPr bwMode="auto">
                                            <a:xfrm>
                                              <a:off x="4456789" y="1934276"/>
                                              <a:ext cx="288032" cy="12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23" name="组合 1123"/>
                                          <wpg:cNvGrpSpPr/>
                                          <wpg:grpSpPr>
                                            <a:xfrm>
                                              <a:off x="191328" y="636335"/>
                                              <a:ext cx="4849420" cy="1612900"/>
                                              <a:chOff x="191328" y="636335"/>
                                              <a:chExt cx="4849420" cy="1612900"/>
                                            </a:xfrm>
                                          </wpg:grpSpPr>
                                          <wpg:grpSp>
                                            <wpg:cNvPr id="1124" name="组合 1124"/>
                                            <wpg:cNvGrpSpPr/>
                                            <wpg:grpSpPr>
                                              <a:xfrm>
                                                <a:off x="191328" y="636335"/>
                                                <a:ext cx="4545555" cy="1612900"/>
                                                <a:chOff x="191328" y="636335"/>
                                                <a:chExt cx="4545555" cy="1612900"/>
                                              </a:xfrm>
                                            </wpg:grpSpPr>
                                            <wpg:grpSp>
                                              <wpg:cNvPr id="1125" name="Group 2"/>
                                              <wpg:cNvGrpSpPr>
                                                <a:grpSpLocks/>
                                              </wpg:cNvGrpSpPr>
                                              <wpg:grpSpPr bwMode="auto">
                                                <a:xfrm>
                                                  <a:off x="191328" y="636335"/>
                                                  <a:ext cx="4210685" cy="1612900"/>
                                                  <a:chOff x="67698" y="636335"/>
                                                  <a:chExt cx="6631" cy="2540"/>
                                                </a:xfrm>
                                              </wpg:grpSpPr>
                                              <wps:wsp>
                                                <wps:cNvPr id="1126" name="Oval 3"/>
                                                <wps:cNvSpPr>
                                                  <a:spLocks noChangeArrowheads="1"/>
                                                </wps:cNvSpPr>
                                                <wps:spPr bwMode="auto">
                                                  <a:xfrm>
                                                    <a:off x="72943" y="637477"/>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cNvPr id="1127" name="Group 4"/>
                                                <wpg:cNvGrpSpPr>
                                                  <a:grpSpLocks/>
                                                </wpg:cNvGrpSpPr>
                                                <wpg:grpSpPr bwMode="auto">
                                                  <a:xfrm>
                                                    <a:off x="73950" y="636747"/>
                                                    <a:ext cx="379" cy="1839"/>
                                                    <a:chOff x="73950" y="636747"/>
                                                    <a:chExt cx="379" cy="1839"/>
                                                  </a:xfrm>
                                                </wpg:grpSpPr>
                                                <wps:wsp>
                                                  <wps:cNvPr id="1128" name="Oval 5"/>
                                                  <wps:cNvSpPr>
                                                    <a:spLocks noChangeArrowheads="1"/>
                                                  </wps:cNvSpPr>
                                                  <wps:spPr bwMode="auto">
                                                    <a:xfrm>
                                                      <a:off x="73950" y="636747"/>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129" name="Oval 6"/>
                                                  <wps:cNvSpPr>
                                                    <a:spLocks noChangeArrowheads="1"/>
                                                  </wps:cNvSpPr>
                                                  <wps:spPr bwMode="auto">
                                                    <a:xfrm>
                                                      <a:off x="73950" y="637477"/>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182" name="Oval 7"/>
                                                  <wps:cNvSpPr>
                                                    <a:spLocks noChangeArrowheads="1"/>
                                                  </wps:cNvSpPr>
                                                  <wps:spPr bwMode="auto">
                                                    <a:xfrm>
                                                      <a:off x="73964" y="638212"/>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grpSp>
                                                <wpg:cNvPr id="1183" name="Group 8"/>
                                                <wpg:cNvGrpSpPr>
                                                  <a:grpSpLocks/>
                                                </wpg:cNvGrpSpPr>
                                                <wpg:grpSpPr bwMode="auto">
                                                  <a:xfrm>
                                                    <a:off x="69884" y="636709"/>
                                                    <a:ext cx="2180" cy="404"/>
                                                    <a:chOff x="69884" y="636709"/>
                                                    <a:chExt cx="2180" cy="404"/>
                                                  </a:xfrm>
                                                </wpg:grpSpPr>
                                                <wps:wsp>
                                                  <wps:cNvPr id="1206" name="Oval 9"/>
                                                  <wps:cNvSpPr>
                                                    <a:spLocks noChangeArrowheads="1"/>
                                                  </wps:cNvSpPr>
                                                  <wps:spPr bwMode="auto">
                                                    <a:xfrm>
                                                      <a:off x="69884" y="636709"/>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207" name="Oval 10"/>
                                                  <wps:cNvSpPr>
                                                    <a:spLocks noChangeArrowheads="1"/>
                                                  </wps:cNvSpPr>
                                                  <wps:spPr bwMode="auto">
                                                    <a:xfrm>
                                                      <a:off x="70766" y="636739"/>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208" name="Oval 11"/>
                                                  <wps:cNvSpPr>
                                                    <a:spLocks noChangeArrowheads="1"/>
                                                  </wps:cNvSpPr>
                                                  <wps:spPr bwMode="auto">
                                                    <a:xfrm>
                                                      <a:off x="71699" y="636709"/>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209" name="AutoShape 12"/>
                                                  <wps:cNvCnPr>
                                                    <a:cxnSpLocks noChangeShapeType="1"/>
                                                  </wps:cNvCnPr>
                                                  <wps:spPr bwMode="auto">
                                                    <a:xfrm>
                                                      <a:off x="70339" y="636924"/>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AutoShape 13"/>
                                                  <wps:cNvCnPr>
                                                    <a:cxnSpLocks noChangeShapeType="1"/>
                                                  </wps:cNvCnPr>
                                                  <wps:spPr bwMode="auto">
                                                    <a:xfrm>
                                                      <a:off x="71227" y="636924"/>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211" name="Group 14"/>
                                                <wpg:cNvGrpSpPr>
                                                  <a:grpSpLocks/>
                                                </wpg:cNvGrpSpPr>
                                                <wpg:grpSpPr bwMode="auto">
                                                  <a:xfrm>
                                                    <a:off x="69884" y="638194"/>
                                                    <a:ext cx="2180" cy="374"/>
                                                    <a:chOff x="69884" y="638194"/>
                                                    <a:chExt cx="2180" cy="374"/>
                                                  </a:xfrm>
                                                </wpg:grpSpPr>
                                                <wps:wsp>
                                                  <wps:cNvPr id="1212" name="Oval 15"/>
                                                  <wps:cNvSpPr>
                                                    <a:spLocks noChangeArrowheads="1"/>
                                                  </wps:cNvSpPr>
                                                  <wps:spPr bwMode="auto">
                                                    <a:xfrm>
                                                      <a:off x="69884" y="638194"/>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213" name="Oval 16"/>
                                                  <wps:cNvSpPr>
                                                    <a:spLocks noChangeArrowheads="1"/>
                                                  </wps:cNvSpPr>
                                                  <wps:spPr bwMode="auto">
                                                    <a:xfrm>
                                                      <a:off x="70826" y="638194"/>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214" name="Oval 17"/>
                                                  <wps:cNvSpPr>
                                                    <a:spLocks noChangeArrowheads="1"/>
                                                  </wps:cNvSpPr>
                                                  <wps:spPr bwMode="auto">
                                                    <a:xfrm>
                                                      <a:off x="71699" y="638194"/>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215" name="AutoShape 18"/>
                                                  <wps:cNvCnPr>
                                                    <a:cxnSpLocks noChangeShapeType="1"/>
                                                  </wps:cNvCnPr>
                                                  <wps:spPr bwMode="auto">
                                                    <a:xfrm>
                                                      <a:off x="70339" y="638409"/>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AutoShape 19"/>
                                                  <wps:cNvCnPr>
                                                    <a:cxnSpLocks noChangeShapeType="1"/>
                                                  </wps:cNvCnPr>
                                                  <wps:spPr bwMode="auto">
                                                    <a:xfrm>
                                                      <a:off x="71227" y="638409"/>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28" name="Group 20"/>
                                                <wpg:cNvGrpSpPr>
                                                  <a:grpSpLocks/>
                                                </wpg:cNvGrpSpPr>
                                                <wpg:grpSpPr bwMode="auto">
                                                  <a:xfrm>
                                                    <a:off x="67698" y="636335"/>
                                                    <a:ext cx="2102" cy="2540"/>
                                                    <a:chOff x="67698" y="636335"/>
                                                    <a:chExt cx="2102" cy="2540"/>
                                                  </a:xfrm>
                                                </wpg:grpSpPr>
                                                <wpg:grpSp>
                                                  <wpg:cNvPr id="1629" name="Group 21"/>
                                                  <wpg:cNvGrpSpPr>
                                                    <a:grpSpLocks/>
                                                  </wpg:cNvGrpSpPr>
                                                  <wpg:grpSpPr bwMode="auto">
                                                    <a:xfrm>
                                                      <a:off x="67698" y="636335"/>
                                                      <a:ext cx="1462" cy="1047"/>
                                                      <a:chOff x="67698" y="636335"/>
                                                      <a:chExt cx="1462" cy="1047"/>
                                                    </a:xfrm>
                                                  </wpg:grpSpPr>
                                                  <wpg:grpSp>
                                                    <wpg:cNvPr id="1630" name="Group 22"/>
                                                    <wpg:cNvGrpSpPr>
                                                      <a:grpSpLocks/>
                                                    </wpg:cNvGrpSpPr>
                                                    <wpg:grpSpPr bwMode="auto">
                                                      <a:xfrm>
                                                        <a:off x="67698" y="636335"/>
                                                        <a:ext cx="533" cy="1047"/>
                                                        <a:chOff x="67698" y="636335"/>
                                                        <a:chExt cx="533" cy="1047"/>
                                                      </a:xfrm>
                                                    </wpg:grpSpPr>
                                                    <wps:wsp>
                                                      <wps:cNvPr id="1631" name="Oval 23"/>
                                                      <wps:cNvSpPr>
                                                        <a:spLocks noChangeArrowheads="1"/>
                                                      </wps:cNvSpPr>
                                                      <wps:spPr bwMode="auto">
                                                        <a:xfrm>
                                                          <a:off x="67780" y="636942"/>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32" name="Oval 24"/>
                                                      <wps:cNvSpPr>
                                                        <a:spLocks noChangeArrowheads="1"/>
                                                      </wps:cNvSpPr>
                                                      <wps:spPr bwMode="auto">
                                                        <a:xfrm>
                                                          <a:off x="67780" y="636466"/>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33" name="Rectangle 25"/>
                                                      <wps:cNvSpPr>
                                                        <a:spLocks noChangeArrowheads="1"/>
                                                      </wps:cNvSpPr>
                                                      <wps:spPr bwMode="auto">
                                                        <a:xfrm>
                                                          <a:off x="67698" y="636335"/>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grpSp>
                                                    <wpg:cNvPr id="1634" name="Group 30"/>
                                                    <wpg:cNvGrpSpPr>
                                                      <a:grpSpLocks/>
                                                    </wpg:cNvGrpSpPr>
                                                    <wpg:grpSpPr bwMode="auto">
                                                      <a:xfrm>
                                                        <a:off x="68627" y="636335"/>
                                                        <a:ext cx="533" cy="1047"/>
                                                        <a:chOff x="68627" y="636335"/>
                                                        <a:chExt cx="533" cy="1047"/>
                                                      </a:xfrm>
                                                    </wpg:grpSpPr>
                                                    <wps:wsp>
                                                      <wps:cNvPr id="1635" name="Oval 31"/>
                                                      <wps:cNvSpPr>
                                                        <a:spLocks noChangeArrowheads="1"/>
                                                      </wps:cNvSpPr>
                                                      <wps:spPr bwMode="auto">
                                                        <a:xfrm>
                                                          <a:off x="68696" y="636942"/>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36" name="Oval 32"/>
                                                      <wps:cNvSpPr>
                                                        <a:spLocks noChangeArrowheads="1"/>
                                                      </wps:cNvSpPr>
                                                      <wps:spPr bwMode="auto">
                                                        <a:xfrm>
                                                          <a:off x="68696" y="636466"/>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37" name="Rectangle 33"/>
                                                      <wps:cNvSpPr>
                                                        <a:spLocks noChangeArrowheads="1"/>
                                                      </wps:cNvSpPr>
                                                      <wps:spPr bwMode="auto">
                                                        <a:xfrm>
                                                          <a:off x="68627" y="636335"/>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s:wsp>
                                                    <wps:cNvPr id="1638" name="AutoShape 36"/>
                                                    <wps:cNvCnPr>
                                                      <a:cxnSpLocks noChangeShapeType="1"/>
                                                    </wps:cNvCnPr>
                                                    <wps:spPr bwMode="auto">
                                                      <a:xfrm>
                                                        <a:off x="68213" y="636651"/>
                                                        <a:ext cx="404" cy="1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9" name="AutoShape 37"/>
                                                    <wps:cNvCnPr>
                                                      <a:cxnSpLocks noChangeShapeType="1"/>
                                                    </wps:cNvCnPr>
                                                    <wps:spPr bwMode="auto">
                                                      <a:xfrm>
                                                        <a:off x="68200" y="637148"/>
                                                        <a:ext cx="404" cy="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40" name="Group 38"/>
                                                  <wpg:cNvGrpSpPr>
                                                    <a:grpSpLocks/>
                                                  </wpg:cNvGrpSpPr>
                                                  <wpg:grpSpPr bwMode="auto">
                                                    <a:xfrm>
                                                      <a:off x="67706" y="637825"/>
                                                      <a:ext cx="1463" cy="1050"/>
                                                      <a:chOff x="67706" y="637825"/>
                                                      <a:chExt cx="1463" cy="1050"/>
                                                    </a:xfrm>
                                                  </wpg:grpSpPr>
                                                  <wpg:grpSp>
                                                    <wpg:cNvPr id="1641" name="Group 39"/>
                                                    <wpg:cNvGrpSpPr>
                                                      <a:grpSpLocks/>
                                                    </wpg:cNvGrpSpPr>
                                                    <wpg:grpSpPr bwMode="auto">
                                                      <a:xfrm>
                                                        <a:off x="67706" y="637825"/>
                                                        <a:ext cx="533" cy="1047"/>
                                                        <a:chOff x="67706" y="637825"/>
                                                        <a:chExt cx="533" cy="1047"/>
                                                      </a:xfrm>
                                                    </wpg:grpSpPr>
                                                    <wps:wsp>
                                                      <wps:cNvPr id="1642" name="Rectangle 42"/>
                                                      <wps:cNvSpPr>
                                                        <a:spLocks noChangeArrowheads="1"/>
                                                      </wps:cNvSpPr>
                                                      <wps:spPr bwMode="auto">
                                                        <a:xfrm>
                                                          <a:off x="67706" y="637825"/>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43" name="Oval 40"/>
                                                      <wps:cNvSpPr>
                                                        <a:spLocks noChangeArrowheads="1"/>
                                                      </wps:cNvSpPr>
                                                      <wps:spPr bwMode="auto">
                                                        <a:xfrm>
                                                          <a:off x="67789" y="638435"/>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44" name="Oval 41"/>
                                                      <wps:cNvSpPr>
                                                        <a:spLocks noChangeArrowheads="1"/>
                                                      </wps:cNvSpPr>
                                                      <wps:spPr bwMode="auto">
                                                        <a:xfrm>
                                                          <a:off x="67802" y="637959"/>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grpSp>
                                                    <wpg:cNvPr id="1645" name="Group 47"/>
                                                    <wpg:cNvGrpSpPr>
                                                      <a:grpSpLocks/>
                                                    </wpg:cNvGrpSpPr>
                                                    <wpg:grpSpPr bwMode="auto">
                                                      <a:xfrm>
                                                        <a:off x="68636" y="637828"/>
                                                        <a:ext cx="533" cy="1047"/>
                                                        <a:chOff x="68636" y="637828"/>
                                                        <a:chExt cx="533" cy="1047"/>
                                                      </a:xfrm>
                                                    </wpg:grpSpPr>
                                                    <wps:wsp>
                                                      <wps:cNvPr id="1646" name="Oval 48"/>
                                                      <wps:cNvSpPr>
                                                        <a:spLocks noChangeArrowheads="1"/>
                                                      </wps:cNvSpPr>
                                                      <wps:spPr bwMode="auto">
                                                        <a:xfrm>
                                                          <a:off x="68705" y="638435"/>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47" name="Oval 49"/>
                                                      <wps:cNvSpPr>
                                                        <a:spLocks noChangeArrowheads="1"/>
                                                      </wps:cNvSpPr>
                                                      <wps:spPr bwMode="auto">
                                                        <a:xfrm>
                                                          <a:off x="68705" y="637959"/>
                                                          <a:ext cx="365" cy="374"/>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48" name="Rectangle 50"/>
                                                      <wps:cNvSpPr>
                                                        <a:spLocks noChangeArrowheads="1"/>
                                                      </wps:cNvSpPr>
                                                      <wps:spPr bwMode="auto">
                                                        <a:xfrm>
                                                          <a:off x="68636" y="637828"/>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s:wsp>
                                                    <wps:cNvPr id="1649" name="AutoShape 53"/>
                                                    <wps:cNvCnPr>
                                                      <a:cxnSpLocks noChangeShapeType="1"/>
                                                    </wps:cNvCnPr>
                                                    <wps:spPr bwMode="auto">
                                                      <a:xfrm flipV="1">
                                                        <a:off x="68234" y="638143"/>
                                                        <a:ext cx="396"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0" name="AutoShape 54"/>
                                                    <wps:cNvCnPr>
                                                      <a:cxnSpLocks noChangeShapeType="1"/>
                                                    </wps:cNvCnPr>
                                                    <wps:spPr bwMode="auto">
                                                      <a:xfrm flipV="1">
                                                        <a:off x="68239" y="638639"/>
                                                        <a:ext cx="378" cy="2"/>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51" name="Group 55"/>
                                                  <wpg:cNvGrpSpPr>
                                                    <a:grpSpLocks/>
                                                  </wpg:cNvGrpSpPr>
                                                  <wpg:grpSpPr bwMode="auto">
                                                    <a:xfrm>
                                                      <a:off x="69196" y="636651"/>
                                                      <a:ext cx="590" cy="497"/>
                                                      <a:chOff x="69196" y="636651"/>
                                                      <a:chExt cx="590" cy="497"/>
                                                    </a:xfrm>
                                                  </wpg:grpSpPr>
                                                  <wps:wsp>
                                                    <wps:cNvPr id="1652" name="AutoShape 56"/>
                                                    <wps:cNvCnPr>
                                                      <a:cxnSpLocks noChangeShapeType="1"/>
                                                    </wps:cNvCnPr>
                                                    <wps:spPr bwMode="auto">
                                                      <a:xfrm>
                                                        <a:off x="69196" y="636651"/>
                                                        <a:ext cx="590" cy="18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3" name="AutoShape 57"/>
                                                    <wps:cNvCnPr>
                                                      <a:cxnSpLocks noChangeShapeType="1"/>
                                                    </wps:cNvCnPr>
                                                    <wps:spPr bwMode="auto">
                                                      <a:xfrm flipV="1">
                                                        <a:off x="69210" y="636942"/>
                                                        <a:ext cx="576" cy="20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54" name="Group 58"/>
                                                  <wpg:cNvGrpSpPr>
                                                    <a:grpSpLocks/>
                                                  </wpg:cNvGrpSpPr>
                                                  <wpg:grpSpPr bwMode="auto">
                                                    <a:xfrm>
                                                      <a:off x="69210" y="638143"/>
                                                      <a:ext cx="590" cy="497"/>
                                                      <a:chOff x="69210" y="638143"/>
                                                      <a:chExt cx="590" cy="497"/>
                                                    </a:xfrm>
                                                  </wpg:grpSpPr>
                                                  <wps:wsp>
                                                    <wps:cNvPr id="1655" name="AutoShape 59"/>
                                                    <wps:cNvCnPr>
                                                      <a:cxnSpLocks noChangeShapeType="1"/>
                                                    </wps:cNvCnPr>
                                                    <wps:spPr bwMode="auto">
                                                      <a:xfrm>
                                                        <a:off x="69210" y="638143"/>
                                                        <a:ext cx="590" cy="18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6" name="AutoShape 60"/>
                                                    <wps:cNvCnPr>
                                                      <a:cxnSpLocks noChangeShapeType="1"/>
                                                    </wps:cNvCnPr>
                                                    <wps:spPr bwMode="auto">
                                                      <a:xfrm flipV="1">
                                                        <a:off x="69224" y="638434"/>
                                                        <a:ext cx="576" cy="20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57" name="Group 69"/>
                                                  <wpg:cNvGrpSpPr>
                                                    <a:grpSpLocks/>
                                                  </wpg:cNvGrpSpPr>
                                                  <wpg:grpSpPr bwMode="auto">
                                                    <a:xfrm>
                                                      <a:off x="68864" y="637470"/>
                                                      <a:ext cx="71" cy="290"/>
                                                      <a:chOff x="68864" y="637470"/>
                                                      <a:chExt cx="71" cy="290"/>
                                                    </a:xfrm>
                                                  </wpg:grpSpPr>
                                                  <wps:wsp>
                                                    <wps:cNvPr id="1658" name="Oval 70"/>
                                                    <wps:cNvSpPr>
                                                      <a:spLocks noChangeArrowheads="1"/>
                                                    </wps:cNvSpPr>
                                                    <wps:spPr bwMode="auto">
                                                      <a:xfrm>
                                                        <a:off x="68864" y="637470"/>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59" name="Oval 71"/>
                                                    <wps:cNvSpPr>
                                                      <a:spLocks noChangeArrowheads="1"/>
                                                    </wps:cNvSpPr>
                                                    <wps:spPr bwMode="auto">
                                                      <a:xfrm>
                                                        <a:off x="68864" y="637577"/>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60" name="Oval 72"/>
                                                    <wps:cNvSpPr>
                                                      <a:spLocks noChangeArrowheads="1"/>
                                                    </wps:cNvSpPr>
                                                    <wps:spPr bwMode="auto">
                                                      <a:xfrm>
                                                        <a:off x="68864" y="637689"/>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grpSp>
                                              <wpg:grpSp>
                                                <wpg:cNvPr id="1661" name="Group 73"/>
                                                <wpg:cNvGrpSpPr>
                                                  <a:grpSpLocks/>
                                                </wpg:cNvGrpSpPr>
                                                <wpg:grpSpPr bwMode="auto">
                                                  <a:xfrm>
                                                    <a:off x="70020" y="637457"/>
                                                    <a:ext cx="74" cy="290"/>
                                                    <a:chOff x="70020" y="637457"/>
                                                    <a:chExt cx="74" cy="290"/>
                                                  </a:xfrm>
                                                </wpg:grpSpPr>
                                                <wps:wsp>
                                                  <wps:cNvPr id="1662" name="Oval 74"/>
                                                  <wps:cNvSpPr>
                                                    <a:spLocks noChangeArrowheads="1"/>
                                                  </wps:cNvSpPr>
                                                  <wps:spPr bwMode="auto">
                                                    <a:xfrm>
                                                      <a:off x="70020" y="637457"/>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63" name="Oval 75"/>
                                                  <wps:cNvSpPr>
                                                    <a:spLocks noChangeArrowheads="1"/>
                                                  </wps:cNvSpPr>
                                                  <wps:spPr bwMode="auto">
                                                    <a:xfrm>
                                                      <a:off x="70020" y="637564"/>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64" name="Oval 76"/>
                                                  <wps:cNvSpPr>
                                                    <a:spLocks noChangeArrowheads="1"/>
                                                  </wps:cNvSpPr>
                                                  <wps:spPr bwMode="auto">
                                                    <a:xfrm>
                                                      <a:off x="70023" y="637676"/>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grpSp>
                                                <wpg:cNvPr id="1665" name="Group 77"/>
                                                <wpg:cNvGrpSpPr>
                                                  <a:grpSpLocks/>
                                                </wpg:cNvGrpSpPr>
                                                <wpg:grpSpPr bwMode="auto">
                                                  <a:xfrm>
                                                    <a:off x="70997" y="637407"/>
                                                    <a:ext cx="74" cy="290"/>
                                                    <a:chOff x="70997" y="637407"/>
                                                    <a:chExt cx="74" cy="290"/>
                                                  </a:xfrm>
                                                </wpg:grpSpPr>
                                                <wps:wsp>
                                                  <wps:cNvPr id="1666" name="Oval 78"/>
                                                  <wps:cNvSpPr>
                                                    <a:spLocks noChangeArrowheads="1"/>
                                                  </wps:cNvSpPr>
                                                  <wps:spPr bwMode="auto">
                                                    <a:xfrm>
                                                      <a:off x="70997" y="637407"/>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67" name="Oval 79"/>
                                                  <wps:cNvSpPr>
                                                    <a:spLocks noChangeArrowheads="1"/>
                                                  </wps:cNvSpPr>
                                                  <wps:spPr bwMode="auto">
                                                    <a:xfrm>
                                                      <a:off x="70997" y="637514"/>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68" name="Oval 80"/>
                                                  <wps:cNvSpPr>
                                                    <a:spLocks noChangeArrowheads="1"/>
                                                  </wps:cNvSpPr>
                                                  <wps:spPr bwMode="auto">
                                                    <a:xfrm>
                                                      <a:off x="71000" y="637626"/>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grpSp>
                                                <wpg:cNvPr id="1669" name="Group 81"/>
                                                <wpg:cNvGrpSpPr>
                                                  <a:grpSpLocks/>
                                                </wpg:cNvGrpSpPr>
                                                <wpg:grpSpPr bwMode="auto">
                                                  <a:xfrm>
                                                    <a:off x="71810" y="637382"/>
                                                    <a:ext cx="74" cy="290"/>
                                                    <a:chOff x="71810" y="637382"/>
                                                    <a:chExt cx="74" cy="290"/>
                                                  </a:xfrm>
                                                </wpg:grpSpPr>
                                                <wps:wsp>
                                                  <wps:cNvPr id="1670" name="Oval 82"/>
                                                  <wps:cNvSpPr>
                                                    <a:spLocks noChangeArrowheads="1"/>
                                                  </wps:cNvSpPr>
                                                  <wps:spPr bwMode="auto">
                                                    <a:xfrm>
                                                      <a:off x="71810" y="637382"/>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71" name="Oval 83"/>
                                                  <wps:cNvSpPr>
                                                    <a:spLocks noChangeArrowheads="1"/>
                                                  </wps:cNvSpPr>
                                                  <wps:spPr bwMode="auto">
                                                    <a:xfrm>
                                                      <a:off x="71810" y="637489"/>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72" name="Oval 84"/>
                                                  <wps:cNvSpPr>
                                                    <a:spLocks noChangeArrowheads="1"/>
                                                  </wps:cNvSpPr>
                                                  <wps:spPr bwMode="auto">
                                                    <a:xfrm>
                                                      <a:off x="71813" y="637601"/>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grpSp>
                                                <wpg:cNvPr id="1673" name="Group 85"/>
                                                <wpg:cNvGrpSpPr>
                                                  <a:grpSpLocks/>
                                                </wpg:cNvGrpSpPr>
                                                <wpg:grpSpPr bwMode="auto">
                                                  <a:xfrm>
                                                    <a:off x="72158" y="636989"/>
                                                    <a:ext cx="674" cy="1321"/>
                                                    <a:chOff x="72158" y="636989"/>
                                                    <a:chExt cx="674" cy="1321"/>
                                                  </a:xfrm>
                                                </wpg:grpSpPr>
                                                <wps:wsp>
                                                  <wps:cNvPr id="1674" name="AutoShape 86"/>
                                                  <wps:cNvCnPr>
                                                    <a:cxnSpLocks noChangeShapeType="1"/>
                                                  </wps:cNvCnPr>
                                                  <wps:spPr bwMode="auto">
                                                    <a:xfrm>
                                                      <a:off x="72192" y="636989"/>
                                                      <a:ext cx="614" cy="45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5" name="AutoShape 87"/>
                                                  <wps:cNvCnPr>
                                                    <a:cxnSpLocks noChangeShapeType="1"/>
                                                  </wps:cNvCnPr>
                                                  <wps:spPr bwMode="auto">
                                                    <a:xfrm flipV="1">
                                                      <a:off x="72158" y="637851"/>
                                                      <a:ext cx="674" cy="45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6" name="AutoShape 88"/>
                                                  <wps:cNvCnPr>
                                                    <a:cxnSpLocks noChangeShapeType="1"/>
                                                  </wps:cNvCnPr>
                                                  <wps:spPr bwMode="auto">
                                                    <a:xfrm>
                                                      <a:off x="72192" y="637635"/>
                                                      <a:ext cx="640"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77" name="AutoShape 89"/>
                                                <wps:cNvCnPr>
                                                  <a:cxnSpLocks noChangeShapeType="1"/>
                                                </wps:cNvCnPr>
                                                <wps:spPr bwMode="auto">
                                                  <a:xfrm flipV="1">
                                                    <a:off x="73403" y="636989"/>
                                                    <a:ext cx="461" cy="46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8" name="AutoShape 90"/>
                                                <wps:cNvCnPr>
                                                  <a:cxnSpLocks noChangeShapeType="1"/>
                                                </wps:cNvCnPr>
                                                <wps:spPr bwMode="auto">
                                                  <a:xfrm>
                                                    <a:off x="73398" y="637841"/>
                                                    <a:ext cx="466" cy="37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9" name="AutoShape 91"/>
                                                <wps:cNvCnPr>
                                                  <a:cxnSpLocks noChangeShapeType="1"/>
                                                </wps:cNvCnPr>
                                                <wps:spPr bwMode="auto">
                                                  <a:xfrm flipV="1">
                                                    <a:off x="73400" y="637636"/>
                                                    <a:ext cx="464" cy="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80" name="AutoShape 89"/>
                                              <wps:cNvCnPr>
                                                <a:cxnSpLocks noChangeShapeType="1"/>
                                              </wps:cNvCnPr>
                                              <wps:spPr bwMode="auto">
                                                <a:xfrm>
                                                  <a:off x="4448851" y="1010351"/>
                                                  <a:ext cx="288032" cy="12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81" name="AutoShape 89"/>
                                            <wps:cNvCnPr>
                                              <a:cxnSpLocks noChangeShapeType="1"/>
                                            </wps:cNvCnPr>
                                            <wps:spPr bwMode="auto">
                                              <a:xfrm>
                                                <a:off x="4448837" y="1469197"/>
                                                <a:ext cx="288032" cy="12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2" name="Oval 5"/>
                                            <wps:cNvSpPr>
                                              <a:spLocks noChangeArrowheads="1"/>
                                            </wps:cNvSpPr>
                                            <wps:spPr bwMode="auto">
                                              <a:xfrm>
                                                <a:off x="4793051" y="901733"/>
                                                <a:ext cx="231775" cy="237490"/>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83" name="Oval 6"/>
                                            <wps:cNvSpPr>
                                              <a:spLocks noChangeArrowheads="1"/>
                                            </wps:cNvSpPr>
                                            <wps:spPr bwMode="auto">
                                              <a:xfrm>
                                                <a:off x="4793061" y="1364456"/>
                                                <a:ext cx="231775" cy="237490"/>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s:wsp>
                                            <wps:cNvPr id="1684" name="Oval 7"/>
                                            <wps:cNvSpPr>
                                              <a:spLocks noChangeArrowheads="1"/>
                                            </wps:cNvSpPr>
                                            <wps:spPr bwMode="auto">
                                              <a:xfrm>
                                                <a:off x="4808973" y="1823780"/>
                                                <a:ext cx="231775" cy="237490"/>
                                              </a:xfrm>
                                              <a:prstGeom prst="ellipse">
                                                <a:avLst/>
                                              </a:prstGeom>
                                              <a:solidFill>
                                                <a:srgbClr val="FFFFFF"/>
                                              </a:solidFill>
                                              <a:ln w="25400">
                                                <a:solidFill>
                                                  <a:srgbClr val="000000"/>
                                                </a:solidFill>
                                                <a:round/>
                                                <a:headEnd/>
                                                <a:tailEnd/>
                                              </a:ln>
                                            </wps:spPr>
                                            <wps:txbx>
                                              <w:txbxContent>
                                                <w:p w:rsidR="00231D64" w:rsidRDefault="00231D64" w:rsidP="006142F6"/>
                                              </w:txbxContent>
                                            </wps:txbx>
                                            <wps:bodyPr vert="horz" wrap="square" lIns="91440" tIns="45720" rIns="91440" bIns="45720" numCol="1" anchor="t" anchorCtr="0" compatLnSpc="1">
                                              <a:prstTxWarp prst="textNoShape">
                                                <a:avLst/>
                                              </a:prstTxWarp>
                                            </wps:bodyPr>
                                          </wps:wsp>
                                        </wpg:grpSp>
                                      </wpg:grpSp>
                                      <wps:wsp>
                                        <wps:cNvPr id="1685" name="TextBox 132"/>
                                        <wps:cNvSpPr txBox="1"/>
                                        <wps:spPr>
                                          <a:xfrm>
                                            <a:off x="4331665" y="574304"/>
                                            <a:ext cx="697230" cy="289560"/>
                                          </a:xfrm>
                                          <a:prstGeom prst="rect">
                                            <a:avLst/>
                                          </a:prstGeom>
                                          <a:noFill/>
                                        </wps:spPr>
                                        <wps:txbx>
                                          <w:txbxContent>
                                            <w:p w:rsidR="00231D64" w:rsidRDefault="00231D64" w:rsidP="006142F6">
                                              <w:pPr>
                                                <w:pStyle w:val="af1"/>
                                                <w:spacing w:before="0" w:beforeAutospacing="0" w:after="0" w:afterAutospacing="0"/>
                                              </w:pPr>
                                              <w:proofErr w:type="spellStart"/>
                                              <w:proofErr w:type="gramStart"/>
                                              <w:r>
                                                <w:rPr>
                                                  <w:rFonts w:ascii="Times New Roman" w:eastAsiaTheme="minorEastAsia" w:hAnsi="Times New Roman" w:cs="Times New Roman"/>
                                                  <w:color w:val="000000" w:themeColor="text1"/>
                                                  <w:kern w:val="24"/>
                                                  <w:sz w:val="20"/>
                                                  <w:szCs w:val="20"/>
                                                </w:rPr>
                                                <w:t>softmax</w:t>
                                              </w:r>
                                              <w:proofErr w:type="spellEnd"/>
                                              <w:proofErr w:type="gramEnd"/>
                                            </w:p>
                                          </w:txbxContent>
                                        </wps:txbx>
                                        <wps:bodyPr wrap="square" rtlCol="0">
                                          <a:noAutofit/>
                                        </wps:bodyPr>
                                      </wps:wsp>
                                      <wps:wsp>
                                        <wps:cNvPr id="1686" name="TextBox 133"/>
                                        <wps:cNvSpPr txBox="1"/>
                                        <wps:spPr>
                                          <a:xfrm>
                                            <a:off x="3649197" y="389545"/>
                                            <a:ext cx="581112" cy="289596"/>
                                          </a:xfrm>
                                          <a:prstGeom prst="rect">
                                            <a:avLst/>
                                          </a:prstGeom>
                                          <a:noFill/>
                                        </wps:spPr>
                                        <wps:txbx>
                                          <w:txbxContent>
                                            <w:p w:rsidR="00231D64" w:rsidRDefault="00231D64" w:rsidP="006142F6">
                                              <w:pPr>
                                                <w:pStyle w:val="af1"/>
                                                <w:spacing w:before="0" w:beforeAutospacing="0" w:after="0" w:afterAutospacing="0"/>
                                              </w:pPr>
                                            </w:p>
                                          </w:txbxContent>
                                        </wps:txbx>
                                        <wps:bodyPr wrap="square" rtlCol="0">
                                          <a:noAutofit/>
                                        </wps:bodyPr>
                                      </wps:wsp>
                                    </wpg:grpSp>
                                    <wps:wsp>
                                      <wps:cNvPr id="1687" name="TextBox 119"/>
                                      <wps:cNvSpPr txBox="1"/>
                                      <wps:spPr>
                                        <a:xfrm>
                                          <a:off x="-406044" y="144449"/>
                                          <a:ext cx="514397" cy="289583"/>
                                        </a:xfrm>
                                        <a:prstGeom prst="rect">
                                          <a:avLst/>
                                        </a:prstGeom>
                                        <a:noFill/>
                                      </wps:spPr>
                                      <wps:txbx>
                                        <w:txbxContent>
                                          <w:p w:rsidR="00231D64" w:rsidRDefault="00231D64" w:rsidP="006142F6">
                                            <w:pPr>
                                              <w:pStyle w:val="af1"/>
                                              <w:spacing w:before="0" w:beforeAutospacing="0" w:after="0" w:afterAutospacing="0"/>
                                            </w:pPr>
                                            <w:r>
                                              <w:rPr>
                                                <w:rFonts w:ascii="Times New Roman" w:eastAsiaTheme="minorEastAsia" w:hAnsi="Times New Roman" w:cs="Times New Roman" w:hint="eastAsia"/>
                                                <w:color w:val="000000" w:themeColor="text1"/>
                                                <w:kern w:val="24"/>
                                                <w:sz w:val="20"/>
                                                <w:szCs w:val="20"/>
                                              </w:rPr>
                                              <w:t>输入</w:t>
                                            </w:r>
                                          </w:p>
                                        </w:txbxContent>
                                      </wps:txbx>
                                      <wps:bodyPr wrap="square" rtlCol="0">
                                        <a:noAutofit/>
                                      </wps:bodyPr>
                                    </wps:wsp>
                                    <wps:wsp>
                                      <wps:cNvPr id="1688" name="TextBox 119"/>
                                      <wps:cNvSpPr txBox="1"/>
                                      <wps:spPr>
                                        <a:xfrm>
                                          <a:off x="4725227" y="397458"/>
                                          <a:ext cx="703009" cy="289583"/>
                                        </a:xfrm>
                                        <a:prstGeom prst="rect">
                                          <a:avLst/>
                                        </a:prstGeom>
                                        <a:noFill/>
                                      </wps:spPr>
                                      <wps:txbx>
                                        <w:txbxContent>
                                          <w:p w:rsidR="00231D64" w:rsidRDefault="00231D64" w:rsidP="006142F6">
                                            <w:pPr>
                                              <w:pStyle w:val="af1"/>
                                              <w:spacing w:before="0" w:beforeAutospacing="0" w:after="0" w:afterAutospacing="0"/>
                                            </w:pPr>
                                            <w:r>
                                              <w:rPr>
                                                <w:rFonts w:ascii="Times New Roman" w:eastAsiaTheme="minorEastAsia" w:hAnsi="Times New Roman" w:cs="Times New Roman" w:hint="eastAsia"/>
                                                <w:color w:val="000000" w:themeColor="text1"/>
                                                <w:kern w:val="24"/>
                                                <w:sz w:val="20"/>
                                                <w:szCs w:val="20"/>
                                              </w:rPr>
                                              <w:t>输出类别</w:t>
                                            </w:r>
                                          </w:p>
                                        </w:txbxContent>
                                      </wps:txbx>
                                      <wps:bodyPr wrap="square" rtlCol="0">
                                        <a:noAutofit/>
                                      </wps:bodyPr>
                                    </wps:wsp>
                                  </wpg:grpSp>
                                  <wps:wsp>
                                    <wps:cNvPr id="1689" name="TextBox 110"/>
                                    <wps:cNvSpPr txBox="1"/>
                                    <wps:spPr>
                                      <a:xfrm>
                                        <a:off x="2385392" y="2258171"/>
                                        <a:ext cx="726758" cy="487045"/>
                                      </a:xfrm>
                                      <a:prstGeom prst="rect">
                                        <a:avLst/>
                                      </a:prstGeom>
                                      <a:noFill/>
                                    </wps:spPr>
                                    <wps:txbx>
                                      <w:txbxContent>
                                        <w:p w:rsidR="00231D64" w:rsidRDefault="00231D64"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综合处理各特征</w:t>
                                          </w:r>
                                        </w:p>
                                      </w:txbxContent>
                                    </wps:txbx>
                                    <wps:bodyPr wrap="square" rtlCol="0">
                                      <a:noAutofit/>
                                    </wps:bodyPr>
                                  </wps:wsp>
                                </wpg:grpSp>
                              </wpg:grpSp>
                            </wpg:grpSp>
                          </wpg:grpSp>
                          <wps:wsp>
                            <wps:cNvPr id="1690" name="矩形 69"/>
                            <wps:cNvSpPr/>
                            <wps:spPr>
                              <a:xfrm>
                                <a:off x="4428876" y="803082"/>
                                <a:ext cx="548640" cy="1332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1" name="矩形 69"/>
                            <wps:cNvSpPr/>
                            <wps:spPr>
                              <a:xfrm>
                                <a:off x="3713259" y="1017767"/>
                                <a:ext cx="548640" cy="868045"/>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1692" name="矩形 116"/>
                        <wps:cNvSpPr/>
                        <wps:spPr>
                          <a:xfrm>
                            <a:off x="1137036" y="572494"/>
                            <a:ext cx="502920" cy="1757680"/>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3" name="矩形 116"/>
                        <wps:cNvSpPr/>
                        <wps:spPr>
                          <a:xfrm>
                            <a:off x="3069203" y="803081"/>
                            <a:ext cx="383718" cy="1332231"/>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组合 34" o:spid="_x0000_s1026" style="position:absolute;left:0;text-align:left;margin-left:-11.15pt;margin-top:9.2pt;width:453.9pt;height:221.15pt;z-index:251713024" coordsize="57646,2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">
                <v:group id="组合 38" o:spid="_x0000_s1027" style="position:absolute;width:57646;height:28086" coordsize="58337,28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202" coordsize="21600,21600" o:spt="202" path="m,l,21600r21600,l21600,xe">
                    <v:stroke joinstyle="miter"/>
                    <v:path gradientshapeok="t" o:connecttype="rect"/>
                  </v:shapetype>
                  <v:shape id="TextBox 120" o:spid="_x0000_s1028" type="#_x0000_t202" style="position:absolute;left:37118;top:1987;width:7023;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8F6355" w:rsidRDefault="008F6355"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w:t>
                          </w:r>
                          <w:del w:id="149" w:author="User" w:date="2016-10-23T07:56:00Z">
                            <w:r w:rsidDel="00E533A7">
                              <w:rPr>
                                <w:rFonts w:ascii="Times New Roman" w:eastAsiaTheme="minorEastAsia" w:hAnsi="Times New Roman" w:cs="Times New Roman" w:hint="eastAsia"/>
                                <w:color w:val="000000" w:themeColor="text1"/>
                                <w:kern w:val="24"/>
                                <w:sz w:val="20"/>
                                <w:szCs w:val="20"/>
                              </w:rPr>
                              <w:delText>3</w:delText>
                            </w:r>
                          </w:del>
                          <w:ins w:id="150" w:author="User" w:date="2016-10-23T07:57:00Z">
                            <w:r>
                              <w:rPr>
                                <w:rFonts w:ascii="Times New Roman" w:eastAsiaTheme="minorEastAsia" w:hAnsi="Times New Roman" w:cs="Times New Roman" w:hint="eastAsia"/>
                                <w:color w:val="000000" w:themeColor="text1"/>
                                <w:kern w:val="24"/>
                                <w:sz w:val="20"/>
                                <w:szCs w:val="20"/>
                              </w:rPr>
                              <w:t>4</w:t>
                            </w:r>
                          </w:ins>
                          <w:r>
                            <w:rPr>
                              <w:rFonts w:ascii="Times New Roman" w:eastAsiaTheme="minorEastAsia" w:cs="Times New Roman" w:hint="eastAsia"/>
                              <w:color w:val="000000" w:themeColor="text1"/>
                              <w:kern w:val="24"/>
                              <w:sz w:val="20"/>
                              <w:szCs w:val="20"/>
                            </w:rPr>
                            <w:t>平均池化</w:t>
                          </w:r>
                        </w:p>
                        <w:p w:rsidR="008F6355" w:rsidRDefault="008F6355" w:rsidP="006142F6">
                          <w:pPr>
                            <w:pStyle w:val="af1"/>
                            <w:spacing w:before="0" w:beforeAutospacing="0" w:after="0" w:afterAutospacing="0"/>
                          </w:pPr>
                        </w:p>
                      </w:txbxContent>
                    </v:textbox>
                  </v:shape>
                  <v:shape id="TextBox 120" o:spid="_x0000_s1029" type="#_x0000_t202" style="position:absolute;left:43413;top:1351;width:7893;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8F6355" w:rsidRDefault="008F6355"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w:t>
                          </w:r>
                          <w:ins w:id="151" w:author="User" w:date="2016-10-23T07:57:00Z">
                            <w:r>
                              <w:rPr>
                                <w:rFonts w:ascii="Times New Roman" w:eastAsiaTheme="minorEastAsia" w:hAnsi="Times New Roman" w:cs="Times New Roman" w:hint="eastAsia"/>
                                <w:color w:val="000000" w:themeColor="text1"/>
                                <w:kern w:val="24"/>
                                <w:sz w:val="20"/>
                                <w:szCs w:val="20"/>
                              </w:rPr>
                              <w:t>5</w:t>
                            </w:r>
                          </w:ins>
                          <w:del w:id="152" w:author="User" w:date="2016-10-23T07:57:00Z">
                            <w:r w:rsidDel="00E533A7">
                              <w:rPr>
                                <w:rFonts w:ascii="Times New Roman" w:eastAsiaTheme="minorEastAsia" w:hAnsi="Times New Roman" w:cs="Times New Roman" w:hint="eastAsia"/>
                                <w:color w:val="000000" w:themeColor="text1"/>
                                <w:kern w:val="24"/>
                                <w:sz w:val="20"/>
                                <w:szCs w:val="20"/>
                              </w:rPr>
                              <w:delText>4</w:delText>
                            </w:r>
                          </w:del>
                          <w:r>
                            <w:rPr>
                              <w:rFonts w:ascii="Times New Roman" w:eastAsiaTheme="minorEastAsia" w:cs="Times New Roman" w:hint="eastAsia"/>
                              <w:color w:val="000000" w:themeColor="text1"/>
                              <w:kern w:val="24"/>
                              <w:sz w:val="20"/>
                              <w:szCs w:val="20"/>
                            </w:rPr>
                            <w:t>多层次判别</w:t>
                          </w:r>
                        </w:p>
                        <w:p w:rsidR="008F6355" w:rsidRDefault="008F6355" w:rsidP="006142F6">
                          <w:pPr>
                            <w:pStyle w:val="af1"/>
                            <w:spacing w:before="0" w:beforeAutospacing="0" w:after="0" w:afterAutospacing="0"/>
                          </w:pPr>
                        </w:p>
                      </w:txbxContent>
                    </v:textbox>
                  </v:shape>
                  <v:group id="组合 45" o:spid="_x0000_s1030" style="position:absolute;width:58337;height:28086" coordsize="58337,28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组合 54" o:spid="_x0000_s1031" style="position:absolute;width:58337;height:28086" coordsize="58337,28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Box 110" o:spid="_x0000_s1032" type="#_x0000_t202" style="position:absolute;left:11370;top:23138;width:9798;height:4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8F6355" w:rsidRDefault="008F6355"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基于</w:t>
                              </w:r>
                              <w:r>
                                <w:rPr>
                                  <w:rFonts w:ascii="Times New Roman" w:eastAsiaTheme="minorEastAsia" w:hAnsi="Times New Roman" w:cs="Times New Roman"/>
                                  <w:color w:val="000000" w:themeColor="text1"/>
                                  <w:kern w:val="24"/>
                                  <w:sz w:val="20"/>
                                  <w:szCs w:val="20"/>
                                </w:rPr>
                                <w:t>DMST</w:t>
                              </w:r>
                              <w:r>
                                <w:rPr>
                                  <w:rFonts w:ascii="Times New Roman" w:eastAsiaTheme="minorEastAsia" w:cs="Times New Roman" w:hint="eastAsia"/>
                                  <w:color w:val="000000" w:themeColor="text1"/>
                                  <w:kern w:val="24"/>
                                  <w:sz w:val="20"/>
                                  <w:szCs w:val="20"/>
                                </w:rPr>
                                <w:t>结构的池化</w:t>
                              </w:r>
                            </w:p>
                          </w:txbxContent>
                        </v:textbox>
                      </v:shape>
                      <v:group id="组合 56" o:spid="_x0000_s1033" style="position:absolute;width:58337;height:28086" coordsize="58342,28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组合 57" o:spid="_x0000_s1034" style="position:absolute;left:715;top:6520;width:3378;height:6642" coordsize="3378,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5" o:spid="_x0000_s1035" style="position:absolute;width:3378;height:6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0qcAA&#10;AADbAAAADwAAAGRycy9kb3ducmV2LnhtbERPPWvDMBDdA/kP4gLdEjmFhuJGMSWQOkMzVMnQ8bCu&#10;trF1ciTVdv99NRQ6Pt73vphtL0byoXWsYLvJQBBXzrRcK7hdT+tnECEiG+wdk4IfClAclos95sZN&#10;/EGjjrVIIRxyVNDEOORShqohi2HjBuLEfTlvMSboa2k8Tinc9vIxy3bSYsupocGBjg1Vnf62Crq+&#10;vOMFS/3e8ZvuPmUrr2et1MNqfn0BEWmO/+I/99koeEpj05f0A+Th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90qcAAAADbAAAADwAAAAAAAAAAAAAAAACYAgAAZHJzL2Rvd25y&#10;ZXYueG1sUEsFBgAAAAAEAAQA9QAAAIUDAAAAAA==&#10;" filled="f">
                            <v:fill opacity="0"/>
                            <v:textbox>
                              <w:txbxContent>
                                <w:p w:rsidR="008F6355" w:rsidRDefault="008F6355" w:rsidP="006142F6"/>
                              </w:txbxContent>
                            </v:textbox>
                          </v:rect>
                          <v:oval id="Oval 31" o:spid="_x0000_s1036" style="position:absolute;left:556;top:3657;width:231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TBCcIA&#10;AADbAAAADwAAAGRycy9kb3ducmV2LnhtbESPQYvCMBSE74L/ITzBm6YqK9o1ighST0pVlj0+mrdt&#10;tXkpTdT67zeC4HGYmW+Yxao1lbhT40rLCkbDCARxZnXJuYLzaTuYgXAeWWNlmRQ8ycFq2e0sMNb2&#10;wSndjz4XAcIuRgWF93UspcsKMuiGtiYO3p9tDPogm1zqBh8Bbio5jqKpNFhyWCiwpk1B2fV4Mwrw&#10;cEmS2/7ndz9P8nTiJpjOIlSq32vX3yA8tf4Tfrd3WsHXHF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MEJwgAAANsAAAAPAAAAAAAAAAAAAAAAAJgCAABkcnMvZG93&#10;bnJldi54bWxQSwUGAAAAAAQABAD1AAAAhwMAAAAA&#10;" strokeweight="2pt">
                            <v:textbox>
                              <w:txbxContent>
                                <w:p w:rsidR="008F6355" w:rsidRDefault="008F6355" w:rsidP="006142F6"/>
                              </w:txbxContent>
                            </v:textbox>
                          </v:oval>
                          <v:oval id="Oval 31" o:spid="_x0000_s1037" style="position:absolute;left:556;top:636;width:2311;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iKb4A&#10;AADbAAAADwAAAGRycy9kb3ducmV2LnhtbERPTYvCMBC9C/sfwix4s+kqiFajLILUk1IV8Tg0Y1tt&#10;JqWJWv+9OQgeH+97vuxMLR7Uusqygr8oBkGcW11xoeB4WA8mIJxH1lhbJgUvcrBc/PTmmGj75Iwe&#10;e1+IEMIuQQWl900ipctLMugi2xAH7mJbgz7AtpC6xWcIN7UcxvFYGqw4NJTY0Kqk/La/GwW4u6bp&#10;fXs6b6dpkY3cCLNJjEr1f7v/GQhPnf+KP+6NVjAO68OX8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yoim+AAAA2wAAAA8AAAAAAAAAAAAAAAAAmAIAAGRycy9kb3ducmV2&#10;LnhtbFBLBQYAAAAABAAEAPUAAACDAwAAAAA=&#10;" strokeweight="2pt">
                            <v:textbox>
                              <w:txbxContent>
                                <w:p w:rsidR="008F6355" w:rsidRDefault="008F6355" w:rsidP="006142F6"/>
                              </w:txbxContent>
                            </v:textbox>
                          </v:oval>
                        </v:group>
                        <v:group id="组合 61" o:spid="_x0000_s1038" style="position:absolute;left:715;top:15823;width:3378;height:6642" coordsize="3378,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5" o:spid="_x0000_s1039" style="position:absolute;width:3378;height:6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x+cIA&#10;AADcAAAADwAAAGRycy9kb3ducmV2LnhtbERPPW/CMBDdK/EfrEPqVhwYojZgEEIqYaBDDQPjKT6S&#10;KPE5jd0k/Pu6UqVu9/Q+b7ObbCsG6n3tWMFykYAgLpypuVRwvby/vILwAdlg65gUPMjDbjt72mBm&#10;3MifNOhQihjCPkMFVQhdJqUvKrLoF64jjtzd9RZDhH0pTY9jDLetXCVJKi3WHBsq7OhQUdHob6ug&#10;afMv/MBcnxs+6uYma3k5aaWe59N+DSLQFP7Ff+6TifPTN/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nH5wgAAANwAAAAPAAAAAAAAAAAAAAAAAJgCAABkcnMvZG93&#10;bnJldi54bWxQSwUGAAAAAAQABAD1AAAAhwMAAAAA&#10;" filled="f">
                            <v:fill opacity="0"/>
                            <v:textbox>
                              <w:txbxContent>
                                <w:p w:rsidR="008F6355" w:rsidRDefault="008F6355" w:rsidP="006142F6"/>
                              </w:txbxContent>
                            </v:textbox>
                          </v:rect>
                          <v:oval id="Oval 31" o:spid="_x0000_s1040" style="position:absolute;left:636;top:3657;width:231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LPcQA&#10;AADcAAAADwAAAGRycy9kb3ducmV2LnhtbESPQWvCQBCF7wX/wzKCt7qxgrXRVaQg8WSJivQ4ZMck&#10;bXY2ZFeN/945FHqb4b1575vluneNulEXas8GJuMEFHHhbc2lgdNx+zoHFSKyxcYzGXhQgPVq8LLE&#10;1Po753Q7xFJJCIcUDVQxtqnWoajIYRj7lli0i+8cRlm7UtsO7xLuGv2WJDPtsGZpqLClz4qK38PV&#10;GcCvnyy77s/f+4+szKdhivk8QWNGw36zABWpj//mv+udFfx3wZdnZAK9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wyz3EAAAA3AAAAA8AAAAAAAAAAAAAAAAAmAIAAGRycy9k&#10;b3ducmV2LnhtbFBLBQYAAAAABAAEAPUAAACJAwAAAAA=&#10;" strokeweight="2pt">
                            <v:textbox>
                              <w:txbxContent>
                                <w:p w:rsidR="008F6355" w:rsidRDefault="008F6355" w:rsidP="006142F6"/>
                              </w:txbxContent>
                            </v:textbox>
                          </v:oval>
                          <v:oval id="Oval 31" o:spid="_x0000_s1041" style="position:absolute;left:556;top:715;width:231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psIA&#10;AADcAAAADwAAAGRycy9kb3ducmV2LnhtbERPTWvCQBC9F/oflin01uxawaYxq5RCSU9KVIrHITsm&#10;sdnZkF01/feuUPA2j/c5+XK0nTjT4FvHGiaJAkFcOdNyrWG3/XpJQfiAbLBzTBr+yMNy8fiQY2bc&#10;hUs6b0ItYgj7DDU0IfSZlL5qyKJPXE8cuYMbLIYIh1qaAS8x3HbyVamZtNhybGiwp8+Gqt/NyWrA&#10;9bEoTquf/eq9qMupn2KZKtT6+Wn8mIMINIa7+N/9beL8twncno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6mwgAAANwAAAAPAAAAAAAAAAAAAAAAAJgCAABkcnMvZG93&#10;bnJldi54bWxQSwUGAAAAAAQABAD1AAAAhwMAAAAA&#10;" strokeweight="2pt">
                            <v:textbox>
                              <w:txbxContent>
                                <w:p w:rsidR="008F6355" w:rsidRDefault="008F6355" w:rsidP="006142F6"/>
                              </w:txbxContent>
                            </v:textbox>
                          </v:oval>
                        </v:group>
                        <v:shapetype id="_x0000_t32" coordsize="21600,21600" o:spt="32" o:oned="t" path="m,l21600,21600e" filled="f">
                          <v:path arrowok="t" fillok="f" o:connecttype="none"/>
                          <o:lock v:ext="edit" shapetype="t"/>
                        </v:shapetype>
                        <v:shape id="AutoShape 36" o:spid="_x0000_s1042" type="#_x0000_t32" style="position:absolute;left:3975;top:8428;width:23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mBcQAAADcAAAADwAAAGRycy9kb3ducmV2LnhtbERPTWvCQBC9C/6HZYTedBMPVVNXEcFS&#10;lB7UEtrbkJ0mwexs2F1N7K/vFoTe5vE+Z7nuTSNu5HxtWUE6SUAQF1bXXCr4OO/GcxA+IGtsLJOC&#10;O3lYr4aDJWbadnyk2ymUIoawz1BBFUKbSemLigz6iW2JI/dtncEQoSuldtjFcNPIaZI8S4M1x4YK&#10;W9pWVFxOV6Pg87C45vf8nfZ5uth/oTP+5/yq1NOo37yACNSHf/HD/abj/NkU/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2YFxAAAANwAAAAPAAAAAAAAAAAA&#10;AAAAAKECAABkcnMvZG93bnJldi54bWxQSwUGAAAAAAQABAD5AAAAkgMAAAAA&#10;">
                          <v:stroke endarrow="block"/>
                        </v:shape>
                        <v:shape id="AutoShape 37" o:spid="_x0000_s1043" type="#_x0000_t32" style="position:absolute;left:4055;top:11608;width:21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DnsMAAADcAAAADwAAAGRycy9kb3ducmV2LnhtbERPTWsCMRC9C/0PYQreNKuC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rw57DAAAA3AAAAA8AAAAAAAAAAAAA&#10;AAAAoQIAAGRycy9kb3ducmV2LnhtbFBLBQYAAAAABAAEAPkAAACRAwAAAAA=&#10;">
                          <v:stroke endarrow="block"/>
                        </v:shape>
                        <v:shape id="AutoShape 53" o:spid="_x0000_s1044" type="#_x0000_t32" style="position:absolute;left:3975;top:17890;width:2318;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QqcEAAADcAAAADwAAAGRycy9kb3ducmV2LnhtbERPTWsCMRC9C/6HMEJvmrVYla1RVBCk&#10;F1EL9ThsprvBzWTZpJv13zdCobd5vM9ZbXpbi45abxwrmE4yEMSF04ZLBZ/Xw3gJwgdkjbVjUvAg&#10;D5v1cLDCXLvIZ+ouoRQphH2OCqoQmlxKX1Rk0U9cQ5y4b9daDAm2pdQtxhRua/maZXNp0XBqqLCh&#10;fUXF/fJjFZh4Ml1z3Mfdx9fN60jm8eaMUi+jfvsOIlAf/sV/7qNO8x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kxCpwQAAANwAAAAPAAAAAAAAAAAAAAAA&#10;AKECAABkcnMvZG93bnJldi54bWxQSwUGAAAAAAQABAD5AAAAjwMAAAAA&#10;">
                          <v:stroke endarrow="block"/>
                        </v:shape>
                        <v:shape id="AutoShape 54" o:spid="_x0000_s1045" type="#_x0000_t32" style="position:absolute;left:4055;top:20991;width:2317;height: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1MsEAAADcAAAADwAAAGRycy9kb3ducmV2LnhtbERPS2sCMRC+F/ofwhS8dbMtaGU1SisI&#10;4qX4AD0Om3E3uJksm7hZ/30jCL3Nx/ec+XKwjeip88axgo8sB0FcOm24UnA8rN+nIHxA1tg4JgV3&#10;8rBcvL7MsdAu8o76fahECmFfoII6hLaQ0pc1WfSZa4kTd3GdxZBgV0ndYUzhtpGfeT6RFg2nhhpb&#10;WtVUXvc3q8DEX9O3m1X82Z7OXkcy97EzSo3ehu8ZiEBD+Bc/3Rud5n+N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37UywQAAANwAAAAPAAAAAAAAAAAAAAAA&#10;AKECAABkcnMvZG93bnJldi54bWxQSwUGAAAAAAQABAD5AAAAjwMAAAAA&#10;">
                          <v:stroke endarrow="block"/>
                        </v:shape>
                        <v:group id="组合 176" o:spid="_x0000_s1046" style="position:absolute;width:58342;height:28088" coordsize="58342,28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TextBox 110" o:spid="_x0000_s1047" type="#_x0000_t202" style="position:absolute;left:3896;top:23217;width:9118;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8F6355" w:rsidRDefault="008F6355"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点云的</w:t>
                                  </w:r>
                                  <w:proofErr w:type="gramStart"/>
                                  <w:r>
                                    <w:rPr>
                                      <w:rFonts w:ascii="Times New Roman" w:eastAsiaTheme="minorEastAsia" w:cs="Times New Roman" w:hint="eastAsia"/>
                                      <w:color w:val="000000" w:themeColor="text1"/>
                                      <w:kern w:val="24"/>
                                      <w:sz w:val="20"/>
                                      <w:szCs w:val="20"/>
                                    </w:rPr>
                                    <w:t>各特征</w:t>
                                  </w:r>
                                  <w:proofErr w:type="gramEnd"/>
                                  <w:r>
                                    <w:rPr>
                                      <w:rFonts w:ascii="Times New Roman" w:eastAsiaTheme="minorEastAsia" w:cs="Times New Roman" w:hint="eastAsia"/>
                                      <w:color w:val="000000" w:themeColor="text1"/>
                                      <w:kern w:val="24"/>
                                      <w:sz w:val="20"/>
                                      <w:szCs w:val="20"/>
                                    </w:rPr>
                                    <w:t>分开处理</w:t>
                                  </w:r>
                                </w:p>
                              </w:txbxContent>
                            </v:textbox>
                          </v:shape>
                          <v:group id="组合 178" o:spid="_x0000_s1048" style="position:absolute;width:58342;height:27452" coordsize="58342,27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组合 179" o:spid="_x0000_s1049" style="position:absolute;width:58342;height:27365" coordorigin="-4060" coordsize="58342,27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组合 180" o:spid="_x0000_s1050" style="position:absolute;left:397;width:50445;height:27365" coordsize="50448,27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Box 1073" o:spid="_x0000_s1051" type="#_x0000_t202" style="position:absolute;left:11369;top:4054;width:9665;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8F6355" w:rsidRDefault="008F6355"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合并</w:t>
                                        </w:r>
                                      </w:p>
                                    </w:txbxContent>
                                  </v:textbox>
                                </v:shape>
                                <v:shape id="TextBox 94" o:spid="_x0000_s1052" type="#_x0000_t202" style="position:absolute;left:29497;top:7235;width:87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8F6355" w:rsidRDefault="008F6355" w:rsidP="006142F6">
                                        <w:pPr>
                                          <w:pStyle w:val="af1"/>
                                          <w:spacing w:before="0" w:beforeAutospacing="0" w:after="0" w:afterAutospacing="0"/>
                                        </w:pPr>
                                      </w:p>
                                    </w:txbxContent>
                                  </v:textbox>
                                </v:shape>
                                <v:line id="直接连接符 1081" o:spid="_x0000_s1053" style="position:absolute;visibility:visible;mso-wrap-style:square" from="0,9939" to="11963,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UsEAAADcAAAADwAAAGRycy9kb3ducmV2LnhtbERP24rCMBB9F/Yfwizsm6arIrVrlEWo&#10;VH3y8gFDM9sWm0lpUtv9eyMIvs3hXGe1GUwt7tS6yrKC70kEgji3uuJCwfWSjmMQziNrrC2Tgn9y&#10;sFl/jFaYaNvzie5nX4gQwi5BBaX3TSKly0sy6Ca2IQ7cn20N+gDbQuoW+xBuajmNooU0WHFoKLGh&#10;bUn57dwZBenhOO9dli3dotn7WzrvdoeuU+rrc/j9AeFp8G/xy53pMD+ewfOZcIF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stJSwQAAANwAAAAPAAAAAAAAAAAAAAAA&#10;AKECAABkcnMvZG93bnJldi54bWxQSwUGAAAAAAQABAD5AAAAjwMAAAAA&#10;" strokecolor="#4579b8 [3044]">
                                  <v:stroke dashstyle="dash"/>
                                </v:line>
                                <v:line id="直接连接符 100" o:spid="_x0000_s1054" style="position:absolute;visibility:visible;mso-wrap-style:square" from="0,19401" to="11852,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tKJsAAAADcAAAADwAAAGRycy9kb3ducmV2LnhtbERPzYrCMBC+C/sOYRa8aepSxK1GkYVK&#10;1ZN1H2BoxrbYTEqT2u7bbwTB23x8v7PZjaYRD+pcbVnBYh6BIC6srrlU8HtNZysQziNrbCyTgj9y&#10;sNt+TDaYaDvwhR65L0UIYZeggsr7NpHSFRUZdHPbEgfuZjuDPsCulLrDIYSbRn5F0VIarDk0VNjS&#10;T0XFPe+NgvR0jgeXZd9u2R79PY37w6nvlZp+jvs1CE+jf4tf7kyH+asYns+EC+T2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NbSibAAAAA3AAAAA8AAAAAAAAAAAAAAAAA&#10;oQIAAGRycy9kb3ducmV2LnhtbFBLBQYAAAAABAAEAPkAAACOAwAAAAA=&#10;" strokecolor="#4579b8 [3044]">
                                  <v:stroke dashstyle="dash"/>
                                </v:line>
                                <v:shape id="TextBox 110" o:spid="_x0000_s1055" type="#_x0000_t202" style="position:absolute;left:25712;top:22489;width:9805;height:4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8F6355" w:rsidRDefault="008F6355"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基于</w:t>
                                        </w:r>
                                        <w:r>
                                          <w:rPr>
                                            <w:rFonts w:ascii="Times New Roman" w:eastAsiaTheme="minorEastAsia" w:hAnsi="Times New Roman" w:cs="Times New Roman"/>
                                            <w:color w:val="000000" w:themeColor="text1"/>
                                            <w:kern w:val="24"/>
                                            <w:sz w:val="20"/>
                                            <w:szCs w:val="20"/>
                                          </w:rPr>
                                          <w:t>DMST</w:t>
                                        </w:r>
                                        <w:r>
                                          <w:rPr>
                                            <w:rFonts w:ascii="Times New Roman" w:eastAsiaTheme="minorEastAsia" w:cs="Times New Roman" w:hint="eastAsia"/>
                                            <w:color w:val="000000" w:themeColor="text1"/>
                                            <w:kern w:val="24"/>
                                            <w:sz w:val="20"/>
                                            <w:szCs w:val="20"/>
                                          </w:rPr>
                                          <w:t>结构的池化</w:t>
                                        </w:r>
                                      </w:p>
                                    </w:txbxContent>
                                  </v:textbox>
                                </v:shape>
                                <v:rect id="矩形 69" o:spid="_x0000_s1056" style="position:absolute;left:20114;top:7268;width:5090;height:14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rsGMIA&#10;AADcAAAADwAAAGRycy9kb3ducmV2LnhtbERPTWvCQBC9C/0PyxR6000thpC6SmsoFD0ZJedpdpqE&#10;ZmfT7DZJ/70rCN7m8T5nvZ1MKwbqXWNZwfMiAkFcWt1wpeB8+pgnIJxH1thaJgX/5GC7eZitMdV2&#10;5CMNua9ECGGXooLa+y6V0pU1GXQL2xEH7tv2Bn2AfSV1j2MIN61cRlEsDTYcGmrsaFdT+ZP/GQVf&#10;B120+5dizOLB29WQTfx7fFfq6XF6ewXhafJ38c39qcP8JIbrM+ECub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uwYwgAAANwAAAAPAAAAAAAAAAAAAAAAAJgCAABkcnMvZG93&#10;bnJldi54bWxQSwUGAAAAAAQABAD1AAAAhwMAAAAA&#10;" filled="f" strokecolor="#e36c0a [2409]" strokeweight="2pt"/>
                                <v:oval id="Oval 70" o:spid="_x0000_s1057" style="position:absolute;left:3419;top:13596;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xMEA&#10;AADcAAAADwAAAGRycy9kb3ducmV2LnhtbERPTYvCMBC9L/gfwgh7WTRVWC1do0hB8WrXg8exGduy&#10;zaQk0bb/fiMs7G0e73M2u8G04knON5YVLOYJCOLS6oYrBZfvwywF4QOyxtYyKRjJw247edtgpm3P&#10;Z3oWoRIxhH2GCuoQukxKX9Zk0M9tRxy5u3UGQ4SuktphH8NNK5dJspIGG44NNXaU11T+FA+jwH10&#10;Yz6e8sPixsfis0/1dXXRSr1Ph/0XiEBD+Bf/uU86zk/X8HomX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jaMTBAAAA3AAAAA8AAAAAAAAAAAAAAAAAmAIAAGRycy9kb3du&#10;cmV2LnhtbFBLBQYAAAAABAAEAPUAAACGAwAAAAA=&#10;" fillcolor="black"/>
                                <v:oval id="Oval 71" o:spid="_x0000_s1058" style="position:absolute;left:3419;top:1423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8tsQA&#10;AADcAAAADwAAAGRycy9kb3ducmV2LnhtbESPQWvDMAyF74P+B6PCLmN1OlgJWd1SAi29LuuhRy3W&#10;ktBYDrbbJP9+Ogx2k3hP733a7ifXqweF2Hk2sF5loIhrbztuDFy+jq85qJiQLfaeycBMEfa7xdMW&#10;C+tH/qRHlRolIRwLNNCmNBRax7olh3HlB2LRfnxwmGQNjbYBRwl3vX7Lso122LE0tDhQ2VJ9q+7O&#10;QHgZ5nI+l8f1N5+q9zG3183FGvO8nA4foBJN6d/8d322gp8LrTwjE+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8/LbEAAAA3AAAAA8AAAAAAAAAAAAAAAAAmAIAAGRycy9k&#10;b3ducmV2LnhtbFBLBQYAAAAABAAEAPUAAACJAwAAAAA=&#10;" fillcolor="black"/>
                                <v:oval id="Oval 72" o:spid="_x0000_s1059" style="position:absolute;left:3419;top:14948;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ZLcEA&#10;AADcAAAADwAAAGRycy9kb3ducmV2LnhtbERPTYvCMBC9L+x/CLPgZdHUBaV2jSIFF69bPXgcm7Et&#10;20xKEm37782C4G0e73PW28G04k7ON5YVzGcJCOLS6oYrBafjfpqC8AFZY2uZFIzkYbt5f1tjpm3P&#10;v3QvQiViCPsMFdQhdJmUvqzJoJ/ZjjhyV+sMhghdJbXDPoabVn4lyVIabDg21NhRXlP5V9yMAvfZ&#10;jfl4yPfzC/8Uiz7V5+VJKzX5GHbfIAIN4SV+ug86zk9X8P9Mv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wWS3BAAAA3AAAAA8AAAAAAAAAAAAAAAAAmAIAAGRycy9kb3du&#10;cmV2LnhtbFBLBQYAAAAABAAEAPUAAACGAwAAAAA=&#10;" fillcolor="black"/>
                                <v:rect id="矩形 116" o:spid="_x0000_s1060" style="position:absolute;left:683;top:5725;width:5435;height:17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2FccA&#10;AADcAAAADwAAAGRycy9kb3ducmV2LnhtbESPT2vCQBDF74V+h2UKvdVNtRSNrlKFggdbMP4Bb0N2&#10;TILZ2bC71fTbdw4FbzO8N+/9ZrboXauuFGLj2cDrIANFXHrbcGVgv/t8GYOKCdli65kM/FKExfzx&#10;YYa59Tfe0rVIlZIQjjkaqFPqcq1jWZPDOPAdsWhnHxwmWUOlbcCbhLtWD7PsXTtsWBpq7GhVU3kp&#10;fpyByWH3thxn3/ylw+awHh1Xm9GpMOb5qf+YgkrUp7v5/3ptBX8i+PKMT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RdhXHAAAA3AAAAA8AAAAAAAAAAAAAAAAAmAIAAGRy&#10;cy9kb3ducmV2LnhtbFBLBQYAAAAABAAEAPUAAACMAwAAAAA=&#10;" filled="f" strokecolor="#943634 [2405]" strokeweight="2pt"/>
                                <v:shape id="_x0000_s1061" type="#_x0000_t202" style="position:absolute;left:1219;width:7029;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8F6355" w:rsidDel="00E533A7" w:rsidRDefault="008F6355" w:rsidP="00E533A7">
                                        <w:pPr>
                                          <w:pStyle w:val="af1"/>
                                          <w:spacing w:before="0" w:beforeAutospacing="0" w:after="0" w:afterAutospacing="0"/>
                                          <w:rPr>
                                            <w:del w:id="153" w:author="User" w:date="2016-10-23T07:56:00Z"/>
                                          </w:rPr>
                                        </w:pPr>
                                        <w:r>
                                          <w:rPr>
                                            <w:rFonts w:ascii="Times New Roman" w:eastAsiaTheme="minorEastAsia" w:hAnsi="Times New Roman" w:cs="Times New Roman"/>
                                            <w:color w:val="000000" w:themeColor="text1"/>
                                            <w:kern w:val="24"/>
                                            <w:sz w:val="20"/>
                                            <w:szCs w:val="20"/>
                                          </w:rPr>
                                          <w:t>Net1</w:t>
                                        </w:r>
                                        <w:del w:id="154" w:author="User" w:date="2016-10-23T07:56:00Z">
                                          <w:r w:rsidDel="00E533A7">
                                            <w:rPr>
                                              <w:rFonts w:ascii="Times New Roman" w:eastAsiaTheme="minorEastAsia" w:cs="Times New Roman" w:hint="eastAsia"/>
                                              <w:color w:val="000000" w:themeColor="text1"/>
                                              <w:kern w:val="24"/>
                                              <w:sz w:val="20"/>
                                              <w:szCs w:val="20"/>
                                            </w:rPr>
                                            <w:delText>的</w:delText>
                                          </w:r>
                                        </w:del>
                                      </w:p>
                                      <w:p w:rsidR="008F6355" w:rsidRDefault="008F6355">
                                        <w:pPr>
                                          <w:pStyle w:val="af1"/>
                                          <w:spacing w:before="0" w:beforeAutospacing="0" w:after="0" w:afterAutospacing="0"/>
                                        </w:pPr>
                                        <w:del w:id="155" w:author="User" w:date="2016-10-23T07:56:00Z">
                                          <w:r w:rsidDel="00E533A7">
                                            <w:rPr>
                                              <w:rFonts w:ascii="Times New Roman" w:eastAsiaTheme="minorEastAsia" w:cs="Times New Roman" w:hint="eastAsia"/>
                                              <w:color w:val="000000" w:themeColor="text1"/>
                                              <w:kern w:val="24"/>
                                              <w:sz w:val="20"/>
                                              <w:szCs w:val="20"/>
                                            </w:rPr>
                                            <w:delText>基本结构</w:delText>
                                          </w:r>
                                        </w:del>
                                      </w:p>
                                    </w:txbxContent>
                                  </v:textbox>
                                </v:shape>
                                <v:shape id="TextBox 120" o:spid="_x0000_s1062" type="#_x0000_t202" style="position:absolute;left:19239;top:1834;width:703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01sUA&#10;AADdAAAADwAAAGRycy9kb3ducmV2LnhtbESPQWvCQBCF70L/wzKF3nRXqVJTVylKoSeLqQq9Ddkx&#10;Cc3OhuzWpP++cxC8zfDevPfNajP4Rl2pi3VgC9OJAUVcBFdzaeH49T5+ARUTssMmMFn4owib9cNo&#10;hZkLPR/omqdSSQjHDC1UKbWZ1rGoyGOchJZYtEvoPCZZu1K7DnsJ942eGbPQHmuWhgpb2lZU/OS/&#10;3sJpf/k+P5vPcufnbR8Go9kvtbVPj8PbK6hEQ7qbb9cfTvCnM+GX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TTWxQAAAN0AAAAPAAAAAAAAAAAAAAAAAJgCAABkcnMv&#10;ZG93bnJldi54bWxQSwUGAAAAAAQABAD1AAAAigMAAAAA&#10;" filled="f" stroked="f">
                                  <v:textbox>
                                    <w:txbxContent>
                                      <w:p w:rsidR="008F6355" w:rsidDel="00E533A7" w:rsidRDefault="008F6355" w:rsidP="00E533A7">
                                        <w:pPr>
                                          <w:pStyle w:val="af1"/>
                                          <w:spacing w:before="0" w:beforeAutospacing="0" w:after="0" w:afterAutospacing="0"/>
                                          <w:rPr>
                                            <w:del w:id="156" w:author="User" w:date="2016-10-23T07:56:00Z"/>
                                          </w:rPr>
                                        </w:pPr>
                                        <w:r>
                                          <w:rPr>
                                            <w:rFonts w:ascii="Times New Roman" w:eastAsiaTheme="minorEastAsia" w:hAnsi="Times New Roman" w:cs="Times New Roman"/>
                                            <w:color w:val="000000" w:themeColor="text1"/>
                                            <w:kern w:val="24"/>
                                            <w:sz w:val="20"/>
                                            <w:szCs w:val="20"/>
                                          </w:rPr>
                                          <w:t>Net2</w:t>
                                        </w:r>
                                        <w:del w:id="157" w:author="User" w:date="2016-10-23T07:56:00Z">
                                          <w:r w:rsidDel="00E533A7">
                                            <w:rPr>
                                              <w:rFonts w:ascii="Times New Roman" w:eastAsiaTheme="minorEastAsia" w:cs="Times New Roman" w:hint="eastAsia"/>
                                              <w:color w:val="000000" w:themeColor="text1"/>
                                              <w:kern w:val="24"/>
                                              <w:sz w:val="20"/>
                                              <w:szCs w:val="20"/>
                                            </w:rPr>
                                            <w:delText>的</w:delText>
                                          </w:r>
                                        </w:del>
                                      </w:p>
                                      <w:p w:rsidR="008F6355" w:rsidRDefault="008F6355">
                                        <w:pPr>
                                          <w:pStyle w:val="af1"/>
                                          <w:spacing w:before="0" w:beforeAutospacing="0" w:after="0" w:afterAutospacing="0"/>
                                        </w:pPr>
                                        <w:del w:id="158" w:author="User" w:date="2016-10-23T07:56:00Z">
                                          <w:r w:rsidDel="00E533A7">
                                            <w:rPr>
                                              <w:rFonts w:ascii="Times New Roman" w:eastAsiaTheme="minorEastAsia" w:cs="Times New Roman" w:hint="eastAsia"/>
                                              <w:color w:val="000000" w:themeColor="text1"/>
                                              <w:kern w:val="24"/>
                                              <w:sz w:val="20"/>
                                              <w:szCs w:val="20"/>
                                            </w:rPr>
                                            <w:delText>基本结构</w:delText>
                                          </w:r>
                                        </w:del>
                                      </w:p>
                                    </w:txbxContent>
                                  </v:textbox>
                                </v:shape>
                                <v:group id="组合 77" o:spid="_x0000_s1063" style="position:absolute;left:1953;top:6361;width:48495;height:16129" coordorigin="1913,6363" coordsize="48494,16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shape id="AutoShape 89" o:spid="_x0000_s1064" type="#_x0000_t32" style="position:absolute;left:44567;top:19342;width:2881;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sesMQAAADdAAAADwAAAGRycy9kb3ducmV2LnhtbERPTWvCQBC9C/6HZQredJMcpKauUgqK&#10;WHpQS6i3ITsmodnZsLtq7K93BaG3ebzPmS9704oLOd9YVpBOEhDEpdUNVwq+D6vxKwgfkDW2lknB&#10;jTwsF8PBHHNtr7yjyz5UIoawz1FBHUKXS+nLmgz6ie2II3eyzmCI0FVSO7zGcNPKLEmm0mDDsaHG&#10;jj5qKn/3Z6Pg53N2Lm7FF22LdLY9ojP+77BWavTSv7+BCNSHf/HTvdFxfppl8Pg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Gx6wxAAAAN0AAAAPAAAAAAAAAAAA&#10;AAAAAKECAABkcnMvZG93bnJldi54bWxQSwUGAAAAAAQABAD5AAAAkgMAAAAA&#10;">
                                    <v:stroke endarrow="block"/>
                                  </v:shape>
                                  <v:group id="组合 1123" o:spid="_x0000_s1065" style="position:absolute;left:1913;top:6363;width:48494;height:16129" coordorigin="1913,6363" coordsize="48494,16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yk6cQAAADdAAAADwAAAGRycy9kb3ducmV2LnhtbERPTWvCQBC9F/oflin0&#10;1myitEh0DUG09CBCjSDehuyYBLOzIbtN4r/vCoXe5vE+Z5VNphUD9a6xrCCJYhDEpdUNVwpOxe5t&#10;AcJ5ZI2tZVJwJwfZ+vlpham2I3/TcPSVCCHsUlRQe9+lUrqyJoMush1x4K62N+gD7CupexxDuGnl&#10;LI4/pMGGQ0ONHW1qKm/HH6Pgc8QxnyfbYX+7bu6X4v1w3iek1OvLlC9BeJr8v/jP/aXD/GQ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hyk6cQAAADdAAAA&#10;DwAAAAAAAAAAAAAAAACqAgAAZHJzL2Rvd25yZXYueG1sUEsFBgAAAAAEAAQA+gAAAJsDAAAAAA==&#10;">
                                    <v:group id="组合 1124" o:spid="_x0000_s1066" style="position:absolute;left:1913;top:6363;width:45455;height:16129" coordorigin="1913,6363" coordsize="45455,16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U8ncUAAADdAAAADwAAAGRycy9kb3ducmV2LnhtbERPS2vCQBC+F/wPywi9&#10;1U1iKyV1FREtPUjBRCi9DdkxCWZnQ3bN4993C4Xe5uN7zno7mkb01LnasoJ4EYEgLqyuuVRwyY9P&#10;ryCcR9bYWCYFEznYbmYPa0y1HfhMfeZLEULYpaig8r5NpXRFRQbdwrbEgbvazqAPsCul7nAI4aaR&#10;SRStpMGaQ0OFLe0rKm7Z3Sh4H3DYLeNDf7pd99N3/vL5dYpJqcf5uHsD4Wn0/+I/94cO8+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31PJ3FAAAA3QAA&#10;AA8AAAAAAAAAAAAAAAAAqgIAAGRycy9kb3ducmV2LnhtbFBLBQYAAAAABAAEAPoAAACcAwAAAAA=&#10;">
                                      <v:group id="Group 2" o:spid="_x0000_s1067" style="position:absolute;left:1913;top:6363;width:42107;height:16129" coordorigin="676,6363" coordsize="6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oval id="Oval 3" o:spid="_x0000_s1068" style="position:absolute;left:729;top:63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fMMMA&#10;AADdAAAADwAAAGRycy9kb3ducmV2LnhtbERPTWuDQBC9B/oflin0lqyJIKnNGkIg2JPBtJQeB3eq&#10;Nu6suBu1/74bKPQ2j/c5u/1sOjHS4FrLCtarCARxZXXLtYL3t9NyC8J5ZI2dZVLwQw722cNih6m2&#10;E5c0XnwtQgi7FBU03veplK5qyKBb2Z44cF92MOgDHGqpB5xCuOnkJooSabDl0NBgT8eGquvlZhTg&#10;+TvPb8XHZ/Gc12XsYiy3ESr19DgfXkB4mv2/+M/9qsP89SaB+zfh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MfMMMAAADdAAAADwAAAAAAAAAAAAAAAACYAgAAZHJzL2Rv&#10;d25yZXYueG1sUEsFBgAAAAAEAAQA9QAAAIgDAAAAAA==&#10;" strokeweight="2pt">
                                          <v:textbox>
                                            <w:txbxContent>
                                              <w:p w:rsidR="008F6355" w:rsidRDefault="008F6355" w:rsidP="006142F6"/>
                                            </w:txbxContent>
                                          </v:textbox>
                                        </v:oval>
                                        <v:group id="Group 4" o:spid="_x0000_s1069" style="position:absolute;left:739;top:6367;width:4;height:18" coordorigin="739,6367" coordsize="3,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oval id="Oval 5" o:spid="_x0000_s1070" style="position:absolute;left:739;top:63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u2cUA&#10;AADdAAAADwAAAGRycy9kb3ducmV2LnhtbESPQWvCQBCF7wX/wzJCb81GBbGpq4gg6UmJLaXHITsm&#10;0exsyK4a/71zKPQ2w3vz3jfL9eBadaM+NJ4NTJIUFHHpbcOVge+v3dsCVIjIFlvPZOBBAdar0csS&#10;M+vvXNDtGCslIRwyNFDH2GVah7ImhyHxHbFoJ987jLL2lbY93iXctXqapnPtsGFpqLGjbU3l5Xh1&#10;BvBwzvPr/ud3/55XxSzMsFikaMzreNh8gIo0xH/z3/WnFfzJVHDlGxlBr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7ZxQAAAN0AAAAPAAAAAAAAAAAAAAAAAJgCAABkcnMv&#10;ZG93bnJldi54bWxQSwUGAAAAAAQABAD1AAAAigMAAAAA&#10;" strokeweight="2pt">
                                            <v:textbox>
                                              <w:txbxContent>
                                                <w:p w:rsidR="008F6355" w:rsidRDefault="008F6355" w:rsidP="006142F6"/>
                                              </w:txbxContent>
                                            </v:textbox>
                                          </v:oval>
                                          <v:oval id="Oval 6" o:spid="_x0000_s1071" style="position:absolute;left:739;top:63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yLQsMA&#10;AADdAAAADwAAAGRycy9kb3ducmV2LnhtbERPTWuDQBC9F/Iflgn01qxGKIlxlRAo9pRiWkqPgztR&#10;W3dW3I2x/75bCOQ2j/c5WTGbXkw0us6ygngVgSCure64UfDx/vK0AeE8ssbeMin4JQdFvnjIMNX2&#10;yhVNJ9+IEMIuRQWt90MqpatbMuhWdiAO3NmOBn2AYyP1iNcQbnq5jqJnabDj0NDiQIeW6p/TxSjA&#10;t++yvBw/v47bsqkSl2C1iVCpx+W834HwNPu7+OZ+1WF+vN7C/zfh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yLQsMAAADdAAAADwAAAAAAAAAAAAAAAACYAgAAZHJzL2Rv&#10;d25yZXYueG1sUEsFBgAAAAAEAAQA9QAAAIgDAAAAAA==&#10;" strokeweight="2pt">
                                            <v:textbox>
                                              <w:txbxContent>
                                                <w:p w:rsidR="008F6355" w:rsidRDefault="008F6355" w:rsidP="006142F6"/>
                                              </w:txbxContent>
                                            </v:textbox>
                                          </v:oval>
                                          <v:oval id="Oval 7" o:spid="_x0000_s1072" style="position:absolute;left:739;top:6382;width:4;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CcEA&#10;AADdAAAADwAAAGRycy9kb3ducmV2LnhtbERPTYvCMBC9L/gfwgje1lQFqdUoIizdk1IV8Tg0Y1tt&#10;JqWJWv+9ERb2No/3OYtVZ2rxoNZVlhWMhhEI4tzqigsFx8PPdwzCeWSNtWVS8CIHq2Xva4GJtk/O&#10;6LH3hQgh7BJUUHrfJFK6vCSDbmgb4sBdbGvQB9gWUrf4DOGmluMomkqDFYeGEhvalJTf9nejAHfX&#10;NL1vT+ftLC2yiZtgFkeo1KDfrecgPHX+X/zn/tVh/igew+ebcIJ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uRgnBAAAA3QAAAA8AAAAAAAAAAAAAAAAAmAIAAGRycy9kb3du&#10;cmV2LnhtbFBLBQYAAAAABAAEAPUAAACGAwAAAAA=&#10;" strokeweight="2pt">
                                            <v:textbox>
                                              <w:txbxContent>
                                                <w:p w:rsidR="008F6355" w:rsidRDefault="008F6355" w:rsidP="006142F6"/>
                                              </w:txbxContent>
                                            </v:textbox>
                                          </v:oval>
                                        </v:group>
                                        <v:group id="Group 8" o:spid="_x0000_s1073" style="position:absolute;left:698;top:6367;width:22;height:4" coordorigin="698,6367" coordsize="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oval id="Oval 9" o:spid="_x0000_s1074" style="position:absolute;left:698;top:6367;width:4;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MiLMEA&#10;AADdAAAADwAAAGRycy9kb3ducmV2LnhtbERPTYvCMBC9C/sfwix402QVRKtRFkHqSanKssehGdvu&#10;NpPSRK3/3giCt3m8z1msOluLK7W+cqzha6hAEOfOVFxoOB03gykIH5AN1o5Jw508rJYfvQUmxt04&#10;o+shFCKGsE9QQxlCk0jp85Is+qFriCN3dq3FEGFbSNPiLYbbWo6UmkiLFceGEhtal5T/Hy5WA+7/&#10;0vSy+/ndzdIiG/sxZlOFWvc/u+85iEBdeItf7q2J80dqAs9v4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jIizBAAAA3QAAAA8AAAAAAAAAAAAAAAAAmAIAAGRycy9kb3du&#10;cmV2LnhtbFBLBQYAAAAABAAEAPUAAACGAwAAAAA=&#10;" strokeweight="2pt">
                                            <v:textbox>
                                              <w:txbxContent>
                                                <w:p w:rsidR="008F6355" w:rsidRDefault="008F6355" w:rsidP="006142F6"/>
                                              </w:txbxContent>
                                            </v:textbox>
                                          </v:oval>
                                          <v:oval id="Oval 10" o:spid="_x0000_s1075" style="position:absolute;left:707;top:63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8IA&#10;AADdAAAADwAAAGRycy9kb3ducmV2LnhtbERPTYvCMBC9C/6HMII3TVTY1WoUEaR7cqm7iMehGdtq&#10;MylN1O6/3ywseJvH+5zVprO1eFDrK8caJmMFgjh3puJCw/fXfjQH4QOywdoxafghD5t1v7fCxLgn&#10;Z/Q4hkLEEPYJaihDaBIpfV6SRT92DXHkLq61GCJsC2lafMZwW8upUm/SYsWxocSGdiXlt+PdasDP&#10;a5reD6fzYZEW2czPMJsr1Ho46LZLEIG68BL/uz9MnD9V7/D3TTx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74e3wgAAAN0AAAAPAAAAAAAAAAAAAAAAAJgCAABkcnMvZG93&#10;bnJldi54bWxQSwUGAAAAAAQABAD1AAAAhwMAAAAA&#10;" strokeweight="2pt">
                                            <v:textbox>
                                              <w:txbxContent>
                                                <w:p w:rsidR="008F6355" w:rsidRDefault="008F6355" w:rsidP="006142F6"/>
                                              </w:txbxContent>
                                            </v:textbox>
                                          </v:oval>
                                          <v:oval id="Oval 11" o:spid="_x0000_s1076" style="position:absolute;left:716;top:6367;width:4;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TxcUA&#10;AADdAAAADwAAAGRycy9kb3ducmV2LnhtbESPQWvCQBCF74X+h2UK3upuFYqNrlIEiSdLtJQeh+yY&#10;pM3Ohuyq8d87B8HbDO/Ne98sVoNv1Zn62AS28DY2oIjL4BquLHwfNq8zUDEhO2wDk4UrRVgtn58W&#10;mLlw4YLO+1QpCeGYoYU6pS7TOpY1eYzj0BGLdgy9xyRrX2nX40XCfasnxrxrjw1LQ40drWsq//cn&#10;bwG//vL8tPv53X3kVTGNUyxmBq0dvQyfc1CJhvQw36+3TvAnRn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BPFxQAAAN0AAAAPAAAAAAAAAAAAAAAAAJgCAABkcnMv&#10;ZG93bnJldi54bWxQSwUGAAAAAAQABAD1AAAAigMAAAAA&#10;" strokeweight="2pt">
                                            <v:textbox>
                                              <w:txbxContent>
                                                <w:p w:rsidR="008F6355" w:rsidRDefault="008F6355" w:rsidP="006142F6"/>
                                              </w:txbxContent>
                                            </v:textbox>
                                          </v:oval>
                                          <v:shape id="AutoShape 12" o:spid="_x0000_s1077" type="#_x0000_t32" style="position:absolute;left:703;top:6369;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x3cQAAADdAAAADwAAAGRycy9kb3ducmV2LnhtbERPTWvCQBC9C/0PyxR6M5t4KE3qGqRQ&#10;EUsPVQn1NmTHJJidDburxv76bqHgbR7vc+blaHpxIec7ywqyJAVBXFvdcaNgv3ufvoDwAVljb5kU&#10;3MhDuXiYzLHQ9spfdNmGRsQQ9gUqaEMYCil93ZJBn9iBOHJH6wyGCF0jtcNrDDe9nKXpszTYcWxo&#10;caC3lurT9mwUfH/k5+pWfdKmyvLNAZ3xP7uVUk+P4/IVRKAx3MX/7rWO82dpDn/fxBP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L7HdxAAAAN0AAAAPAAAAAAAAAAAA&#10;AAAAAKECAABkcnMvZG93bnJldi54bWxQSwUGAAAAAAQABAD5AAAAkgMAAAAA&#10;">
                                            <v:stroke endarrow="block"/>
                                          </v:shape>
                                          <v:shape id="AutoShape 13" o:spid="_x0000_s1078" type="#_x0000_t32" style="position:absolute;left:712;top:6369;width: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yOnccAAADdAAAADwAAAGRycy9kb3ducmV2LnhtbESPQWvCQBCF74X+h2UKvdVNPBRNXUUK&#10;FbF4qEqotyE7JsHsbNhdNfbXdw6F3mZ4b977ZrYYXKeuFGLr2UA+ykARV962XBs47D9eJqBiQrbY&#10;eSYDd4qwmD8+zLCw/sZfdN2lWkkIxwINNCn1hdaxashhHPmeWLSTDw6TrKHWNuBNwl2nx1n2qh22&#10;LA0N9vTeUHXeXZyB78/ppbyXW9qU+XRzxODiz35lzPPTsHwDlWhI/+a/67UV/HEu/PKNjK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zI6dxwAAAN0AAAAPAAAAAAAA&#10;AAAAAAAAAKECAABkcnMvZG93bnJldi54bWxQSwUGAAAAAAQABAD5AAAAlQMAAAAA&#10;">
                                            <v:stroke endarrow="block"/>
                                          </v:shape>
                                        </v:group>
                                        <v:group id="Group 14" o:spid="_x0000_s1079" style="position:absolute;left:698;top:6381;width:22;height:4" coordorigin="698,6381" coordsize="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s0xMQAAADdAAAADwAAAGRycy9kb3ducmV2LnhtbERPTWvCQBC9C/0Pywje&#10;dLNKpUQ3ItKKBymohdLbkB2TkOxsyG6T+O+7hUJv83ifs92NthE9db5yrEEtEhDEuTMVFxo+bm/z&#10;FxA+IBtsHJOGB3nYZU+TLabGDXyh/hoKEUPYp6ihDKFNpfR5SRb9wrXEkbu7zmKIsCuk6XCI4baR&#10;yyRZS4sVx4YSWzqUlNfXb6vhOOCwX6nX/lzfD4+v2/P751mR1rPpuN+ACDSGf/Gf+2Ti/KVS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Ms0xMQAAADdAAAA&#10;DwAAAAAAAAAAAAAAAACqAgAAZHJzL2Rvd25yZXYueG1sUEsFBgAAAAAEAAQA+gAAAJsDAAAAAA==&#10;">
                                          <v:oval id="Oval 15" o:spid="_x0000_s1080" style="position:absolute;left:698;top:63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8sMA&#10;AADdAAAADwAAAGRycy9kb3ducmV2LnhtbERPTWvCQBC9F/wPywi91Y0JlDS6igglPUWiRTwO2TFJ&#10;m50N2dWk/94tFHqbx/uc9XYynbjT4FrLCpaLCARxZXXLtYLP0/tLCsJ5ZI2dZVLwQw62m9nTGjNt&#10;Ry7pfvS1CCHsMlTQeN9nUrqqIYNuYXviwF3tYNAHONRSDziGcNPJOIpepcGWQ0ODPe0bqr6PN6MA&#10;D195fivOl+Itr8vEJVimESr1PJ92KxCeJv8v/nN/6DA/Xsbw+004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Gy8sMAAADdAAAADwAAAAAAAAAAAAAAAACYAgAAZHJzL2Rv&#10;d25yZXYueG1sUEsFBgAAAAAEAAQA9QAAAIgDAAAAAA==&#10;" strokeweight="2pt">
                                            <v:textbox>
                                              <w:txbxContent>
                                                <w:p w:rsidR="008F6355" w:rsidRDefault="008F6355" w:rsidP="006142F6"/>
                                              </w:txbxContent>
                                            </v:textbox>
                                          </v:oval>
                                          <v:oval id="Oval 16" o:spid="_x0000_s1081" style="position:absolute;left:708;top:6381;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0XacMA&#10;AADdAAAADwAAAGRycy9kb3ducmV2LnhtbERPTWvCQBC9F/wPywi91Y0GJI2uIkJJTynRIh6H7Jik&#10;zc6G7Jqk/74rFHqbx/uc7X4yrRiod41lBctFBIK4tLrhSsHn+e0lAeE8ssbWMin4IQf73expi6m2&#10;Ixc0nHwlQgi7FBXU3neplK6syaBb2I44cDfbG/QB9pXUPY4h3LRyFUVrabDh0FBjR8eayu/T3SjA&#10;j68su+eXa/6aVUXsYiySCJV6nk+HDQhPk/8X/7nfdZi/Wsbw+Ca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0XacMAAADdAAAADwAAAAAAAAAAAAAAAACYAgAAZHJzL2Rv&#10;d25yZXYueG1sUEsFBgAAAAAEAAQA9QAAAIgDAAAAAA==&#10;" strokeweight="2pt">
                                            <v:textbox>
                                              <w:txbxContent>
                                                <w:p w:rsidR="008F6355" w:rsidRDefault="008F6355" w:rsidP="006142F6"/>
                                              </w:txbxContent>
                                            </v:textbox>
                                          </v:oval>
                                          <v:oval id="Oval 17" o:spid="_x0000_s1082" style="position:absolute;left:716;top:63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PHcMA&#10;AADdAAAADwAAAGRycy9kb3ducmV2LnhtbERPS2uDQBC+F/IflgnkVtc8KNa6CSEQ7CnFpJQeB3eq&#10;tu6suBu1/z5bKOQ2H99zst1kWjFQ7xrLCpZRDIK4tLrhSsH75fiYgHAeWWNrmRT8koPddvaQYart&#10;yAUNZ1+JEMIuRQW1910qpStrMugi2xEH7sv2Bn2AfSV1j2MIN61cxfGTNNhwaKixo0NN5c/5ahTg&#10;23eeX08fn6fnvCrWbo1FEqNSi/m0fwHhafJ38b/7VYf5q+UG/r4JJ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SPHcMAAADdAAAADwAAAAAAAAAAAAAAAACYAgAAZHJzL2Rv&#10;d25yZXYueG1sUEsFBgAAAAAEAAQA9QAAAIgDAAAAAA==&#10;" strokeweight="2pt">
                                            <v:textbox>
                                              <w:txbxContent>
                                                <w:p w:rsidR="008F6355" w:rsidRDefault="008F6355" w:rsidP="006142F6"/>
                                              </w:txbxContent>
                                            </v:textbox>
                                          </v:oval>
                                          <v:shape id="AutoShape 18" o:spid="_x0000_s1083" type="#_x0000_t32" style="position:absolute;left:703;top:6384;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AutoShape 19" o:spid="_x0000_s1084" type="#_x0000_t32" style="position:absolute;left:712;top:6384;width: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ZwTcQAAADdAAAADwAAAGRycy9kb3ducmV2LnhtbERPTWvCQBC9C/0PyxS86UYPWlNXKQVF&#10;FA81JbS3ITtNQrOzYXfV6K93BcHbPN7nzJedacSJnK8tKxgNExDEhdU1lwq+s9XgDYQPyBoby6Tg&#10;Qh6Wi5feHFNtz/xFp0MoRQxhn6KCKoQ2ldIXFRn0Q9sSR+7POoMhQldK7fAcw00jx0kykQZrjg0V&#10;tvRZUfF/OBoFP7vZMb/ke9rmo9n2F53x12ytVP+1+3gHEagLT/HDvdFx/mQ8hf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nBNxAAAAN0AAAAPAAAAAAAAAAAA&#10;AAAAAKECAABkcnMvZG93bnJldi54bWxQSwUGAAAAAAQABAD5AAAAkgMAAAAA&#10;">
                                            <v:stroke endarrow="block"/>
                                          </v:shape>
                                        </v:group>
                                        <v:group id="Group 20" o:spid="_x0000_s1085" style="position:absolute;left:676;top:6363;width:22;height:25" coordorigin="676,6363" coordsize="2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L7/cYAAADdAAAADwAAAGRycy9kb3ducmV2LnhtbESPQWvCQBCF7wX/wzKC&#10;t7qJUinRVUSseJBCtSDehuyYBLOzIbtN4r/vHAq9zfDevPfNajO4WnXUhsqzgXSagCLOva24MPB9&#10;+Xh9BxUissXaMxl4UoDNevSywsz6nr+oO8dCSQiHDA2UMTaZ1iEvyWGY+oZYtLtvHUZZ20LbFnsJ&#10;d7WeJclCO6xYGkpsaFdS/jj/OAOHHvvtPN13p8d997xd3j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Evv9xgAAAN0A&#10;AAAPAAAAAAAAAAAAAAAAAKoCAABkcnMvZG93bnJldi54bWxQSwUGAAAAAAQABAD6AAAAnQMAAAAA&#10;">
                                          <v:group id="Group 21" o:spid="_x0000_s1086" style="position:absolute;left:676;top:6363;width:15;height:10" coordorigin="676,6363" coordsize="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5eZsUAAADdAAAADwAAAGRycy9kb3ducmV2LnhtbERPTWvCQBC9F/wPywi9&#10;NZtYGmrMKiJWPIRCVSi9DdkxCWZnQ3abxH/fLRR6m8f7nHwzmVYM1LvGsoIkikEQl1Y3XCm4nN+e&#10;XkE4j6yxtUwK7uRgs5495JhpO/IHDSdfiRDCLkMFtfddJqUrazLoItsRB+5qe4M+wL6SuscxhJtW&#10;LuI4lQYbDg01drSrqbydvo2Cw4jj9jnZD8Xturt/nV/eP4uElHqcT9sVCE+T/xf/uY86zE8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eXmbFAAAA3QAA&#10;AA8AAAAAAAAAAAAAAAAAqgIAAGRycy9kb3ducmV2LnhtbFBLBQYAAAAABAAEAPoAAACcAwAAAAA=&#10;">
                                            <v:group id="Group 22" o:spid="_x0000_s1087" style="position:absolute;left:676;top:6363;width:6;height:10" coordorigin="676,6363"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71hJscAAADdAAAADwAAAGRycy9kb3ducmV2LnhtbESPT2vCQBDF70K/wzJC&#10;b7pJpVKiGxFpSw9SUAultyE7+YPZ2ZDdJvHbdw4FbzO8N+/9ZrubXKsG6kPj2UC6TEARF942XBn4&#10;urwtXkCFiGyx9UwGbhRglz/MtphZP/KJhnOslIRwyNBAHWOXaR2KmhyGpe+IRSt97zDK2lfa9jhK&#10;uGv1U5KstcOGpaHGjg41FdfzrzPwPuK4X6Wvw/FaHm4/l+fP72NKxjzOp/0GVKQp3s3/1x9W8Nc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71hJscAAADd&#10;AAAADwAAAAAAAAAAAAAAAACqAgAAZHJzL2Rvd25yZXYueG1sUEsFBgAAAAAEAAQA+gAAAJ4DAAAA&#10;AA==&#10;">
                                              <v:oval id="Oval 23" o:spid="_x0000_s1088" style="position:absolute;left:677;top:63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nc/MMA&#10;AADdAAAADwAAAGRycy9kb3ducmV2LnhtbERPTWvCQBC9F/wPywi91Y0NhBhdRYSSnixRKT0O2TFJ&#10;m50N2Y2J/94tFHqbx/uczW4yrbhR7xrLCpaLCARxaXXDlYLL+e0lBeE8ssbWMim4k4Pddva0wUzb&#10;kQu6nXwlQgi7DBXU3neZlK6syaBb2I44cFfbG/QB9pXUPY4h3LTyNYoSabDh0FBjR4eayp/TYBTg&#10;x3eeD8fPr+Mqr4rYxVikESr1PJ/2axCeJv8v/nO/6zA/iZfw+004QW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nc/MMAAADdAAAADwAAAAAAAAAAAAAAAACYAgAAZHJzL2Rv&#10;d25yZXYueG1sUEsFBgAAAAAEAAQA9QAAAIgDAAAAAA==&#10;" strokeweight="2pt">
                                                <v:textbox>
                                                  <w:txbxContent>
                                                    <w:p w:rsidR="008F6355" w:rsidRDefault="008F6355" w:rsidP="006142F6"/>
                                                  </w:txbxContent>
                                                </v:textbox>
                                              </v:oval>
                                              <v:oval id="Oval 24" o:spid="_x0000_s1089" style="position:absolute;left:677;top:63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Ci8MA&#10;AADdAAAADwAAAGRycy9kb3ducmV2LnhtbERPTWvCQBC9C/0PyxR6M5saEBuzkVIo6UmJltLjkB03&#10;abOzIbtq+u+7guBtHu9zis1ke3Gm0XeOFTwnKQjixumOjYLPw/t8BcIHZI29Y1LwRx425cOswFy7&#10;C9d03gcjYgj7HBW0IQy5lL5pyaJP3EAcuaMbLYYIRyP1iJcYbnu5SNOltNhxbGhxoLeWmt/9ySrA&#10;3U9VnbZf39uXytSZz7BepajU0+P0ugYRaAp38c39oeP8ZbaA6zfxBF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Ci8MAAADdAAAADwAAAAAAAAAAAAAAAACYAgAAZHJzL2Rv&#10;d25yZXYueG1sUEsFBgAAAAAEAAQA9QAAAIgDAAAAAA==&#10;" strokeweight="2pt">
                                                <v:textbox>
                                                  <w:txbxContent>
                                                    <w:p w:rsidR="008F6355" w:rsidRDefault="008F6355" w:rsidP="006142F6"/>
                                                  </w:txbxContent>
                                                </v:textbox>
                                              </v:oval>
                                              <v:rect id="Rectangle 25" o:spid="_x0000_s1090" style="position:absolute;left:676;top:6363;width: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C1MIA&#10;AADdAAAADwAAAGRycy9kb3ducmV2LnhtbERPS4vCMBC+C/6HMII3TV1BpGuUZcHHQQ+me9jj0My2&#10;pc2kNlmt/94Igrf5+J6z2vS2EVfqfOVYwWyagCDOnam4UPCTbSdLED4gG2wck4I7edish4MVpsbd&#10;+ExXHQoRQ9inqKAMoU2l9HlJFv3UtcSR+3OdxRBhV0jT4S2G20Z+JMlCWqw4NpTY0ndJea3/rYK6&#10;2V/whHt9rHmn619ZyeyglRqP+q9PEIH68Ba/3AcT5y/mc3h+E0+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LUwgAAAN0AAAAPAAAAAAAAAAAAAAAAAJgCAABkcnMvZG93&#10;bnJldi54bWxQSwUGAAAAAAQABAD1AAAAhwMAAAAA&#10;" filled="f">
                                                <v:fill opacity="0"/>
                                                <v:textbox>
                                                  <w:txbxContent>
                                                    <w:p w:rsidR="008F6355" w:rsidRDefault="008F6355" w:rsidP="006142F6"/>
                                                  </w:txbxContent>
                                                </v:textbox>
                                              </v:rect>
                                            </v:group>
                                            <v:group id="Group 30" o:spid="_x0000_s1091" style="position:absolute;left:686;top:6363;width:5;height:10" coordorigin="686,6363"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oval id="Oval 31" o:spid="_x0000_s1092" style="position:absolute;left:686;top:63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a/8IA&#10;AADdAAAADwAAAGRycy9kb3ducmV2LnhtbERPTYvCMBC9C/6HMII3TdeiuNUoy4LUk1KVxePQzLbd&#10;bSaliVr/vREEb/N4n7Ncd6YWV2pdZVnBxzgCQZxbXXGh4HTcjOYgnEfWWFsmBXdysF71e0tMtL1x&#10;RteDL0QIYZeggtL7JpHS5SUZdGPbEAfu17YGfYBtIXWLtxBuajmJopk0WHFoKLGh75Ly/8PFKMD9&#10;X5pedj/n3WdaZLGLMZtHqNRw0H0tQHjq/Fv8cm91mD+Lp/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ktr/wgAAAN0AAAAPAAAAAAAAAAAAAAAAAJgCAABkcnMvZG93&#10;bnJldi54bWxQSwUGAAAAAAQABAD1AAAAhwMAAAAA&#10;" strokeweight="2pt">
                                                <v:textbox>
                                                  <w:txbxContent>
                                                    <w:p w:rsidR="008F6355" w:rsidRDefault="008F6355" w:rsidP="006142F6"/>
                                                  </w:txbxContent>
                                                </v:textbox>
                                              </v:oval>
                                              <v:oval id="Oval 32" o:spid="_x0000_s1093" style="position:absolute;left:686;top:63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EiMEA&#10;AADdAAAADwAAAGRycy9kb3ducmV2LnhtbERPTYvCMBC9C/sfwix403QtFK1GWRaknpSqiMehGdu6&#10;zaQ0Ubv/fiMI3ubxPmex6k0j7tS52rKCr3EEgriwuuZSwfGwHk1BOI+ssbFMCv7IwWr5MVhgqu2D&#10;c7rvfSlCCLsUFVTet6mUrqjIoBvbljhwF9sZ9AF2pdQdPkK4aeQkihJpsObQUGFLPxUVv/ubUYC7&#10;a5bdtqfzdpaVeexizKcRKjX87L/nIDz1/i1+uTc6zE/iBJ7fhB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ARIjBAAAA3QAAAA8AAAAAAAAAAAAAAAAAmAIAAGRycy9kb3du&#10;cmV2LnhtbFBLBQYAAAAABAAEAPUAAACGAwAAAAA=&#10;" strokeweight="2pt">
                                                <v:textbox>
                                                  <w:txbxContent>
                                                    <w:p w:rsidR="008F6355" w:rsidRDefault="008F6355" w:rsidP="006142F6"/>
                                                  </w:txbxContent>
                                                </v:textbox>
                                              </v:oval>
                                              <v:rect id="Rectangle 33" o:spid="_x0000_s1094" style="position:absolute;left:686;top:6363;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ME18EA&#10;AADdAAAADwAAAGRycy9kb3ducmV2LnhtbERPTYvCMBC9C/6HMII3TV1BpWuURXD1oAejhz0OzWxb&#10;2kxqE7X+eyMs7G0e73OW687W4k6tLx0rmIwTEMSZMyXnCi7n7WgBwgdkg7VjUvAkD+tVv7fE1LgH&#10;n+iuQy5iCPsUFRQhNKmUPivIoh+7hjhyv661GCJsc2lafMRwW8uPJJlJiyXHhgIb2hSUVfpmFVT1&#10;7opH3OlDxd+6+pGlPO+1UsNB9/UJIlAX/sV/7r2J82fTOby/i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DBNfBAAAA3QAAAA8AAAAAAAAAAAAAAAAAmAIAAGRycy9kb3du&#10;cmV2LnhtbFBLBQYAAAAABAAEAPUAAACGAwAAAAA=&#10;" filled="f">
                                                <v:fill opacity="0"/>
                                                <v:textbox>
                                                  <w:txbxContent>
                                                    <w:p w:rsidR="008F6355" w:rsidRDefault="008F6355" w:rsidP="006142F6"/>
                                                  </w:txbxContent>
                                                </v:textbox>
                                              </v:rect>
                                            </v:group>
                                            <v:shape id="AutoShape 36" o:spid="_x0000_s1095" type="#_x0000_t32" style="position:absolute;left:682;top:6366;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y4scAAADdAAAADwAAAGRycy9kb3ducmV2LnhtbESPQWvCQBCF74X+h2UKvdWNFqRGV5FC&#10;pVh6qErQ25Adk2B2NuyuGvvrO4eCtxnem/e+mS1616oLhdh4NjAcZKCIS28brgzsth8vb6BiQrbY&#10;eiYDN4qwmD8+zDC3/so/dNmkSkkIxxwN1Cl1udaxrMlhHPiOWLSjDw6TrKHSNuBVwl2rR1k21g4b&#10;loYaO3qvqTxtzs7A/mtyLm7FN62L4WR9wODi73ZlzPNTv5yCStSnu/n/+tMK/vhV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gHLixwAAAN0AAAAPAAAAAAAA&#10;AAAAAAAAAKECAABkcnMvZG93bnJldi54bWxQSwUGAAAAAAQABAD5AAAAlQMAAAAA&#10;">
                                              <v:stroke endarrow="block"/>
                                            </v:shape>
                                            <v:shape id="AutoShape 37" o:spid="_x0000_s1096" type="#_x0000_t32" style="position:absolute;left:682;top:6371;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XecQAAADdAAAADwAAAGRycy9kb3ducmV2LnhtbERPTWvCQBC9C/6HZYTedGMLYqKrSKGl&#10;WHpQS9DbkB2TYHY27K4a/fVuQehtHu9z5svONOJCzteWFYxHCQjiwuqaSwW/u4/hFIQPyBoby6Tg&#10;Rh6Wi35vjpm2V97QZRtKEUPYZ6igCqHNpPRFRQb9yLbEkTtaZzBE6EqpHV5juGnka5JMpMGaY0OF&#10;Lb1XVJy2Z6Ng/52e81v+Q+t8nK4P6Iy/7z6Vehl0qxmIQF34Fz/dXzrOn7yl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Nd5xAAAAN0AAAAPAAAAAAAAAAAA&#10;AAAAAKECAABkcnMvZG93bnJldi54bWxQSwUGAAAAAAQABAD5AAAAkgMAAAAA&#10;">
                                              <v:stroke endarrow="block"/>
                                            </v:shape>
                                          </v:group>
                                          <v:group id="Group 38" o:spid="_x0000_s1097" style="position:absolute;left:677;top:6378;width:14;height:10" coordorigin="677,6378" coordsize="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7sSW8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r9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7ElvIAAAA&#10;3QAAAA8AAAAAAAAAAAAAAAAAqgIAAGRycy9kb3ducmV2LnhtbFBLBQYAAAAABAAEAPoAAACfAwAA&#10;AAA=&#10;">
                                            <v:group id="Group 39" o:spid="_x0000_s1098" style="position:absolute;left:677;top:6378;width:5;height:10" coordorigin="677,6378"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rect id="Rectangle 42" o:spid="_x0000_s1099" style="position:absolute;left:677;top:6378;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UMsMA&#10;AADdAAAADwAAAGRycy9kb3ducmV2LnhtbERPTWvCQBC9F/wPywi91Y1SQomuIkJrDvXg2kOPQ3ZM&#10;QrKzMbtN0n/fFYTe5vE+Z7ObbCsG6n3tWMFykYAgLpypuVTwdXl/eQPhA7LB1jEp+CUPu+3saYOZ&#10;cSOfadChFDGEfYYKqhC6TEpfVGTRL1xHHLmr6y2GCPtSmh7HGG5buUqSVFqsOTZU2NGhoqLRP1ZB&#10;0x5veMKj/mz4QzffspaXXCv1PJ/2axCBpvAvfrhzE+enryu4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LUMsMAAADdAAAADwAAAAAAAAAAAAAAAACYAgAAZHJzL2Rv&#10;d25yZXYueG1sUEsFBgAAAAAEAAQA9QAAAIgDAAAAAA==&#10;" filled="f">
                                                <v:fill opacity="0"/>
                                                <v:textbox>
                                                  <w:txbxContent>
                                                    <w:p w:rsidR="008F6355" w:rsidRDefault="008F6355" w:rsidP="006142F6"/>
                                                  </w:txbxContent>
                                                </v:textbox>
                                              </v:rect>
                                              <v:oval id="Oval 40" o:spid="_x0000_s1100" style="position:absolute;left:677;top:638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UbcIA&#10;AADdAAAADwAAAGRycy9kb3ducmV2LnhtbERPTYvCMBC9C/6HMII3TdeKuNUoy4LUk1KVxePQzLbd&#10;bSaliVr/vREEb/N4n7Ncd6YWV2pdZVnBxzgCQZxbXXGh4HTcjOYgnEfWWFsmBXdysF71e0tMtL1x&#10;RteDL0QIYZeggtL7JpHS5SUZdGPbEAfu17YGfYBtIXWLtxBuajmJopk0WHFoKLGh75Ly/8PFKMD9&#10;X5pedj/n3WdaZLGLMZtHqNRw0H0tQHjq/Fv8cm91mD+bxv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ZRtwgAAAN0AAAAPAAAAAAAAAAAAAAAAAJgCAABkcnMvZG93&#10;bnJldi54bWxQSwUGAAAAAAQABAD1AAAAhwMAAAAA&#10;" strokeweight="2pt">
                                                <v:textbox>
                                                  <w:txbxContent>
                                                    <w:p w:rsidR="008F6355" w:rsidRDefault="008F6355" w:rsidP="006142F6"/>
                                                  </w:txbxContent>
                                                </v:textbox>
                                              </v:oval>
                                              <v:oval id="Oval 41" o:spid="_x0000_s1101" style="position:absolute;left:678;top:6379;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MGcMA&#10;AADdAAAADwAAAGRycy9kb3ducmV2LnhtbERPTWvCQBC9C/6HZYTezMYaxMasIoWSnlJiS+lxyI5J&#10;NDsbsqum/74rCL3N431OthtNJ640uNaygkUUgyCurG65VvD1+TZfg3AeWWNnmRT8koPddjrJMNX2&#10;xiVdD74WIYRdigoa7/tUSlc1ZNBFticO3NEOBn2AQy31gLcQbjr5HMcrabDl0NBgT68NVefDxSjA&#10;j1OeX4rvn+Ilr8ulW2K5jlGpp9m434DwNPp/8cP9rsP8VZLA/Ztwgt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gMGcMAAADdAAAADwAAAAAAAAAAAAAAAACYAgAAZHJzL2Rv&#10;d25yZXYueG1sUEsFBgAAAAAEAAQA9QAAAIgDAAAAAA==&#10;" strokeweight="2pt">
                                                <v:textbox>
                                                  <w:txbxContent>
                                                    <w:p w:rsidR="008F6355" w:rsidRDefault="008F6355" w:rsidP="006142F6"/>
                                                  </w:txbxContent>
                                                </v:textbox>
                                              </v:oval>
                                            </v:group>
                                            <v:group id="Group 47" o:spid="_x0000_s1102" style="position:absolute;left:686;top:6378;width:5;height:10" coordorigin="686,6378"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8yxw8UAAADdAAAADwAAAGRycy9kb3ducmV2LnhtbERPS2vCQBC+F/wPywi9&#10;1U20ikRXEamlh1BoIpTehuyYBLOzIbvN4993C4Xe5uN7zv44mkb01LnasoJ4EYEgLqyuuVRwzS9P&#10;WxDOI2tsLJOCiRwcD7OHPSbaDvxBfeZLEULYJaig8r5NpHRFRQbdwrbEgbvZzqAPsCul7nAI4aaR&#10;yyjaSIM1h4YKWzpXVNyzb6PgdcDhtIpf+vR+O09f+fr9M41Jqcf5eNqB8DT6f/Gf+02H+Zvn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scPFAAAA3QAA&#10;AA8AAAAAAAAAAAAAAAAAqgIAAGRycy9kb3ducmV2LnhtbFBLBQYAAAAABAAEAPoAAACcAwAAAAA=&#10;">
                                              <v:oval id="Oval 48" o:spid="_x0000_s1103" style="position:absolute;left:687;top:6384;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39cIA&#10;AADdAAAADwAAAGRycy9kb3ducmV2LnhtbERPTYvCMBC9C/sfwix403RVilajLAtST0rdRTwOzdjW&#10;bSaliVr/vREEb/N4n7NYdaYWV2pdZVnB1zACQZxbXXGh4O93PZiCcB5ZY22ZFNzJwWr50Vtgou2N&#10;M7rufSFCCLsEFZTeN4mULi/JoBvahjhwJ9sa9AG2hdQt3kK4qeUoimJpsOLQUGJDPyXl//uLUYC7&#10;c5petofjdpYW2diNMZtGqFT/s/ueg/DU+bf45d7oMD+exP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jf1wgAAAN0AAAAPAAAAAAAAAAAAAAAAAJgCAABkcnMvZG93&#10;bnJldi54bWxQSwUGAAAAAAQABAD1AAAAhwMAAAAA&#10;" strokeweight="2pt">
                                                <v:textbox>
                                                  <w:txbxContent>
                                                    <w:p w:rsidR="008F6355" w:rsidRDefault="008F6355" w:rsidP="006142F6"/>
                                                  </w:txbxContent>
                                                </v:textbox>
                                              </v:oval>
                                              <v:oval id="Oval 49" o:spid="_x0000_s1104" style="position:absolute;left:687;top:6379;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SbsQA&#10;AADdAAAADwAAAGRycy9kb3ducmV2LnhtbERPS2vCQBC+C/0PyxR6MxsfpDZ1FREkPUWSltLjkJ0m&#10;qdnZkF01/vtuQehtPr7nrLej6cSFBtdaVjCLYhDEldUt1wo+3g/TFQjnkTV2lknBjRxsNw+TNaba&#10;XrmgS+lrEULYpaig8b5PpXRVQwZdZHviwH3bwaAPcKilHvAawk0n53GcSIMth4YGe9o3VJ3Ks1GA&#10;x58sO+efX/lLVhcLt8BiFaNST4/j7hWEp9H/i+/uNx3mJ8tn+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Kkm7EAAAA3QAAAA8AAAAAAAAAAAAAAAAAmAIAAGRycy9k&#10;b3ducmV2LnhtbFBLBQYAAAAABAAEAPUAAACJAwAAAAA=&#10;" strokeweight="2pt">
                                                <v:textbox>
                                                  <w:txbxContent>
                                                    <w:p w:rsidR="008F6355" w:rsidRDefault="008F6355" w:rsidP="006142F6"/>
                                                  </w:txbxContent>
                                                </v:textbox>
                                              </v:oval>
                                              <v:rect id="Rectangle 50" o:spid="_x0000_s1105" style="position:absolute;left:686;top:6378;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j2MUA&#10;AADdAAAADwAAAGRycy9kb3ducmV2LnhtbESPQW/CMAyF75P4D5GRuI0UhNBUCAghbXBgh4UddrQa&#10;01ZtnNIEKP9+PkzazdZ7fu/zejv4Vt2pj3VgA7NpBoq4CK7m0sD3+f31DVRMyA7bwGTgSRG2m9HL&#10;GnMXHvxFd5tKJSEcczRQpdTlWseiIo9xGjpi0S6h95hk7UvtenxIuG/1PMuW2mPN0lBhR/uKisbe&#10;vIGmPVzxEw/21PCHbX50rc9Ha8xkPOxWoBIN6d/8d310gr9cCK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uPYxQAAAN0AAAAPAAAAAAAAAAAAAAAAAJgCAABkcnMv&#10;ZG93bnJldi54bWxQSwUGAAAAAAQABAD1AAAAigMAAAAA&#10;" filled="f">
                                                <v:fill opacity="0"/>
                                                <v:textbox>
                                                  <w:txbxContent>
                                                    <w:p w:rsidR="008F6355" w:rsidRDefault="008F6355" w:rsidP="006142F6"/>
                                                  </w:txbxContent>
                                                </v:textbox>
                                              </v:rect>
                                            </v:group>
                                            <v:shape id="AutoShape 53" o:spid="_x0000_s1106" type="#_x0000_t32" style="position:absolute;left:682;top:6381;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FXbsIAAADdAAAADwAAAGRycy9kb3ducmV2LnhtbERP32vCMBB+F/Y/hBv4pumGytY1lU0Q&#10;ZC+iDrbHo7m1Yc2lNLGp//0iCL7dx/fzivVoWzFQ741jBU/zDARx5bThWsHXaTt7AeEDssbWMSm4&#10;kId1+TApMNcu8oGGY6hFCmGfo4ImhC6X0lcNWfRz1xEn7tf1FkOCfS11jzGF21Y+Z9lKWjScGhrs&#10;aNNQ9Xc8WwUm7s3Q7Tbx4/P7x+tI5rJ0Rqnp4/j+BiLQGO7im3un0/zV4hW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FXbsIAAADdAAAADwAAAAAAAAAAAAAA&#10;AAChAgAAZHJzL2Rvd25yZXYueG1sUEsFBgAAAAAEAAQA+QAAAJADAAAAAA==&#10;">
                                              <v:stroke endarrow="block"/>
                                            </v:shape>
                                            <v:shape id="AutoShape 54" o:spid="_x0000_s1107" type="#_x0000_t32" style="position:absolute;left:682;top:6386;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JoLsQAAADdAAAADwAAAGRycy9kb3ducmV2LnhtbESPQWsCMRCF74X+hzAFbzVrQSmrUVQo&#10;iJdSK7THYTPuBjeTZRM36793DoXeZnhv3vtmtRl9qwbqowtsYDYtQBFXwTquDZy/P17fQcWEbLEN&#10;TAbuFGGzfn5aYWlD5i8aTqlWEsKxRANNSl2pdawa8hinoSMW7RJ6j0nWvta2xyzhvtVvRbHQHh1L&#10;Q4Md7RuqrqebN+Dypxu6wz7vjj+/0WZy93lwxkxexu0SVKIx/Zv/rg9W8Bdz4ZdvZAS9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mguxAAAAN0AAAAPAAAAAAAAAAAA&#10;AAAAAKECAABkcnMvZG93bnJldi54bWxQSwUGAAAAAAQABAD5AAAAkgMAAAAA&#10;">
                                              <v:stroke endarrow="block"/>
                                            </v:shape>
                                          </v:group>
                                          <v:group id="Group 55" o:spid="_x0000_s1108" style="position:absolute;left:691;top:6366;width:6;height:5" coordorigin="691,6366" coordsize="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4hHcMAAADdAAAADwAAAGRycy9kb3ducmV2LnhtbERPTYvCMBC9C/6HMII3&#10;TbuLIl2jiKyLBxGsC8vehmZsi82kNLGt/94Igrd5vM9ZrntTiZYaV1pWEE8jEMSZ1SXnCn7Pu8kC&#10;hPPIGivLpOBODtar4WCJibYdn6hNfS5CCLsEFRTe14mULivIoJvamjhwF9sY9AE2udQNdiHcVPIj&#10;iubSYMmhocCatgVl1/RmFPx02G0+4+/2cL1s7//n2fHvEJNS41G/+QLhqfdv8cu912H+fBb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LiEdwwAAAN0AAAAP&#10;AAAAAAAAAAAAAAAAAKoCAABkcnMvZG93bnJldi54bWxQSwUGAAAAAAQABAD6AAAAmgMAAAAA&#10;">
                                            <v:shape id="AutoShape 56" o:spid="_x0000_s1109" type="#_x0000_t32" style="position:absolute;left:691;top:6366;width:6;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egqMUAAADdAAAADwAAAGRycy9kb3ducmV2LnhtbERPTWvCQBC9F/oflil4qxuFSo3ZSCko&#10;RfFQU0K9DdlpEpqdDburRn+9KxR6m8f7nGw5mE6cyPnWsoLJOAFBXFndcq3gq1g9v4LwAVljZ5kU&#10;XMjDMn98yDDV9syfdNqHWsQQ9ikqaELoUyl91ZBBP7Y9ceR+rDMYInS11A7PMdx0cpokM2mw5djQ&#10;YE/vDVW/+6NR8L2dH8tLuaNNOZlvDuiMvxZrpUZPw9sCRKAh/Iv/3B86zp+9TOH+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egqMUAAADdAAAADwAAAAAAAAAA&#10;AAAAAAChAgAAZHJzL2Rvd25yZXYueG1sUEsFBgAAAAAEAAQA+QAAAJMDAAAAAA==&#10;">
                                              <v:stroke endarrow="block"/>
                                            </v:shape>
                                            <v:shape id="AutoShape 57" o:spid="_x0000_s1110" type="#_x0000_t32" style="position:absolute;left:692;top:6369;width:5;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D2WcIAAADdAAAADwAAAGRycy9kb3ducmV2LnhtbERPS2sCMRC+F/wPYYTeulkVRbZGqYIg&#10;vRQfoMdhM90N3UyWTdys/74pFLzNx/ec1Wawjeip88axgkmWgyAunTZcKbic929LED4ga2wck4IH&#10;edisRy8rLLSLfKT+FCqRQtgXqKAOoS2k9GVNFn3mWuLEfbvOYkiwq6TuMKZw28hpni+kRcOpocaW&#10;djWVP6e7VWDil+nbwy5uP683ryOZx9wZpV7Hw8c7iEBDeIr/3Qed5i/mM/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D2WcIAAADdAAAADwAAAAAAAAAAAAAA&#10;AAChAgAAZHJzL2Rvd25yZXYueG1sUEsFBgAAAAAEAAQA+QAAAJADAAAAAA==&#10;">
                                              <v:stroke endarrow="block"/>
                                            </v:shape>
                                          </v:group>
                                          <v:group id="Group 58" o:spid="_x0000_s1111" style="position:absolute;left:692;top:6381;width:6;height:5" coordorigin="692,6381" coordsize="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mChcUAAADdAAAADwAAAGRycy9kb3ducmV2LnhtbERPS2vCQBC+F/wPywi9&#10;1U20ikRXEamlh1BoIpTehuyYBLOzIbvN4993C4Xe5uN7zv44mkb01LnasoJ4EYEgLqyuuVRwzS9P&#10;WxDOI2tsLJOCiRwcD7OHPSbaDvxBfeZLEULYJaig8r5NpHRFRQbdwrbEgbvZzqAPsCul7nAI4aaR&#10;yyjaSIM1h4YKWzpXVNyzb6PgdcDhtIpf+vR+O09f+fr9M41Jqcf5eNqB8DT6f/Gf+02H+Zv1M/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VZgoXFAAAA3QAA&#10;AA8AAAAAAAAAAAAAAAAAqgIAAGRycy9kb3ducmV2LnhtbFBLBQYAAAAABAAEAPoAAACcAwAAAAA=&#10;">
                                            <v:shape id="AutoShape 59" o:spid="_x0000_s1112" type="#_x0000_t32" style="position:absolute;left:692;top:6381;width:6;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43MQAAADdAAAADwAAAGRycy9kb3ducmV2LnhtbERPTWvCQBC9C/0PyxR6042C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jjcxAAAAN0AAAAPAAAAAAAAAAAA&#10;AAAAAKECAABkcnMvZG93bnJldi54bWxQSwUGAAAAAAQABAD5AAAAkgMAAAAA&#10;">
                                              <v:stroke endarrow="block"/>
                                            </v:shape>
                                            <v:shape id="AutoShape 60" o:spid="_x0000_s1113" type="#_x0000_t32" style="position:absolute;left:692;top:6384;width:6;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dVwcIAAADdAAAADwAAAGRycy9kb3ducmV2LnhtbERPTWvDMAy9D/ofjAq9LU4HDSOtG7ZA&#10;ofQy1hXao4i1xCyWQ+zF6b+fB4Pd9Hif2lWz7cVEozeOFayzHARx47ThVsHl4/D4DMIHZI29Y1Jw&#10;Jw/VfvGww1K7yO80nUMrUgj7EhV0IQyllL7pyKLP3ECcuE83WgwJjq3UI8YUbnv5lOeFtGg4NXQ4&#10;UN1R83X+tgpMfDPTcKzj6+l68zqSuW+cUWq1nF+2IALN4V/85z7qNL/Y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dVwcIAAADdAAAADwAAAAAAAAAAAAAA&#10;AAChAgAAZHJzL2Rvd25yZXYueG1sUEsFBgAAAAAEAAQA+QAAAJADAAAAAA==&#10;">
                                              <v:stroke endarrow="block"/>
                                            </v:shape>
                                          </v:group>
                                          <v:group id="Group 69" o:spid="_x0000_s1114" style="position:absolute;left:688;top:6374;width:1;height:3" coordorigin="688,6374"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sc8sUAAADdAAAADwAAAGRycy9kb3ducmV2LnhtbERPS2vCQBC+F/wPyxS8&#10;1U2UpJK6ikiVHkKhKpTehuyYBLOzIbvN4993C4Xe5uN7zmY3mkb01LnasoJ4EYEgLqyuuVRwvRyf&#10;1iCcR9bYWCYFEznYbWcPG8y0HfiD+rMvRQhhl6GCyvs2k9IVFRl0C9sSB+5mO4M+wK6UusMhhJtG&#10;LqMolQZrDg0VtnSoqLifv42C04DDfhW/9vn9dpi+Lsn7Zx6TUvPHcf8CwtPo/8V/7jcd5qfJM/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LHPLFAAAA3QAA&#10;AA8AAAAAAAAAAAAAAAAAqgIAAGRycy9kb3ducmV2LnhtbFBLBQYAAAAABAAEAPoAAACcAwAAAAA=&#10;">
                                            <v:oval id="Oval 70" o:spid="_x0000_s1115" style="position:absolute;left:688;top:6374;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cd8QA&#10;AADdAAAADwAAAGRycy9kb3ducmV2LnhtbESPQWvDMAyF74P+B6PBLqN1Omgoad0yAh29LuthRy1W&#10;k9BYDrbbJP9+Ogx2k3hP733aHyfXqweF2Hk2sF5loIhrbztuDFy+TsstqJiQLfaeycBMEY6HxdMe&#10;C+tH/qRHlRolIRwLNNCmNBRax7olh3HlB2LRrj44TLKGRtuAo4S7Xr9lWa4ddiwNLQ5UtlTfqrsz&#10;EF6HuZzP5Wn9wx/VZtza7/xijXl5nt53oBJN6d/8d322gp9vBFe+kRH0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qXHfEAAAA3QAAAA8AAAAAAAAAAAAAAAAAmAIAAGRycy9k&#10;b3ducmV2LnhtbFBLBQYAAAAABAAEAPUAAACJAwAAAAA=&#10;" fillcolor="black">
                                              <v:textbox>
                                                <w:txbxContent>
                                                  <w:p w:rsidR="008F6355" w:rsidRDefault="008F6355" w:rsidP="006142F6"/>
                                                </w:txbxContent>
                                              </v:textbox>
                                            </v:oval>
                                            <v:oval id="Oval 71" o:spid="_x0000_s1116" style="position:absolute;left:688;top:6375;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57MIA&#10;AADdAAAADwAAAGRycy9kb3ducmV2LnhtbERPTWvCQBC9F/wPyxS8lLpRMNiYjUjA4rXRQ4/T7JiE&#10;ZmfD7tYk/75bKHibx/uc/DCZXtzJ+c6ygvUqAUFcW91xo+B6Ob3uQPiArLG3TApm8nAoFk85ZtqO&#10;/EH3KjQihrDPUEEbwpBJ6euWDPqVHYgjd7POYIjQNVI7HGO46eUmSVJpsOPY0OJAZUv1d/VjFLiX&#10;YS7nc3laf/F7tR13+jO9aqWWz9NxDyLQFB7if/dZx/np9g3+vokn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vnswgAAAN0AAAAPAAAAAAAAAAAAAAAAAJgCAABkcnMvZG93&#10;bnJldi54bWxQSwUGAAAAAAQABAD1AAAAhwMAAAAA&#10;" fillcolor="black">
                                              <v:textbox>
                                                <w:txbxContent>
                                                  <w:p w:rsidR="008F6355" w:rsidRDefault="008F6355" w:rsidP="006142F6"/>
                                                </w:txbxContent>
                                              </v:textbox>
                                            </v:oval>
                                            <v:oval id="Oval 72" o:spid="_x0000_s1117" style="position:absolute;left:688;top:6376;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azMQA&#10;AADdAAAADwAAAGRycy9kb3ducmV2LnhtbESPQWvDMAyF74P+B6PCLmN1Olgoad0yAi29LuuhRy1W&#10;k7BYDrbbJP9+Ogx2k3hP733aHSbXqweF2Hk2sF5loIhrbztuDFy+jq8bUDEhW+w9k4GZIhz2i6cd&#10;FtaP/EmPKjVKQjgWaKBNaSi0jnVLDuPKD8Si3XxwmGQNjbYBRwl3vX7Lslw77FgaWhyobKn+qe7O&#10;QHgZ5nI+l8f1N5+q93Fjr/nFGvO8nD62oBJN6d/8d322gp/n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wmszEAAAA3QAAAA8AAAAAAAAAAAAAAAAAmAIAAGRycy9k&#10;b3ducmV2LnhtbFBLBQYAAAAABAAEAPUAAACJAwAAAAA=&#10;" fillcolor="black">
                                              <v:textbox>
                                                <w:txbxContent>
                                                  <w:p w:rsidR="008F6355" w:rsidRDefault="008F6355" w:rsidP="006142F6"/>
                                                </w:txbxContent>
                                              </v:textbox>
                                            </v:oval>
                                          </v:group>
                                        </v:group>
                                        <v:group id="Group 73" o:spid="_x0000_s1118" style="position:absolute;left:700;top:6374;width:0;height:3" coordorigin="700,6374"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LroMQAAADdAAAADwAAAGRycy9kb3ducmV2LnhtbERPTWuDQBC9F/oflin0&#10;1qy2RIrNRkTa0EMINCmE3AZ3oqI7K+5Gzb/vBgK9zeN9ziqbTSdGGlxjWUG8iEAQl1Y3XCn4PXy9&#10;vINwHlljZ5kUXMlBtn58WGGq7cQ/NO59JUIIuxQV1N73qZSurMmgW9ieOHBnOxj0AQ6V1ANOIdx0&#10;8jWKEmmw4dBQY09FTWW7vxgFmwmn/C3+HLftubieDsvdcRuTUs9Pc/4BwtPs/8V397cO85Mkht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0LroMQAAADdAAAA&#10;DwAAAAAAAAAAAAAAAACqAgAAZHJzL2Rvd25yZXYueG1sUEsFBgAAAAAEAAQA+gAAAJsDAAAAAA==&#10;">
                                          <v:oval id="Oval 74" o:spid="_x0000_s1119" style="position:absolute;left:700;top:6374;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6hIMEA&#10;AADdAAAADwAAAGRycy9kb3ducmV2LnhtbERPTYvCMBC9C/6HMIIXWVMFi1SjLAXF63Y9eJxtxrZs&#10;MylJtO2/NwvC3ubxPmd/HEwrnuR8Y1nBapmAIC6tbrhScP0+fWxB+ICssbVMCkbycDxMJ3vMtO35&#10;i55FqEQMYZ+hgjqELpPSlzUZ9EvbEUfubp3BEKGrpHbYx3DTynWSpNJgw7Ghxo7ymsrf4mEUuEU3&#10;5uMlP61++Fxs+q2+pVet1Hw2fO5ABBrCv/jtvug4P03X8PdNPEEe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uoSDBAAAA3QAAAA8AAAAAAAAAAAAAAAAAmAIAAGRycy9kb3du&#10;cmV2LnhtbFBLBQYAAAAABAAEAPUAAACGAwAAAAA=&#10;" fillcolor="black">
                                            <v:textbox>
                                              <w:txbxContent>
                                                <w:p w:rsidR="008F6355" w:rsidRDefault="008F6355" w:rsidP="006142F6"/>
                                              </w:txbxContent>
                                            </v:textbox>
                                          </v:oval>
                                          <v:oval id="Oval 75" o:spid="_x0000_s1120" style="position:absolute;left:700;top:6375;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Eu8IA&#10;AADdAAAADwAAAGRycy9kb3ducmV2LnhtbERPTYvCMBC9L/gfwgheFk112SLVKFJw8bpdDx7HZmyL&#10;zaQkWdv+eyMs7G0e73O2+8G04kHON5YVLBcJCOLS6oYrBeef43wNwgdkja1lUjCSh/1u8rbFTNue&#10;v+lRhErEEPYZKqhD6DIpfVmTQb+wHXHkbtYZDBG6SmqHfQw3rVwlSSoNNhwbauwor6m8F79GgXvv&#10;xnw85cfllb+Kz36tL+l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4gS7wgAAAN0AAAAPAAAAAAAAAAAAAAAAAJgCAABkcnMvZG93&#10;bnJldi54bWxQSwUGAAAAAAQABAD1AAAAhwMAAAAA&#10;" fillcolor="black">
                                            <v:textbox>
                                              <w:txbxContent>
                                                <w:p w:rsidR="008F6355" w:rsidRDefault="008F6355" w:rsidP="006142F6"/>
                                              </w:txbxContent>
                                            </v:textbox>
                                          </v:oval>
                                          <v:oval id="Oval 76" o:spid="_x0000_s1121" style="position:absolute;left:700;top:6376;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cz8IA&#10;AADdAAAADwAAAGRycy9kb3ducmV2LnhtbERPTYvCMBC9L/gfwgheFk2V3SLVKFJw8bpdDx7HZmyL&#10;zaQkWdv+eyMs7G0e73O2+8G04kHON5YVLBcJCOLS6oYrBeef43wNwgdkja1lUjCSh/1u8rbFTNue&#10;v+lRhErEEPYZKqhD6DIpfVmTQb+wHXHkbtYZDBG6SmqHfQw3rVwlSSoNNhwbauwor6m8F79GgXvv&#10;xnw85cfllb+Kz36tL+l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C5zPwgAAAN0AAAAPAAAAAAAAAAAAAAAAAJgCAABkcnMvZG93&#10;bnJldi54bWxQSwUGAAAAAAQABAD1AAAAhwMAAAAA&#10;" fillcolor="black">
                                            <v:textbox>
                                              <w:txbxContent>
                                                <w:p w:rsidR="008F6355" w:rsidRDefault="008F6355" w:rsidP="006142F6"/>
                                              </w:txbxContent>
                                            </v:textbox>
                                          </v:oval>
                                        </v:group>
                                        <v:group id="Group 77" o:spid="_x0000_s1122" style="position:absolute;left:709;top:6374;width:1;height:2" coordorigin="709,6374"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nto8MAAADdAAAADwAAAGRycy9kb3ducmV2LnhtbERPTYvCMBC9L/gfwgh7&#10;W9MqFqlGEXFlDyKsCuJtaMa22ExKk23rvzeCsLd5vM9ZrHpTiZYaV1pWEI8iEMSZ1SXnCs6n768Z&#10;COeRNVaWScGDHKyWg48Fptp2/Evt0ecihLBLUUHhfZ1K6bKCDLqRrYkDd7ONQR9gk0vdYBfCTSXH&#10;UZRIgyWHhgJr2hSU3Y9/RsGuw249ibft/n7bPK6n6eGyj0mpz2G/noPw1Pt/8dv9o8P8JJnC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ee2jwwAAAN0AAAAP&#10;AAAAAAAAAAAAAAAAAKoCAABkcnMvZG93bnJldi54bWxQSwUGAAAAAAQABAD6AAAAmgMAAAAA&#10;">
                                          <v:oval id="Oval 78" o:spid="_x0000_s1123" style="position:absolute;left:709;top:6374;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nI8EA&#10;AADdAAAADwAAAGRycy9kb3ducmV2LnhtbERPTWvCQBC9C/0PyxR6kbqx0EVSVykBi1ejB49jdkyC&#10;2dmwuzXJv+8KBW/zeJ+z3o62E3fyoXWsYbnIQBBXzrRcazgdd+8rECEiG+wck4aJAmw3L7M15sYN&#10;fKB7GWuRQjjkqKGJsc+lDFVDFsPC9cSJuzpvMSboa2k8DincdvIjy5S02HJqaLCnoqHqVv5aDX7e&#10;T8W0L3bLC/+Un8PKnNXJaP32On5/gYg0xqf43703ab5SCh7fpB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pyPBAAAA3QAAAA8AAAAAAAAAAAAAAAAAmAIAAGRycy9kb3du&#10;cmV2LnhtbFBLBQYAAAAABAAEAPUAAACGAwAAAAA=&#10;" fillcolor="black">
                                            <v:textbox>
                                              <w:txbxContent>
                                                <w:p w:rsidR="008F6355" w:rsidRDefault="008F6355" w:rsidP="006142F6"/>
                                              </w:txbxContent>
                                            </v:textbox>
                                          </v:oval>
                                          <v:oval id="Oval 79" o:spid="_x0000_s1124" style="position:absolute;left:709;top:6375;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CuMIA&#10;AADdAAAADwAAAGRycy9kb3ducmV2LnhtbERPTWvCQBC9C/0PyxR6kbqxYJTUVSRg8dqYg8cxO01C&#10;s7NhdzXJv+8WBG/zeJ+z3Y+mE3dyvrWsYLlIQBBXVrdcKyjPx/cNCB+QNXaWScFEHva7l9kWM20H&#10;/qZ7EWoRQ9hnqKAJoc+k9FVDBv3C9sSR+7HOYIjQ1VI7HGK46eRHkqTSYMuxocGe8oaq3+JmFLh5&#10;P+XTKT8ur/xVrIaNvqSlVurtdTx8ggg0hqf44T7pOD9N1/D/TTxB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QK4wgAAAN0AAAAPAAAAAAAAAAAAAAAAAJgCAABkcnMvZG93&#10;bnJldi54bWxQSwUGAAAAAAQABAD1AAAAhwMAAAAA&#10;" fillcolor="black">
                                            <v:textbox>
                                              <w:txbxContent>
                                                <w:p w:rsidR="008F6355" w:rsidRDefault="008F6355" w:rsidP="006142F6"/>
                                              </w:txbxContent>
                                            </v:textbox>
                                          </v:oval>
                                          <v:oval id="Oval 80" o:spid="_x0000_s1125" style="position:absolute;left:710;top:6376;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WysQA&#10;AADdAAAADwAAAGRycy9kb3ducmV2LnhtbESPQWvDMAyF74P+B6PCLmN1Olgoad0yAi29LuuhRy1W&#10;k7BYDrbbJP9+Ogx2k3hP733aHSbXqweF2Hk2sF5loIhrbztuDFy+jq8bUDEhW+w9k4GZIhz2i6cd&#10;FtaP/EmPKjVKQjgWaKBNaSi0jnVLDuPKD8Si3XxwmGQNjbYBRwl3vX7Lslw77FgaWhyobKn+qe7O&#10;QHgZ5nI+l8f1N5+q93Fjr/nFGvO8nD62oBJN6d/8d322gp/n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GlsrEAAAA3QAAAA8AAAAAAAAAAAAAAAAAmAIAAGRycy9k&#10;b3ducmV2LnhtbFBLBQYAAAAABAAEAPUAAACJAwAAAAA=&#10;" fillcolor="black">
                                            <v:textbox>
                                              <w:txbxContent>
                                                <w:p w:rsidR="008F6355" w:rsidRDefault="008F6355" w:rsidP="006142F6"/>
                                              </w:txbxContent>
                                            </v:textbox>
                                          </v:oval>
                                        </v:group>
                                        <v:group id="Group 81" o:spid="_x0000_s1126" style="position:absolute;left:718;top:6373;width:0;height:3" coordorigin="718,6373"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TTnpsQAAADdAAAADwAAAGRycy9kb3ducmV2LnhtbERPS2vCQBC+F/wPywi9&#10;1U0sDRpdRUTFgxR8gHgbsmMSzM6G7JrEf98tFHqbj+8582VvKtFS40rLCuJRBII4s7rkXMHlvP2Y&#10;gHAeWWNlmRS8yMFyMXibY6ptx0dqTz4XIYRdigoK7+tUSpcVZNCNbE0cuLttDPoAm1zqBrsQbio5&#10;jqJEGiw5NBRY07qg7HF6GgW7DrvVZ7xpD4/7+nU7f31fDzEp9T7sVzMQnnr/L/5z73WYnyR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TTnpsQAAADdAAAA&#10;DwAAAAAAAAAAAAAAAACqAgAAZHJzL2Rvd25yZXYueG1sUEsFBgAAAAAEAAQA+gAAAJsDAAAAAA==&#10;">
                                          <v:oval id="Oval 82" o:spid="_x0000_s1127" style="position:absolute;left:718;top:6373;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MEcUA&#10;AADdAAAADwAAAGRycy9kb3ducmV2LnhtbESPQWvDMAyF74P+B6NBL2N1WlhW0rqlBDp6XdbDjlqs&#10;JmGxHGyvSf79dBjsJvGe3vu0P06uV3cKsfNsYL3KQBHX3nbcGLh+nJ+3oGJCtth7JgMzRTgeFg97&#10;LKwf+Z3uVWqUhHAs0ECb0lBoHeuWHMaVH4hFu/ngMMkaGm0DjhLuer3Jslw77FgaWhyobKn+rn6c&#10;gfA0zOV8Kc/rL36rXsat/cyv1pjl43TagUo0pX/z3/XFCn7+Kv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QwRxQAAAN0AAAAPAAAAAAAAAAAAAAAAAJgCAABkcnMv&#10;ZG93bnJldi54bWxQSwUGAAAAAAQABAD1AAAAigMAAAAA&#10;" fillcolor="black">
                                            <v:textbox>
                                              <w:txbxContent>
                                                <w:p w:rsidR="008F6355" w:rsidRDefault="008F6355" w:rsidP="006142F6"/>
                                              </w:txbxContent>
                                            </v:textbox>
                                          </v:oval>
                                          <v:oval id="Oval 83" o:spid="_x0000_s1128" style="position:absolute;left:718;top:6374;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pisIA&#10;AADdAAAADwAAAGRycy9kb3ducmV2LnhtbERPTWvCQBC9C/0PyxS8iG5SaCrRVUrA4rXRg8dpdkyC&#10;2dmwuzXJv3cLBW/zeJ+z3Y+mE3dyvrWsIF0lIIgrq1uuFZxPh+UahA/IGjvLpGAiD/vdy2yLubYD&#10;f9O9DLWIIexzVNCE0OdS+qohg35le+LIXa0zGCJ0tdQOhxhuOvmWJJk02HJsaLCnoqHqVv4aBW7R&#10;T8V0LA7pD3+V78NaX7KzVmr+On5uQAQaw1P87z7qOD/7SOHvm3iC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amKwgAAAN0AAAAPAAAAAAAAAAAAAAAAAJgCAABkcnMvZG93&#10;bnJldi54bWxQSwUGAAAAAAQABAD1AAAAhwMAAAAA&#10;" fillcolor="black">
                                            <v:textbox>
                                              <w:txbxContent>
                                                <w:p w:rsidR="008F6355" w:rsidRDefault="008F6355" w:rsidP="006142F6"/>
                                              </w:txbxContent>
                                            </v:textbox>
                                          </v:oval>
                                          <v:oval id="Oval 84" o:spid="_x0000_s1129" style="position:absolute;left:718;top:6376;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3/cIA&#10;AADdAAAADwAAAGRycy9kb3ducmV2LnhtbERPTYvCMBC9C/6HMIIX0VRhu9I1ihRcvG71sMexmW2L&#10;zaQkWdv+e7Ow4G0e73N2h8G04kHON5YVrFcJCOLS6oYrBdfLabkF4QOyxtYyKRjJw2E/neww07bn&#10;L3oUoRIxhH2GCuoQukxKX9Zk0K9sRxy5H+sMhghdJbXDPoabVm6SJJUGG44NNXaU11Tei1+jwC26&#10;MR/P+Wl948/ird/q7/SqlZrPhuMHiEBDeIn/3Wcd56fvG/j7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zf9wgAAAN0AAAAPAAAAAAAAAAAAAAAAAJgCAABkcnMvZG93&#10;bnJldi54bWxQSwUGAAAAAAQABAD1AAAAhwMAAAAA&#10;" fillcolor="black">
                                            <v:textbox>
                                              <w:txbxContent>
                                                <w:p w:rsidR="008F6355" w:rsidRDefault="008F6355" w:rsidP="006142F6"/>
                                              </w:txbxContent>
                                            </v:textbox>
                                          </v:oval>
                                        </v:group>
                                        <v:group id="Group 85" o:spid="_x0000_s1130" style="position:absolute;left:721;top:6369;width:7;height:14" coordorigin="721,6369" coordsize="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VGkcUAAADdAAAADwAAAGRycy9kb3ducmV2LnhtbERPTWvCQBC9F/wPyxS8&#10;NZsoTSXNKiJVPIRCVSi9DdkxCWZnQ3abxH/fLRR6m8f7nHwzmVYM1LvGsoIkikEQl1Y3XCm4nPdP&#10;KxDOI2tsLZOCOznYrGcPOWbajvxBw8lXIoSwy1BB7X2XSenKmgy6yHbEgbva3qAPsK+k7nEM4aaV&#10;izhOpcGGQ0ONHe1qKm+nb6PgMOK4XSZvQ3G77u5f5+f3zyIhpeaP0/YVhKfJ/4v/3Ecd5qcv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FRpHFAAAA3QAA&#10;AA8AAAAAAAAAAAAAAAAAqgIAAGRycy9kb3ducmV2LnhtbFBLBQYAAAAABAAEAPoAAACcAwAAAAA=&#10;">
                                          <v:shape id="AutoShape 86" o:spid="_x0000_s1131" type="#_x0000_t32" style="position:absolute;left:721;top:6369;width:7;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BJ8QAAADdAAAADwAAAGRycy9kb3ducmV2LnhtbERPS2sCMRC+C/6HMEJvmrUUH1ujSKFF&#10;lB58sLS3YTPdXdxMliTq6q83BcHbfHzPmS1aU4szOV9ZVjAcJCCIc6srLhQc9p/9CQgfkDXWlknB&#10;lTws5t3ODFNtL7yl8y4UIoawT1FBGUKTSunzkgz6gW2II/dnncEQoSukdniJ4aaWr0kykgYrjg0l&#10;NvRRUn7cnYyCn830lF2zb1pnw+n6F53xt/2XUi+9dvkOIlAbnuKHe6Xj/NH4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p8EnxAAAAN0AAAAPAAAAAAAAAAAA&#10;AAAAAKECAABkcnMvZG93bnJldi54bWxQSwUGAAAAAAQABAD5AAAAkgMAAAAA&#10;">
                                            <v:stroke endarrow="block"/>
                                          </v:shape>
                                          <v:shape id="AutoShape 87" o:spid="_x0000_s1132" type="#_x0000_t32" style="position:absolute;left:721;top:6378;width:7;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CX1sIAAADdAAAADwAAAGRycy9kb3ducmV2LnhtbERP32vCMBB+F/Y/hBv4ZtMN1NEZy1YQ&#10;ZC+iDrbHo7m1Yc2lNFlT//tFEHy7j+/nbcrJdmKkwRvHCp6yHARx7bThRsHnebd4AeEDssbOMSm4&#10;kIdy+zDbYKFd5CONp9CIFMK+QAVtCH0hpa9bsugz1xMn7scNFkOCQyP1gDGF204+5/lKWjScGlrs&#10;qWqp/j39WQUmHszY76v4/vH17XUkc1k6o9T8cXp7BRFoCnfxzb3Xaf5qv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CX1sIAAADdAAAADwAAAAAAAAAAAAAA&#10;AAChAgAAZHJzL2Rvd25yZXYueG1sUEsFBgAAAAAEAAQA+QAAAJADAAAAAA==&#10;">
                                            <v:stroke endarrow="block"/>
                                          </v:shape>
                                          <v:shape id="AutoShape 88" o:spid="_x0000_s1133" type="#_x0000_t32" style="position:absolute;left:721;top:6376;width: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n6y8QAAADdAAAADwAAAGRycy9kb3ducmV2LnhtbERPTWvCQBC9F/wPywi91Y0eYo2uUgSl&#10;KB6qJbS3ITsmodnZsLtq9Ne7gtDbPN7nzBadacSZnK8tKxgOEhDEhdU1lwq+D6u3dxA+IGtsLJOC&#10;K3lYzHsvM8y0vfAXnfehFDGEfYYKqhDaTEpfVGTQD2xLHLmjdQZDhK6U2uElhptGjpIklQZrjg0V&#10;trSsqPjbn4yCn+3klF/zHW3y4WTzi87422Gt1Gu/+5iCCNSFf/HT/anj/HScwu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frLxAAAAN0AAAAPAAAAAAAAAAAA&#10;AAAAAKECAABkcnMvZG93bnJldi54bWxQSwUGAAAAAAQABAD5AAAAkgMAAAAA&#10;">
                                            <v:stroke endarrow="block"/>
                                          </v:shape>
                                        </v:group>
                                        <v:shape id="AutoShape 89" o:spid="_x0000_s1134" type="#_x0000_t32" style="position:absolute;left:734;top:6369;width:4;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6sOsIAAADdAAAADwAAAGRycy9kb3ducmV2LnhtbERPyWrDMBC9F/IPYgK91XICWXCjhCYQ&#10;CL2ULJAcB2tqi1ojYymW8/dVoZDbPN46q81gG9FT541jBZMsB0FcOm24UnA579+WIHxA1tg4JgUP&#10;8rBZj15WWGgX+Uj9KVQihbAvUEEdQltI6cuaLPrMtcSJ+3adxZBgV0ndYUzhtpHTPJ9Li4ZTQ40t&#10;7Woqf053q8DEL9O3h13cfl5vXkcyj5kzSr2Oh493EIGG8BT/uw86zZ8vFvD3TTpB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6sOsIAAADdAAAADwAAAAAAAAAAAAAA&#10;AAChAgAAZHJzL2Rvd25yZXYueG1sUEsFBgAAAAAEAAQA+QAAAJADAAAAAA==&#10;">
                                          <v:stroke endarrow="block"/>
                                        </v:shape>
                                        <v:shape id="AutoShape 90" o:spid="_x0000_s1135" type="#_x0000_t32" style="position:absolute;left:733;top:6378;width:5;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IscAAADdAAAADwAAAGRycy9kb3ducmV2LnhtbESPQWvCQBCF70L/wzKF3nRjD7ZGV5FC&#10;S7H0UJWgtyE7JsHsbNhdNfbXdw4FbzO8N+99M1/2rlUXCrHxbGA8ykARl942XBnYbd+Hr6BiQrbY&#10;eiYDN4qwXDwM5phbf+UfumxSpSSEY44G6pS6XOtY1uQwjnxHLNrRB4dJ1lBpG/Aq4a7Vz1k20Q4b&#10;loYaO3qrqTxtzs7A/mt6Lm7FN62L8XR9wODi7/bDmKfHfjUDlahPd/P/9acV/MmL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6ssixwAAAN0AAAAPAAAAAAAA&#10;AAAAAAAAAKECAABkcnMvZG93bnJldi54bWxQSwUGAAAAAAQABAD5AAAAlQMAAAAA&#10;">
                                          <v:stroke endarrow="block"/>
                                        </v:shape>
                                        <v:shape id="AutoShape 91" o:spid="_x0000_s1136" type="#_x0000_t32" style="position:absolute;left:734;top:6376;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2d08IAAADdAAAADwAAAGRycy9kb3ducmV2LnhtbERPTWsCMRC9C/0PYQreNFtBbbdGqYIg&#10;XkQttMdhM90N3UyWTdys/94Igrd5vM9ZrHpbi45abxwreBtnIIgLpw2XCr7P29E7CB+QNdaOScGV&#10;PKyWL4MF5tpFPlJ3CqVIIexzVFCF0ORS+qIii37sGuLE/bnWYkiwLaVuMaZwW8tJls2kRcOpocKG&#10;NhUV/6eLVWDiwXTNbhPX+59fryOZ69QZpYav/dcniEB9eIof7p1O82fzD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2d08IAAADdAAAADwAAAAAAAAAAAAAA&#10;AAChAgAAZHJzL2Rvd25yZXYueG1sUEsFBgAAAAAEAAQA+QAAAJADAAAAAA==&#10;">
                                          <v:stroke endarrow="block"/>
                                        </v:shape>
                                      </v:group>
                                      <v:shape id="AutoShape 89" o:spid="_x0000_s1137" type="#_x0000_t32" style="position:absolute;left:44488;top:10103;width:2880;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m3A8cAAADdAAAADwAAAGRycy9kb3ducmV2LnhtbESPQWvCQBCF74X+h2UK3upGD6LRVUqh&#10;RZQeqiXU25Adk2B2NuyuGvvrOwfB2wzvzXvfLFa9a9WFQmw8GxgNM1DEpbcNVwZ+9h+vU1AxIVts&#10;PZOBG0VYLZ+fFphbf+VvuuxSpSSEY44G6pS6XOtY1uQwDn1HLNrRB4dJ1lBpG/Aq4a7V4yybaIcN&#10;S0ONHb3XVJ52Z2fgdzs7F7fiizbFaLY5YHDxb/9pzOClf5uDStSnh/l+vbaCP5kKv3wjI+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SbcDxwAAAN0AAAAPAAAAAAAA&#10;AAAAAAAAAKECAABkcnMvZG93bnJldi54bWxQSwUGAAAAAAQABAD5AAAAlQMAAAAA&#10;">
                                        <v:stroke endarrow="block"/>
                                      </v:shape>
                                    </v:group>
                                    <v:shape id="AutoShape 89" o:spid="_x0000_s1138" type="#_x0000_t32" style="position:absolute;left:44488;top:14691;width:2880;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USmMQAAADdAAAADwAAAGRycy9kb3ducmV2LnhtbERPS2vCQBC+F/oflin01mziQTR1lVJQ&#10;xOLBB8HehuyYBLOzYXfV6K93CwVv8/E9ZzLrTSsu5HxjWUGWpCCIS6sbrhTsd/OPEQgfkDW2lknB&#10;jTzMpq8vE8y1vfKGLttQiRjCPkcFdQhdLqUvazLoE9sRR+5oncEQoaukdniN4aaVgzQdSoMNx4Ya&#10;O/quqTxtz0bB4Wd8Lm7FmlZFNl79ojP+vlso9f7Wf32CCNSHp/jfvdRx/nCUwd838QQ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RKYxAAAAN0AAAAPAAAAAAAAAAAA&#10;AAAAAKECAABkcnMvZG93bnJldi54bWxQSwUGAAAAAAQABAD5AAAAkgMAAAAA&#10;">
                                      <v:stroke endarrow="block"/>
                                    </v:shape>
                                    <v:oval id="Oval 5" o:spid="_x0000_s1139" style="position:absolute;left:47930;top:9017;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LbMIA&#10;AADdAAAADwAAAGRycy9kb3ducmV2LnhtbERPTYvCMBC9C/sfwix4s+kqSLcaZRGknpTqsuxxaMa2&#10;2kxKE7X+eyMI3ubxPme+7E0jrtS52rKCrygGQVxYXXOp4PewHiUgnEfW2FgmBXdysFx8DOaYanvj&#10;nK57X4oQwi5FBZX3bSqlKyoy6CLbEgfuaDuDPsCulLrDWwg3jRzH8VQarDk0VNjSqqLivL8YBbg7&#10;Zdll+/e//c7KfOImmCcxKjX87H9mIDz1/i1+uTc6zJ8mY3h+E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xItswgAAAN0AAAAPAAAAAAAAAAAAAAAAAJgCAABkcnMvZG93&#10;bnJldi54bWxQSwUGAAAAAAQABAD1AAAAhwMAAAAA&#10;" strokeweight="2pt">
                                      <v:textbox>
                                        <w:txbxContent>
                                          <w:p w:rsidR="008F6355" w:rsidRDefault="008F6355" w:rsidP="006142F6"/>
                                        </w:txbxContent>
                                      </v:textbox>
                                    </v:oval>
                                    <v:oval id="Oval 6" o:spid="_x0000_s1140" style="position:absolute;left:47930;top:13644;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u98EA&#10;AADdAAAADwAAAGRycy9kb3ducmV2LnhtbERPTYvCMBC9L/gfwgje1lQLUqtRRJB6cqm7iMehGdtq&#10;MylN1PrvzcLC3ubxPme57k0jHtS52rKCyTgCQVxYXXOp4Od795mAcB5ZY2OZFLzIwXo1+Fhiqu2T&#10;c3ocfSlCCLsUFVTet6mUrqjIoBvbljhwF9sZ9AF2pdQdPkO4aeQ0imbSYM2hocKWthUVt+PdKMCv&#10;a5bdD6fzYZ6VeexizJMIlRoN+80ChKfe/4v/3Hsd5s+SGH6/CS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ILvfBAAAA3QAAAA8AAAAAAAAAAAAAAAAAmAIAAGRycy9kb3du&#10;cmV2LnhtbFBLBQYAAAAABAAEAPUAAACGAwAAAAA=&#10;" strokeweight="2pt">
                                      <v:textbox>
                                        <w:txbxContent>
                                          <w:p w:rsidR="008F6355" w:rsidRDefault="008F6355" w:rsidP="006142F6"/>
                                        </w:txbxContent>
                                      </v:textbox>
                                    </v:oval>
                                    <v:oval id="Oval 7" o:spid="_x0000_s1141" style="position:absolute;left:48089;top:18237;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G2g8IA&#10;AADdAAAADwAAAGRycy9kb3ducmV2LnhtbERPTYvCMBC9C/6HMII3TVdFutUoy4LUk1KVxePQzLbd&#10;bSaliVr/vREEb/N4n7Ncd6YWV2pdZVnBxzgCQZxbXXGh4HTcjGIQziNrrC2Tgjs5WK/6vSUm2t44&#10;o+vBFyKEsEtQQel9k0jp8pIMurFtiAP3a1uDPsC2kLrFWwg3tZxE0VwarDg0lNjQd0n5/+FiFOD+&#10;L00vu5/z7jMtsqmbYhZHqNRw0H0tQHjq/Fv8cm91mD+PZ/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baDwgAAAN0AAAAPAAAAAAAAAAAAAAAAAJgCAABkcnMvZG93&#10;bnJldi54bWxQSwUGAAAAAAQABAD1AAAAhwMAAAAA&#10;" strokeweight="2pt">
                                      <v:textbox>
                                        <w:txbxContent>
                                          <w:p w:rsidR="008F6355" w:rsidRDefault="008F6355" w:rsidP="006142F6"/>
                                        </w:txbxContent>
                                      </v:textbox>
                                    </v:oval>
                                  </v:group>
                                </v:group>
                                <v:shape id="TextBox 132" o:spid="_x0000_s1142" type="#_x0000_t202" style="position:absolute;left:43316;top:5743;width:6972;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YFEcEA&#10;AADdAAAADwAAAGRycy9kb3ducmV2LnhtbERPTYvCMBC9C/6HMII3TRQVrUYRRfC0y7oqeBuasS02&#10;k9JEW//9ZmFhb/N4n7PatLYUL6p94VjDaKhAEKfOFJxpOH8fBnMQPiAbLB2Thjd52Ky7nRUmxjX8&#10;Ra9TyEQMYZ+ghjyEKpHSpzlZ9ENXEUfu7mqLIcI6k6bGJobbUo6VmkmLBceGHCva5ZQ+Tk+r4fJx&#10;v10n6jPb22nVuFZJtgupdb/XbpcgArXhX/znPpo4fzaf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GBRHBAAAA3QAAAA8AAAAAAAAAAAAAAAAAmAIAAGRycy9kb3du&#10;cmV2LnhtbFBLBQYAAAAABAAEAPUAAACGAwAAAAA=&#10;" filled="f" stroked="f">
                                  <v:textbox>
                                    <w:txbxContent>
                                      <w:p w:rsidR="008F6355" w:rsidRDefault="008F6355" w:rsidP="006142F6">
                                        <w:pPr>
                                          <w:pStyle w:val="af1"/>
                                          <w:spacing w:before="0" w:beforeAutospacing="0" w:after="0" w:afterAutospacing="0"/>
                                        </w:pPr>
                                        <w:proofErr w:type="spellStart"/>
                                        <w:proofErr w:type="gramStart"/>
                                        <w:r>
                                          <w:rPr>
                                            <w:rFonts w:ascii="Times New Roman" w:eastAsiaTheme="minorEastAsia" w:hAnsi="Times New Roman" w:cs="Times New Roman"/>
                                            <w:color w:val="000000" w:themeColor="text1"/>
                                            <w:kern w:val="24"/>
                                            <w:sz w:val="20"/>
                                            <w:szCs w:val="20"/>
                                          </w:rPr>
                                          <w:t>softmax</w:t>
                                        </w:r>
                                        <w:proofErr w:type="spellEnd"/>
                                        <w:proofErr w:type="gramEnd"/>
                                      </w:p>
                                    </w:txbxContent>
                                  </v:textbox>
                                </v:shape>
                                <v:shape id="TextBox 133" o:spid="_x0000_s1143" type="#_x0000_t202" style="position:absolute;left:36491;top:3895;width:581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bZsIA&#10;AADdAAAADwAAAGRycy9kb3ducmV2LnhtbERPS2sCMRC+C/6HMEJvmih20a1ZEUXoqaU+Cr0Nm9kH&#10;3UyWTXS3/74pFLzNx/eczXawjbhT52vHGuYzBYI4d6bmUsPlfJyuQPiAbLBxTBp+yMM2G482mBrX&#10;8wfdT6EUMYR9ihqqENpUSp9XZNHPXEscucJ1FkOEXSlNh30Mt41cKJVIizXHhgpb2leUf59uVsP1&#10;rfj6XKr38mCf294NSrJdS62fJsPuBUSgITzE/+5XE+cnqwT+vokn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JtmwgAAAN0AAAAPAAAAAAAAAAAAAAAAAJgCAABkcnMvZG93&#10;bnJldi54bWxQSwUGAAAAAAQABAD1AAAAhwMAAAAA&#10;" filled="f" stroked="f">
                                  <v:textbox>
                                    <w:txbxContent>
                                      <w:p w:rsidR="008F6355" w:rsidRDefault="008F6355" w:rsidP="006142F6">
                                        <w:pPr>
                                          <w:pStyle w:val="af1"/>
                                          <w:spacing w:before="0" w:beforeAutospacing="0" w:after="0" w:afterAutospacing="0"/>
                                        </w:pPr>
                                      </w:p>
                                    </w:txbxContent>
                                  </v:textbox>
                                </v:shape>
                              </v:group>
                              <v:shape id="_x0000_s1144" type="#_x0000_t202" style="position:absolute;left:-4060;top:1444;width:5143;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cMA&#10;AADdAAAADwAAAGRycy9kb3ducmV2LnhtbERPyWrDMBC9F/oPYgq9NVJLmsWJbEpDIKeUOAvkNlgT&#10;28QaGUuN3b+PCoXe5vHWWWaDbcSNOl871vA6UiCIC2dqLjUc9uuXGQgfkA02jknDD3nI0seHJSbG&#10;9byjWx5KEUPYJ6ihCqFNpPRFRRb9yLXEkbu4zmKIsCul6bCP4baRb0pNpMWaY0OFLX1WVFzzb6vh&#10;uL2cT2P1Va7se9u7QUm2c6n189PwsQARaAj/4j/3xsT5k9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g+/cMAAADdAAAADwAAAAAAAAAAAAAAAACYAgAAZHJzL2Rv&#10;d25yZXYueG1sUEsFBgAAAAAEAAQA9QAAAIgDAAAAAA==&#10;" filled="f" stroked="f">
                                <v:textbox>
                                  <w:txbxContent>
                                    <w:p w:rsidR="008F6355" w:rsidRDefault="008F6355" w:rsidP="006142F6">
                                      <w:pPr>
                                        <w:pStyle w:val="af1"/>
                                        <w:spacing w:before="0" w:beforeAutospacing="0" w:after="0" w:afterAutospacing="0"/>
                                      </w:pPr>
                                      <w:r>
                                        <w:rPr>
                                          <w:rFonts w:ascii="Times New Roman" w:eastAsiaTheme="minorEastAsia" w:hAnsi="Times New Roman" w:cs="Times New Roman" w:hint="eastAsia"/>
                                          <w:color w:val="000000" w:themeColor="text1"/>
                                          <w:kern w:val="24"/>
                                          <w:sz w:val="20"/>
                                          <w:szCs w:val="20"/>
                                        </w:rPr>
                                        <w:t>输入</w:t>
                                      </w:r>
                                    </w:p>
                                  </w:txbxContent>
                                </v:textbox>
                              </v:shape>
                              <v:shape id="_x0000_s1145" type="#_x0000_t202" style="position:absolute;left:47252;top:3974;width:7030;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qj8UA&#10;AADdAAAADwAAAGRycy9kb3ducmV2LnhtbESPQWvCQBCF70L/wzKF3nS3UsWmrlIshZ4Uoy30NmTH&#10;JDQ7G7JbE/+9cxC8zfDevPfNcj34Rp2pi3VgC88TA4q4CK7m0sLx8DlegIoJ2WETmCxcKMJ69TBa&#10;YuZCz3s656lUEsIxQwtVSm2mdSwq8hgnoSUW7RQ6j0nWrtSuw17CfaOnxsy1x5qlocKWNhUVf/m/&#10;t/C9Pf3+vJhd+eFnbR8Go9m/amufHof3N1CJhnQ3366/nODPF4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6qPxQAAAN0AAAAPAAAAAAAAAAAAAAAAAJgCAABkcnMv&#10;ZG93bnJldi54bWxQSwUGAAAAAAQABAD1AAAAigMAAAAA&#10;" filled="f" stroked="f">
                                <v:textbox>
                                  <w:txbxContent>
                                    <w:p w:rsidR="008F6355" w:rsidRDefault="008F6355" w:rsidP="006142F6">
                                      <w:pPr>
                                        <w:pStyle w:val="af1"/>
                                        <w:spacing w:before="0" w:beforeAutospacing="0" w:after="0" w:afterAutospacing="0"/>
                                      </w:pPr>
                                      <w:r>
                                        <w:rPr>
                                          <w:rFonts w:ascii="Times New Roman" w:eastAsiaTheme="minorEastAsia" w:hAnsi="Times New Roman" w:cs="Times New Roman" w:hint="eastAsia"/>
                                          <w:color w:val="000000" w:themeColor="text1"/>
                                          <w:kern w:val="24"/>
                                          <w:sz w:val="20"/>
                                          <w:szCs w:val="20"/>
                                        </w:rPr>
                                        <w:t>输出类别</w:t>
                                      </w:r>
                                    </w:p>
                                  </w:txbxContent>
                                </v:textbox>
                              </v:shape>
                            </v:group>
                            <v:shape id="TextBox 110" o:spid="_x0000_s1146" type="#_x0000_t202" style="position:absolute;left:23853;top:22581;width:7268;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FMEA&#10;AADdAAAADwAAAGRycy9kb3ducmV2LnhtbERPS4vCMBC+C/6HMMLeNHFR0WoUWRH2tLK+wNvQjG2x&#10;mZQm2u6/N8KCt/n4nrNYtbYUD6p94VjDcKBAEKfOFJxpOB62/SkIH5ANlo5Jwx95WC27nQUmxjX8&#10;S499yEQMYZ+ghjyEKpHSpzlZ9ANXEUfu6mqLIcI6k6bGJobbUn4qNZEWC44NOVb0lVN629+thtPP&#10;9XIeqV22seOqca2SbGdS649eu56DCNSGt/jf/W3i/Ml0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LDxTBAAAA3QAAAA8AAAAAAAAAAAAAAAAAmAIAAGRycy9kb3du&#10;cmV2LnhtbFBLBQYAAAAABAAEAPUAAACGAwAAAAA=&#10;" filled="f" stroked="f">
                              <v:textbox>
                                <w:txbxContent>
                                  <w:p w:rsidR="008F6355" w:rsidRDefault="008F6355"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综合处理各特征</w:t>
                                    </w:r>
                                  </w:p>
                                </w:txbxContent>
                              </v:textbox>
                            </v:shape>
                          </v:group>
                        </v:group>
                      </v:group>
                    </v:group>
                    <v:rect id="矩形 69" o:spid="_x0000_s1147" style="position:absolute;left:44288;top:8030;width:5487;height:13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ApMYA&#10;AADdAAAADwAAAGRycy9kb3ducmV2LnhtbESPQWvCQBCF70L/wzKFXkQ3thA0dZVWUKQHQdtLb9Ps&#10;NAlmZ8PuauK/7xwK3t4wb755b7keXKuuFGLj2cBsmoEiLr1tuDLw9bmdzEHFhGyx9UwGbhRhvXoY&#10;LbGwvucjXU+pUgLhWKCBOqWu0DqWNTmMU98Ry+7XB4dJxlBpG7AXuGv1c5bl2mHD8qHGjjY1lefT&#10;xRn42X2Hzfz9ZZcu41zQ5+qDDr0xT4/D2yuoREO6m/+v91bi5wvJL21Egl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pApMYAAADdAAAADwAAAAAAAAAAAAAAAACYAgAAZHJz&#10;L2Rvd25yZXYueG1sUEsFBgAAAAAEAAQA9QAAAIsDAAAAAA==&#10;" filled="f" strokecolor="red" strokeweight="2pt"/>
                    <v:rect id="矩形 69" o:spid="_x0000_s1148" style="position:absolute;left:37132;top:10177;width:5486;height:8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MWqsUA&#10;AADdAAAADwAAAGRycy9kb3ducmV2LnhtbERPTWsCMRC9C/6HMEIvolkrSrs1ii2telHoWtHjsJnu&#10;Lt1MliTq9t83BcHbPN7nzBatqcWFnK8sKxgNExDEudUVFwq+9h+DJxA+IGusLZOCX/KwmHc7M0y1&#10;vfInXbJQiBjCPkUFZQhNKqXPSzLoh7Yhjty3dQZDhK6Q2uE1hptaPibJVBqsODaU2NBbSflPdjYK&#10;tqudWbevh9Ohfp+cj0s37lOzVuqh1y5fQARqw118c290nD99HsH/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xaqxQAAAN0AAAAPAAAAAAAAAAAAAAAAAJgCAABkcnMv&#10;ZG93bnJldi54bWxQSwUGAAAAAAQABAD1AAAAigMAAAAA&#10;" filled="f" strokecolor="#76923c [2406]" strokeweight="2pt"/>
                  </v:group>
                </v:group>
                <v:rect id="矩形 116" o:spid="_x0000_s1149" style="position:absolute;left:11370;top:5724;width:5029;height:17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d3sMA&#10;AADdAAAADwAAAGRycy9kb3ducmV2LnhtbERPTYvCMBC9L/gfwgje1tQeRKtRRBCEBXFdFY9DMzbF&#10;ZlKbbFv//WZhYW/zeJ+zXPe2Ei01vnSsYDJOQBDnTpdcKDh/7d5nIHxA1lg5JgUv8rBeDd6WmGnX&#10;8Se1p1CIGMI+QwUmhDqT0ueGLPqxq4kjd3eNxRBhU0jdYBfDbSXTJJlKiyXHBoM1bQ3lj9O3VfBI&#10;za3+2B3Tg+XLZD7rWrw+70qNhv1mASJQH/7Ff+69jvOn8xR+v4kn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9d3sMAAADdAAAADwAAAAAAAAAAAAAAAACYAgAAZHJzL2Rv&#10;d25yZXYueG1sUEsFBgAAAAAEAAQA9QAAAIgDAAAAAA==&#10;" filled="f" strokecolor="#5f497a [2407]" strokeweight="2pt"/>
                <v:rect id="矩形 116" o:spid="_x0000_s1150" style="position:absolute;left:30692;top:8030;width:3837;height:13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P4RcMA&#10;AADdAAAADwAAAGRycy9kb3ducmV2LnhtbERP32vCMBB+F/wfwg32NlM7EK1GGYIgCMOpGz4ezdkU&#10;m0ttYtv992Yw8O0+vp+3WPW2Ei01vnSsYDxKQBDnTpdcKDgdN29TED4ga6wck4Jf8rBaDgcLzLTr&#10;+IvaQyhEDGGfoQITQp1J6XNDFv3I1cSRu7jGYoiwKaRusIvhtpJpkkykxZJjg8Ga1oby6+FuFVxT&#10;c653m336afl7PJt2Lf7cLkq9vvQfcxCB+vAU/7u3Os6fzN7h75t4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P4RcMAAADdAAAADwAAAAAAAAAAAAAAAACYAgAAZHJzL2Rv&#10;d25yZXYueG1sUEsFBgAAAAAEAAQA9QAAAIgDAAAAAA==&#10;" filled="f" strokecolor="#5f497a [2407]" strokeweight="2pt"/>
              </v:group>
            </w:pict>
          </mc:Fallback>
        </mc:AlternateContent>
      </w:r>
      <w:ins w:id="178" w:author="User" w:date="2016-10-23T07:56:00Z">
        <w:r>
          <w:rPr>
            <w:noProof/>
          </w:rPr>
          <mc:AlternateContent>
            <mc:Choice Requires="wps">
              <w:drawing>
                <wp:anchor distT="0" distB="0" distL="114300" distR="114300" simplePos="0" relativeHeight="251715072" behindDoc="0" locked="0" layoutInCell="1" allowOverlap="1" wp14:anchorId="29383A05" wp14:editId="6D16A13D">
                  <wp:simplePos x="0" y="0"/>
                  <wp:positionH relativeFrom="column">
                    <wp:posOffset>977265</wp:posOffset>
                  </wp:positionH>
                  <wp:positionV relativeFrom="paragraph">
                    <wp:posOffset>114604</wp:posOffset>
                  </wp:positionV>
                  <wp:extent cx="694055" cy="487045"/>
                  <wp:effectExtent l="0" t="0" r="0" b="0"/>
                  <wp:wrapNone/>
                  <wp:docPr id="1600" name="TextBox 119"/>
                  <wp:cNvGraphicFramePr/>
                  <a:graphic xmlns:a="http://schemas.openxmlformats.org/drawingml/2006/main">
                    <a:graphicData uri="http://schemas.microsoft.com/office/word/2010/wordprocessingShape">
                      <wps:wsp>
                        <wps:cNvSpPr txBox="1"/>
                        <wps:spPr>
                          <a:xfrm>
                            <a:off x="0" y="0"/>
                            <a:ext cx="694055" cy="487045"/>
                          </a:xfrm>
                          <a:prstGeom prst="rect">
                            <a:avLst/>
                          </a:prstGeom>
                          <a:noFill/>
                        </wps:spPr>
                        <wps:txbx>
                          <w:txbxContent>
                            <w:p w:rsidR="00231D64" w:rsidDel="00E533A7" w:rsidRDefault="00231D64" w:rsidP="00E533A7">
                              <w:pPr>
                                <w:pStyle w:val="af1"/>
                                <w:spacing w:before="0" w:beforeAutospacing="0" w:after="0" w:afterAutospacing="0"/>
                                <w:rPr>
                                  <w:del w:id="179" w:author="User" w:date="2016-10-23T07:56:00Z"/>
                                </w:rPr>
                              </w:pPr>
                              <w:r>
                                <w:rPr>
                                  <w:rFonts w:ascii="Times New Roman" w:eastAsiaTheme="minorEastAsia" w:hAnsi="Times New Roman" w:cs="Times New Roman"/>
                                  <w:color w:val="000000" w:themeColor="text1"/>
                                  <w:kern w:val="24"/>
                                  <w:sz w:val="20"/>
                                  <w:szCs w:val="20"/>
                                </w:rPr>
                                <w:t>Net</w:t>
                              </w:r>
                              <w:ins w:id="180" w:author="User" w:date="2016-10-23T07:56:00Z">
                                <w:r>
                                  <w:rPr>
                                    <w:rFonts w:ascii="Times New Roman" w:eastAsiaTheme="minorEastAsia" w:hAnsi="Times New Roman" w:cs="Times New Roman" w:hint="eastAsia"/>
                                    <w:color w:val="000000" w:themeColor="text1"/>
                                    <w:kern w:val="24"/>
                                    <w:sz w:val="20"/>
                                    <w:szCs w:val="20"/>
                                  </w:rPr>
                                  <w:t>3</w:t>
                                </w:r>
                              </w:ins>
                              <w:del w:id="181" w:author="User" w:date="2016-10-23T07:56:00Z">
                                <w:r w:rsidDel="00E533A7">
                                  <w:rPr>
                                    <w:rFonts w:ascii="Times New Roman" w:eastAsiaTheme="minorEastAsia" w:hAnsi="Times New Roman" w:cs="Times New Roman"/>
                                    <w:color w:val="000000" w:themeColor="text1"/>
                                    <w:kern w:val="24"/>
                                    <w:sz w:val="20"/>
                                    <w:szCs w:val="20"/>
                                  </w:rPr>
                                  <w:delText>1</w:delText>
                                </w:r>
                                <w:r w:rsidDel="00E533A7">
                                  <w:rPr>
                                    <w:rFonts w:ascii="Times New Roman" w:eastAsiaTheme="minorEastAsia" w:cs="Times New Roman" w:hint="eastAsia"/>
                                    <w:color w:val="000000" w:themeColor="text1"/>
                                    <w:kern w:val="24"/>
                                    <w:sz w:val="20"/>
                                    <w:szCs w:val="20"/>
                                  </w:rPr>
                                  <w:delText>的</w:delText>
                                </w:r>
                              </w:del>
                            </w:p>
                            <w:p w:rsidR="00231D64" w:rsidRDefault="00231D64" w:rsidP="00E533A7">
                              <w:pPr>
                                <w:pStyle w:val="af1"/>
                                <w:spacing w:before="0" w:beforeAutospacing="0" w:after="0" w:afterAutospacing="0"/>
                              </w:pPr>
                              <w:del w:id="182" w:author="User" w:date="2016-10-23T07:56:00Z">
                                <w:r w:rsidDel="00E533A7">
                                  <w:rPr>
                                    <w:rFonts w:ascii="Times New Roman" w:eastAsiaTheme="minorEastAsia" w:cs="Times New Roman" w:hint="eastAsia"/>
                                    <w:color w:val="000000" w:themeColor="text1"/>
                                    <w:kern w:val="24"/>
                                    <w:sz w:val="20"/>
                                    <w:szCs w:val="20"/>
                                  </w:rPr>
                                  <w:delText>基本结构</w:delText>
                                </w:r>
                              </w:del>
                            </w:p>
                          </w:txbxContent>
                        </wps:txbx>
                        <wps:bodyPr wrap="square" rtlCol="0">
                          <a:noAutofit/>
                        </wps:bodyPr>
                      </wps:wsp>
                    </a:graphicData>
                  </a:graphic>
                </wp:anchor>
              </w:drawing>
            </mc:Choice>
            <mc:Fallback>
              <w:pict>
                <v:shape id="TextBox 119" o:spid="_x0000_s1151" type="#_x0000_t202" style="position:absolute;left:0;text-align:left;margin-left:76.95pt;margin-top:9pt;width:54.65pt;height:38.3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" filled="f" stroked="f">
                  <v:textbox>
                    <w:txbxContent>
                      <w:p w:rsidR="008F6355" w:rsidDel="00E533A7" w:rsidRDefault="008F6355" w:rsidP="00E533A7">
                        <w:pPr>
                          <w:pStyle w:val="af1"/>
                          <w:spacing w:before="0" w:beforeAutospacing="0" w:after="0" w:afterAutospacing="0"/>
                          <w:rPr>
                            <w:del w:id="164" w:author="User" w:date="2016-10-23T07:56:00Z"/>
                          </w:rPr>
                        </w:pPr>
                        <w:r>
                          <w:rPr>
                            <w:rFonts w:ascii="Times New Roman" w:eastAsiaTheme="minorEastAsia" w:hAnsi="Times New Roman" w:cs="Times New Roman"/>
                            <w:color w:val="000000" w:themeColor="text1"/>
                            <w:kern w:val="24"/>
                            <w:sz w:val="20"/>
                            <w:szCs w:val="20"/>
                          </w:rPr>
                          <w:t>Net</w:t>
                        </w:r>
                        <w:ins w:id="165" w:author="User" w:date="2016-10-23T07:56:00Z">
                          <w:r>
                            <w:rPr>
                              <w:rFonts w:ascii="Times New Roman" w:eastAsiaTheme="minorEastAsia" w:hAnsi="Times New Roman" w:cs="Times New Roman" w:hint="eastAsia"/>
                              <w:color w:val="000000" w:themeColor="text1"/>
                              <w:kern w:val="24"/>
                              <w:sz w:val="20"/>
                              <w:szCs w:val="20"/>
                            </w:rPr>
                            <w:t>3</w:t>
                          </w:r>
                        </w:ins>
                        <w:del w:id="166" w:author="User" w:date="2016-10-23T07:56:00Z">
                          <w:r w:rsidDel="00E533A7">
                            <w:rPr>
                              <w:rFonts w:ascii="Times New Roman" w:eastAsiaTheme="minorEastAsia" w:hAnsi="Times New Roman" w:cs="Times New Roman"/>
                              <w:color w:val="000000" w:themeColor="text1"/>
                              <w:kern w:val="24"/>
                              <w:sz w:val="20"/>
                              <w:szCs w:val="20"/>
                            </w:rPr>
                            <w:delText>1</w:delText>
                          </w:r>
                          <w:r w:rsidDel="00E533A7">
                            <w:rPr>
                              <w:rFonts w:ascii="Times New Roman" w:eastAsiaTheme="minorEastAsia" w:cs="Times New Roman" w:hint="eastAsia"/>
                              <w:color w:val="000000" w:themeColor="text1"/>
                              <w:kern w:val="24"/>
                              <w:sz w:val="20"/>
                              <w:szCs w:val="20"/>
                            </w:rPr>
                            <w:delText>的</w:delText>
                          </w:r>
                        </w:del>
                      </w:p>
                      <w:p w:rsidR="008F6355" w:rsidRDefault="008F6355" w:rsidP="00E533A7">
                        <w:pPr>
                          <w:pStyle w:val="af1"/>
                          <w:spacing w:before="0" w:beforeAutospacing="0" w:after="0" w:afterAutospacing="0"/>
                        </w:pPr>
                        <w:del w:id="167" w:author="User" w:date="2016-10-23T07:56:00Z">
                          <w:r w:rsidDel="00E533A7">
                            <w:rPr>
                              <w:rFonts w:ascii="Times New Roman" w:eastAsiaTheme="minorEastAsia" w:cs="Times New Roman" w:hint="eastAsia"/>
                              <w:color w:val="000000" w:themeColor="text1"/>
                              <w:kern w:val="24"/>
                              <w:sz w:val="20"/>
                              <w:szCs w:val="20"/>
                            </w:rPr>
                            <w:delText>基本结构</w:delText>
                          </w:r>
                        </w:del>
                      </w:p>
                    </w:txbxContent>
                  </v:textbox>
                </v:shape>
              </w:pict>
            </mc:Fallback>
          </mc:AlternateContent>
        </w:r>
      </w:ins>
    </w:p>
    <w:p w:rsidR="00E16A04" w:rsidRDefault="00E533A7">
      <w:pPr>
        <w:spacing w:line="300" w:lineRule="auto"/>
        <w:ind w:firstLine="480"/>
        <w:rPr>
          <w:rFonts w:ascii="Times New Roman" w:eastAsiaTheme="minorEastAsia" w:hAnsi="Times New Roman" w:cs="Times New Roman"/>
          <w:sz w:val="24"/>
          <w:szCs w:val="24"/>
        </w:rPr>
      </w:pPr>
      <w:ins w:id="183" w:author="User" w:date="2016-10-23T07:56:00Z">
        <w:r>
          <w:rPr>
            <w:noProof/>
          </w:rPr>
          <mc:AlternateContent>
            <mc:Choice Requires="wps">
              <w:drawing>
                <wp:anchor distT="0" distB="0" distL="114300" distR="114300" simplePos="0" relativeHeight="251717120" behindDoc="0" locked="0" layoutInCell="1" allowOverlap="1" wp14:anchorId="6DC24491" wp14:editId="50CD515B">
                  <wp:simplePos x="0" y="0"/>
                  <wp:positionH relativeFrom="column">
                    <wp:posOffset>2893060</wp:posOffset>
                  </wp:positionH>
                  <wp:positionV relativeFrom="paragraph">
                    <wp:posOffset>42849</wp:posOffset>
                  </wp:positionV>
                  <wp:extent cx="694055" cy="487045"/>
                  <wp:effectExtent l="0" t="0" r="0" b="0"/>
                  <wp:wrapNone/>
                  <wp:docPr id="1601" name="TextBox 119"/>
                  <wp:cNvGraphicFramePr/>
                  <a:graphic xmlns:a="http://schemas.openxmlformats.org/drawingml/2006/main">
                    <a:graphicData uri="http://schemas.microsoft.com/office/word/2010/wordprocessingShape">
                      <wps:wsp>
                        <wps:cNvSpPr txBox="1"/>
                        <wps:spPr>
                          <a:xfrm>
                            <a:off x="0" y="0"/>
                            <a:ext cx="694055" cy="487045"/>
                          </a:xfrm>
                          <a:prstGeom prst="rect">
                            <a:avLst/>
                          </a:prstGeom>
                          <a:noFill/>
                        </wps:spPr>
                        <wps:txbx>
                          <w:txbxContent>
                            <w:p w:rsidR="00231D64" w:rsidDel="00E533A7" w:rsidRDefault="00231D64" w:rsidP="00E533A7">
                              <w:pPr>
                                <w:pStyle w:val="af1"/>
                                <w:spacing w:before="0" w:beforeAutospacing="0" w:after="0" w:afterAutospacing="0"/>
                                <w:rPr>
                                  <w:del w:id="184" w:author="User" w:date="2016-10-23T07:56:00Z"/>
                                </w:rPr>
                              </w:pPr>
                              <w:r>
                                <w:rPr>
                                  <w:rFonts w:ascii="Times New Roman" w:eastAsiaTheme="minorEastAsia" w:hAnsi="Times New Roman" w:cs="Times New Roman"/>
                                  <w:color w:val="000000" w:themeColor="text1"/>
                                  <w:kern w:val="24"/>
                                  <w:sz w:val="20"/>
                                  <w:szCs w:val="20"/>
                                </w:rPr>
                                <w:t>Net</w:t>
                              </w:r>
                              <w:ins w:id="185" w:author="User" w:date="2016-10-23T07:56:00Z">
                                <w:r>
                                  <w:rPr>
                                    <w:rFonts w:ascii="Times New Roman" w:eastAsiaTheme="minorEastAsia" w:hAnsi="Times New Roman" w:cs="Times New Roman" w:hint="eastAsia"/>
                                    <w:color w:val="000000" w:themeColor="text1"/>
                                    <w:kern w:val="24"/>
                                    <w:sz w:val="20"/>
                                    <w:szCs w:val="20"/>
                                  </w:rPr>
                                  <w:t>3</w:t>
                                </w:r>
                              </w:ins>
                              <w:del w:id="186" w:author="User" w:date="2016-10-23T07:56:00Z">
                                <w:r w:rsidDel="00E533A7">
                                  <w:rPr>
                                    <w:rFonts w:ascii="Times New Roman" w:eastAsiaTheme="minorEastAsia" w:hAnsi="Times New Roman" w:cs="Times New Roman"/>
                                    <w:color w:val="000000" w:themeColor="text1"/>
                                    <w:kern w:val="24"/>
                                    <w:sz w:val="20"/>
                                    <w:szCs w:val="20"/>
                                  </w:rPr>
                                  <w:delText>1</w:delText>
                                </w:r>
                                <w:r w:rsidDel="00E533A7">
                                  <w:rPr>
                                    <w:rFonts w:ascii="Times New Roman" w:eastAsiaTheme="minorEastAsia" w:cs="Times New Roman" w:hint="eastAsia"/>
                                    <w:color w:val="000000" w:themeColor="text1"/>
                                    <w:kern w:val="24"/>
                                    <w:sz w:val="20"/>
                                    <w:szCs w:val="20"/>
                                  </w:rPr>
                                  <w:delText>的</w:delText>
                                </w:r>
                              </w:del>
                            </w:p>
                            <w:p w:rsidR="00231D64" w:rsidRDefault="00231D64" w:rsidP="00E533A7">
                              <w:pPr>
                                <w:pStyle w:val="af1"/>
                                <w:spacing w:before="0" w:beforeAutospacing="0" w:after="0" w:afterAutospacing="0"/>
                              </w:pPr>
                              <w:del w:id="187" w:author="User" w:date="2016-10-23T07:56:00Z">
                                <w:r w:rsidDel="00E533A7">
                                  <w:rPr>
                                    <w:rFonts w:ascii="Times New Roman" w:eastAsiaTheme="minorEastAsia" w:cs="Times New Roman" w:hint="eastAsia"/>
                                    <w:color w:val="000000" w:themeColor="text1"/>
                                    <w:kern w:val="24"/>
                                    <w:sz w:val="20"/>
                                    <w:szCs w:val="20"/>
                                  </w:rPr>
                                  <w:delText>基本结构</w:delText>
                                </w:r>
                              </w:del>
                            </w:p>
                          </w:txbxContent>
                        </wps:txbx>
                        <wps:bodyPr wrap="square" rtlCol="0">
                          <a:noAutofit/>
                        </wps:bodyPr>
                      </wps:wsp>
                    </a:graphicData>
                  </a:graphic>
                </wp:anchor>
              </w:drawing>
            </mc:Choice>
            <mc:Fallback>
              <w:pict>
                <v:shape id="_x0000_s1152" type="#_x0000_t202" style="position:absolute;left:0;text-align:left;margin-left:227.8pt;margin-top:3.35pt;width:54.65pt;height:38.3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" filled="f" stroked="f">
                  <v:textbox>
                    <w:txbxContent>
                      <w:p w:rsidR="008F6355" w:rsidDel="00E533A7" w:rsidRDefault="008F6355" w:rsidP="00E533A7">
                        <w:pPr>
                          <w:pStyle w:val="af1"/>
                          <w:spacing w:before="0" w:beforeAutospacing="0" w:after="0" w:afterAutospacing="0"/>
                          <w:rPr>
                            <w:del w:id="173" w:author="User" w:date="2016-10-23T07:56:00Z"/>
                          </w:rPr>
                        </w:pPr>
                        <w:r>
                          <w:rPr>
                            <w:rFonts w:ascii="Times New Roman" w:eastAsiaTheme="minorEastAsia" w:hAnsi="Times New Roman" w:cs="Times New Roman"/>
                            <w:color w:val="000000" w:themeColor="text1"/>
                            <w:kern w:val="24"/>
                            <w:sz w:val="20"/>
                            <w:szCs w:val="20"/>
                          </w:rPr>
                          <w:t>Net</w:t>
                        </w:r>
                        <w:ins w:id="174" w:author="User" w:date="2016-10-23T07:56:00Z">
                          <w:r>
                            <w:rPr>
                              <w:rFonts w:ascii="Times New Roman" w:eastAsiaTheme="minorEastAsia" w:hAnsi="Times New Roman" w:cs="Times New Roman" w:hint="eastAsia"/>
                              <w:color w:val="000000" w:themeColor="text1"/>
                              <w:kern w:val="24"/>
                              <w:sz w:val="20"/>
                              <w:szCs w:val="20"/>
                            </w:rPr>
                            <w:t>3</w:t>
                          </w:r>
                        </w:ins>
                        <w:del w:id="175" w:author="User" w:date="2016-10-23T07:56:00Z">
                          <w:r w:rsidDel="00E533A7">
                            <w:rPr>
                              <w:rFonts w:ascii="Times New Roman" w:eastAsiaTheme="minorEastAsia" w:hAnsi="Times New Roman" w:cs="Times New Roman"/>
                              <w:color w:val="000000" w:themeColor="text1"/>
                              <w:kern w:val="24"/>
                              <w:sz w:val="20"/>
                              <w:szCs w:val="20"/>
                            </w:rPr>
                            <w:delText>1</w:delText>
                          </w:r>
                          <w:r w:rsidDel="00E533A7">
                            <w:rPr>
                              <w:rFonts w:ascii="Times New Roman" w:eastAsiaTheme="minorEastAsia" w:cs="Times New Roman" w:hint="eastAsia"/>
                              <w:color w:val="000000" w:themeColor="text1"/>
                              <w:kern w:val="24"/>
                              <w:sz w:val="20"/>
                              <w:szCs w:val="20"/>
                            </w:rPr>
                            <w:delText>的</w:delText>
                          </w:r>
                        </w:del>
                      </w:p>
                      <w:p w:rsidR="008F6355" w:rsidRDefault="008F6355" w:rsidP="00E533A7">
                        <w:pPr>
                          <w:pStyle w:val="af1"/>
                          <w:spacing w:before="0" w:beforeAutospacing="0" w:after="0" w:afterAutospacing="0"/>
                        </w:pPr>
                        <w:del w:id="176" w:author="User" w:date="2016-10-23T07:56:00Z">
                          <w:r w:rsidDel="00E533A7">
                            <w:rPr>
                              <w:rFonts w:ascii="Times New Roman" w:eastAsiaTheme="minorEastAsia" w:cs="Times New Roman" w:hint="eastAsia"/>
                              <w:color w:val="000000" w:themeColor="text1"/>
                              <w:kern w:val="24"/>
                              <w:sz w:val="20"/>
                              <w:szCs w:val="20"/>
                            </w:rPr>
                            <w:delText>基本结构</w:delText>
                          </w:r>
                        </w:del>
                      </w:p>
                    </w:txbxContent>
                  </v:textbox>
                </v:shape>
              </w:pict>
            </mc:Fallback>
          </mc:AlternateContent>
        </w:r>
      </w:ins>
    </w:p>
    <w:p w:rsidR="00E16A04" w:rsidRDefault="00E16A04">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E25226" w:rsidRDefault="00E25226">
      <w:pPr>
        <w:spacing w:before="156" w:after="156" w:line="300" w:lineRule="auto"/>
        <w:jc w:val="center"/>
        <w:rPr>
          <w:ins w:id="188" w:author="User" w:date="2016-10-24T16:29:00Z"/>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 xml:space="preserve">1. </w:t>
      </w:r>
      <w:r w:rsidRPr="00C54053">
        <w:rPr>
          <w:rFonts w:ascii="Times New Roman" w:eastAsiaTheme="minorEastAsia" w:hAnsi="Times New Roman" w:cs="Times New Roman"/>
          <w:sz w:val="24"/>
          <w:szCs w:val="24"/>
        </w:rPr>
        <w:t>神经网络总体结构图</w:t>
      </w:r>
      <w:r w:rsidR="00E16A04">
        <w:rPr>
          <w:rFonts w:ascii="Times New Roman" w:eastAsiaTheme="minorEastAsia" w:hAnsi="Times New Roman" w:cs="Times New Roman" w:hint="eastAsia"/>
          <w:sz w:val="24"/>
          <w:szCs w:val="24"/>
        </w:rPr>
        <w:t>。</w:t>
      </w:r>
    </w:p>
    <w:p w:rsidR="008F6355" w:rsidRDefault="008F6355" w:rsidP="008F6355">
      <w:pPr>
        <w:spacing w:line="300" w:lineRule="auto"/>
        <w:jc w:val="center"/>
        <w:rPr>
          <w:ins w:id="189" w:author="User" w:date="2016-10-24T16:29:00Z"/>
          <w:rFonts w:ascii="Times New Roman" w:eastAsiaTheme="minorEastAsia" w:hAnsi="Times New Roman" w:cs="Times New Roman"/>
          <w:sz w:val="24"/>
          <w:szCs w:val="24"/>
        </w:rPr>
      </w:pPr>
      <w:ins w:id="190" w:author="User" w:date="2016-10-24T16:29:00Z">
        <w:r>
          <w:rPr>
            <w:rFonts w:ascii="Times New Roman" w:eastAsiaTheme="minorEastAsia" w:hAnsi="Times New Roman" w:cs="Times New Roman" w:hint="eastAsia"/>
            <w:sz w:val="24"/>
            <w:szCs w:val="24"/>
          </w:rPr>
          <w:t>表</w:t>
        </w:r>
        <w:r>
          <w:rPr>
            <w:rFonts w:ascii="Times New Roman" w:eastAsiaTheme="minorEastAsia" w:hAnsi="Times New Roman" w:cs="Times New Roman" w:hint="eastAsia"/>
            <w:sz w:val="24"/>
            <w:szCs w:val="24"/>
          </w:rPr>
          <w:t xml:space="preserve">1 </w:t>
        </w:r>
        <w:r>
          <w:rPr>
            <w:rFonts w:ascii="Times New Roman" w:eastAsiaTheme="minorEastAsia" w:hAnsi="Times New Roman" w:cs="Times New Roman" w:hint="eastAsia"/>
            <w:sz w:val="24"/>
            <w:szCs w:val="24"/>
          </w:rPr>
          <w:t>整个神经网络的流程</w:t>
        </w:r>
      </w:ins>
    </w:p>
    <w:tbl>
      <w:tblPr>
        <w:tblStyle w:val="af0"/>
        <w:tblW w:w="0" w:type="auto"/>
        <w:tblLook w:val="04A0" w:firstRow="1" w:lastRow="0" w:firstColumn="1" w:lastColumn="0" w:noHBand="0" w:noVBand="1"/>
      </w:tblPr>
      <w:tblGrid>
        <w:gridCol w:w="8522"/>
      </w:tblGrid>
      <w:tr w:rsidR="008F6355" w:rsidRPr="00230450" w:rsidTr="008F6355">
        <w:trPr>
          <w:ins w:id="191" w:author="User" w:date="2016-10-24T16:29:00Z"/>
        </w:trPr>
        <w:tc>
          <w:tcPr>
            <w:tcW w:w="8522" w:type="dxa"/>
          </w:tcPr>
          <w:p w:rsidR="008F6355" w:rsidRDefault="008F6355" w:rsidP="008F6355">
            <w:pPr>
              <w:spacing w:line="300" w:lineRule="auto"/>
              <w:rPr>
                <w:ins w:id="192" w:author="User" w:date="2016-10-24T16:29:00Z"/>
                <w:rFonts w:ascii="Times New Roman" w:eastAsiaTheme="minorEastAsia" w:hAnsi="Times New Roman" w:cs="Times New Roman"/>
                <w:sz w:val="24"/>
                <w:szCs w:val="24"/>
              </w:rPr>
            </w:pPr>
            <w:ins w:id="193" w:author="User" w:date="2016-10-24T16:29:00Z">
              <w:r>
                <w:rPr>
                  <w:rFonts w:ascii="Times New Roman" w:eastAsiaTheme="minorEastAsia" w:hAnsi="Times New Roman" w:cs="Times New Roman" w:hint="eastAsia"/>
                  <w:sz w:val="24"/>
                  <w:szCs w:val="24"/>
                </w:rPr>
                <w:t>假设，只经过</w:t>
              </w:r>
              <w:r>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个</w:t>
              </w:r>
              <w:r>
                <w:rPr>
                  <w:rFonts w:ascii="Times New Roman" w:eastAsiaTheme="minorEastAsia" w:hAnsi="Times New Roman" w:cs="Times New Roman" w:hint="eastAsia"/>
                  <w:sz w:val="24"/>
                  <w:szCs w:val="24"/>
                </w:rPr>
                <w:t>Net1</w:t>
              </w:r>
              <w:r>
                <w:rPr>
                  <w:rFonts w:ascii="Times New Roman" w:eastAsiaTheme="minorEastAsia" w:hAnsi="Times New Roman" w:cs="Times New Roman" w:hint="eastAsia"/>
                  <w:sz w:val="24"/>
                  <w:szCs w:val="24"/>
                </w:rPr>
                <w:t>和</w:t>
              </w:r>
              <w:r>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个</w:t>
              </w:r>
              <w:r>
                <w:rPr>
                  <w:rFonts w:ascii="Times New Roman" w:eastAsiaTheme="minorEastAsia" w:hAnsi="Times New Roman" w:cs="Times New Roman" w:hint="eastAsia"/>
                  <w:sz w:val="24"/>
                  <w:szCs w:val="24"/>
                </w:rPr>
                <w:t>Net2</w:t>
              </w:r>
              <w:r>
                <w:rPr>
                  <w:rFonts w:ascii="Times New Roman" w:eastAsiaTheme="minorEastAsia" w:hAnsi="Times New Roman" w:cs="Times New Roman" w:hint="eastAsia"/>
                  <w:sz w:val="24"/>
                  <w:szCs w:val="24"/>
                </w:rPr>
                <w:t>，每个点特征都只包括两个不同类型的特征描述</w:t>
              </w:r>
              <w:commentRangeStart w:id="194"/>
              <w:r>
                <w:rPr>
                  <w:rFonts w:ascii="Times New Roman" w:eastAsiaTheme="minorEastAsia" w:hAnsi="Times New Roman" w:cs="Times New Roman" w:hint="eastAsia"/>
                  <w:sz w:val="24"/>
                  <w:szCs w:val="24"/>
                </w:rPr>
                <w:t>子</w:t>
              </w:r>
              <w:commentRangeEnd w:id="194"/>
              <w:r>
                <w:rPr>
                  <w:rStyle w:val="a6"/>
                </w:rPr>
                <w:commentReference w:id="194"/>
              </w:r>
              <w:r>
                <w:rPr>
                  <w:rFonts w:ascii="Times New Roman" w:eastAsiaTheme="minorEastAsia" w:hAnsi="Times New Roman" w:cs="Times New Roman" w:hint="eastAsia"/>
                  <w:sz w:val="24"/>
                  <w:szCs w:val="24"/>
                </w:rPr>
                <w:t>，</w:t>
              </w:r>
              <w:proofErr w:type="gramStart"/>
              <w:r>
                <w:rPr>
                  <w:rFonts w:ascii="Times New Roman" w:eastAsiaTheme="minorEastAsia" w:hAnsi="Times New Roman" w:cs="Times New Roman" w:hint="eastAsia"/>
                  <w:sz w:val="24"/>
                  <w:szCs w:val="24"/>
                </w:rPr>
                <w:t>整个点集被</w:t>
              </w:r>
              <w:proofErr w:type="gramEnd"/>
              <w:r>
                <w:rPr>
                  <w:rFonts w:ascii="Times New Roman" w:eastAsiaTheme="minorEastAsia" w:hAnsi="Times New Roman" w:cs="Times New Roman" w:hint="eastAsia"/>
                  <w:sz w:val="24"/>
                  <w:szCs w:val="24"/>
                </w:rPr>
                <w:t>分成三个层次。</w:t>
              </w:r>
            </w:ins>
          </w:p>
          <w:p w:rsidR="008F6355" w:rsidRDefault="008F6355" w:rsidP="008F6355">
            <w:pPr>
              <w:spacing w:line="300" w:lineRule="auto"/>
              <w:rPr>
                <w:ins w:id="195" w:author="User" w:date="2016-10-24T16:29:00Z"/>
                <w:rFonts w:ascii="Times New Roman" w:eastAsiaTheme="minorEastAsia" w:hAnsi="Times New Roman" w:cs="Times New Roman"/>
                <w:sz w:val="24"/>
                <w:szCs w:val="24"/>
              </w:rPr>
            </w:pPr>
            <w:ins w:id="196" w:author="User" w:date="2016-10-24T16:29:00Z">
              <w:r>
                <w:rPr>
                  <w:rFonts w:ascii="Times New Roman" w:eastAsiaTheme="minorEastAsia" w:hAnsi="Times New Roman" w:cs="Times New Roman" w:hint="eastAsia"/>
                  <w:sz w:val="24"/>
                  <w:szCs w:val="24"/>
                </w:rPr>
                <w:t>输入</w:t>
              </w: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hint="eastAsia"/>
                  <w:sz w:val="24"/>
                  <w:szCs w:val="24"/>
                </w:rPr>
                <w:t>一个</w:t>
              </w:r>
              <w:proofErr w:type="gramStart"/>
              <w:r>
                <w:rPr>
                  <w:rFonts w:ascii="Times New Roman" w:eastAsiaTheme="minorEastAsia" w:hAnsi="Times New Roman" w:cs="Times New Roman" w:hint="eastAsia"/>
                  <w:sz w:val="24"/>
                  <w:szCs w:val="24"/>
                </w:rPr>
                <w:t>点集的所有点</w:t>
              </w:r>
              <w:proofErr w:type="gramEnd"/>
              <w:r>
                <w:rPr>
                  <w:rFonts w:ascii="Times New Roman" w:eastAsiaTheme="minorEastAsia" w:hAnsi="Times New Roman" w:cs="Times New Roman" w:hint="eastAsia"/>
                  <w:sz w:val="24"/>
                  <w:szCs w:val="24"/>
                </w:rPr>
                <w:t>特征，</w:t>
              </w:r>
              <w:r w:rsidRPr="00C54053">
                <w:rPr>
                  <w:rFonts w:ascii="Times New Roman" w:eastAsiaTheme="minorEastAsia" w:hAnsi="Times New Roman" w:cs="Times New Roman"/>
                  <w:sz w:val="24"/>
                  <w:szCs w:val="24"/>
                </w:rPr>
                <w:t>X</w:t>
              </w:r>
              <w:r w:rsidRPr="00C54053">
                <w:rPr>
                  <w:rFonts w:ascii="Times New Roman" w:eastAsiaTheme="minorEastAsia" w:hAnsi="Times New Roman" w:cs="Times New Roman"/>
                  <w:sz w:val="24"/>
                  <w:szCs w:val="24"/>
                  <w:vertAlign w:val="subscript"/>
                </w:rPr>
                <w:t>1</w:t>
              </w:r>
              <w:r>
                <w:rPr>
                  <w:rFonts w:ascii="Times New Roman" w:eastAsiaTheme="minorEastAsia" w:hAnsi="Times New Roman" w:cs="Times New Roman" w:hint="eastAsia"/>
                  <w:sz w:val="24"/>
                  <w:szCs w:val="24"/>
                </w:rPr>
                <w:t>，</w:t>
              </w:r>
              <w:proofErr w:type="gramStart"/>
              <w:r>
                <w:rPr>
                  <w:rFonts w:ascii="Times New Roman" w:eastAsiaTheme="minorEastAsia" w:hAnsi="Times New Roman" w:cs="Times New Roman" w:hint="eastAsia"/>
                  <w:sz w:val="24"/>
                  <w:szCs w:val="24"/>
                </w:rPr>
                <w:t>这个点集对应</w:t>
              </w:r>
              <w:proofErr w:type="gramEnd"/>
              <w:r>
                <w:rPr>
                  <w:rFonts w:ascii="Times New Roman" w:eastAsiaTheme="minorEastAsia" w:hAnsi="Times New Roman" w:cs="Times New Roman" w:hint="eastAsia"/>
                  <w:sz w:val="24"/>
                  <w:szCs w:val="24"/>
                </w:rPr>
                <w:t>的</w:t>
              </w:r>
              <w:proofErr w:type="spellStart"/>
              <w:r>
                <w:rPr>
                  <w:rFonts w:ascii="Times New Roman" w:eastAsiaTheme="minorEastAsia" w:hAnsi="Times New Roman" w:cs="Times New Roman" w:hint="eastAsia"/>
                  <w:sz w:val="24"/>
                  <w:szCs w:val="24"/>
                </w:rPr>
                <w:t>DMst</w:t>
              </w:r>
              <w:proofErr w:type="spellEnd"/>
              <w:r>
                <w:rPr>
                  <w:rFonts w:ascii="Times New Roman" w:eastAsiaTheme="minorEastAsia" w:hAnsi="Times New Roman" w:cs="Times New Roman" w:hint="eastAsia"/>
                  <w:sz w:val="24"/>
                  <w:szCs w:val="24"/>
                </w:rPr>
                <w:t>结构</w:t>
              </w:r>
            </w:ins>
          </w:p>
          <w:p w:rsidR="008F6355" w:rsidRDefault="008F6355" w:rsidP="008F6355">
            <w:pPr>
              <w:spacing w:line="300" w:lineRule="auto"/>
              <w:rPr>
                <w:ins w:id="197" w:author="User" w:date="2016-10-24T16:29:00Z"/>
                <w:rFonts w:ascii="Times New Roman" w:eastAsiaTheme="minorEastAsia" w:hAnsi="Times New Roman" w:cs="Times New Roman"/>
                <w:sz w:val="24"/>
                <w:szCs w:val="24"/>
                <w:vertAlign w:val="superscript"/>
              </w:rPr>
            </w:pPr>
            <w:ins w:id="198" w:author="User" w:date="2016-10-24T16:29:00Z">
              <w:r>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，按照</w:t>
              </w:r>
              <w:proofErr w:type="spellStart"/>
              <w:r>
                <w:rPr>
                  <w:rFonts w:ascii="Times New Roman" w:eastAsiaTheme="minorEastAsia" w:hAnsi="Times New Roman" w:cs="Times New Roman" w:hint="eastAsia"/>
                  <w:sz w:val="24"/>
                  <w:szCs w:val="24"/>
                </w:rPr>
                <w:t>DMst</w:t>
              </w:r>
              <w:proofErr w:type="spellEnd"/>
              <w:r>
                <w:rPr>
                  <w:rFonts w:ascii="Times New Roman" w:eastAsiaTheme="minorEastAsia" w:hAnsi="Times New Roman" w:cs="Times New Roman" w:hint="eastAsia"/>
                  <w:sz w:val="24"/>
                  <w:szCs w:val="24"/>
                </w:rPr>
                <w:t>结构，把点集中的点分成边界点</w:t>
              </w:r>
              <w:r>
                <w:rPr>
                  <w:rFonts w:ascii="Times New Roman" w:eastAsiaTheme="minorEastAsia" w:hAnsi="Times New Roman" w:cs="Times New Roman" w:hint="eastAsia"/>
                  <w:sz w:val="24"/>
                  <w:szCs w:val="24"/>
                </w:rPr>
                <w:t>X</w:t>
              </w:r>
              <w:r w:rsidRPr="00AF36C4">
                <w:rPr>
                  <w:rFonts w:ascii="Times New Roman" w:eastAsiaTheme="minorEastAsia" w:hAnsi="Times New Roman" w:cs="Times New Roman" w:hint="eastAsia"/>
                  <w:sz w:val="24"/>
                  <w:szCs w:val="24"/>
                  <w:vertAlign w:val="subscript"/>
                </w:rPr>
                <w:t>1</w:t>
              </w:r>
              <w:r w:rsidRPr="00AF36C4">
                <w:rPr>
                  <w:rFonts w:ascii="Times New Roman" w:eastAsiaTheme="minorEastAsia" w:hAnsi="Times New Roman" w:cs="Times New Roman" w:hint="eastAsia"/>
                  <w:sz w:val="24"/>
                  <w:szCs w:val="24"/>
                  <w:vertAlign w:val="superscript"/>
                </w:rPr>
                <w:t>1</w:t>
              </w:r>
              <w:r>
                <w:rPr>
                  <w:rFonts w:ascii="Times New Roman" w:eastAsiaTheme="minorEastAsia" w:hAnsi="Times New Roman" w:cs="Times New Roman" w:hint="eastAsia"/>
                  <w:sz w:val="24"/>
                  <w:szCs w:val="24"/>
                </w:rPr>
                <w:t>和主体部分点</w:t>
              </w:r>
              <w:r>
                <w:rPr>
                  <w:rFonts w:ascii="Times New Roman" w:eastAsiaTheme="minorEastAsia" w:hAnsi="Times New Roman" w:cs="Times New Roman" w:hint="eastAsia"/>
                  <w:sz w:val="24"/>
                  <w:szCs w:val="24"/>
                </w:rPr>
                <w:t>X</w:t>
              </w:r>
              <w:r w:rsidRPr="00AF36C4">
                <w:rPr>
                  <w:rFonts w:ascii="Times New Roman" w:eastAsiaTheme="minorEastAsia" w:hAnsi="Times New Roman" w:cs="Times New Roman" w:hint="eastAsia"/>
                  <w:sz w:val="24"/>
                  <w:szCs w:val="24"/>
                  <w:vertAlign w:val="subscript"/>
                </w:rPr>
                <w:t>1</w:t>
              </w:r>
              <w:r>
                <w:rPr>
                  <w:rFonts w:ascii="Times New Roman" w:eastAsiaTheme="minorEastAsia" w:hAnsi="Times New Roman" w:cs="Times New Roman" w:hint="eastAsia"/>
                  <w:sz w:val="24"/>
                  <w:szCs w:val="24"/>
                  <w:vertAlign w:val="superscript"/>
                </w:rPr>
                <w:t>2</w:t>
              </w:r>
            </w:ins>
          </w:p>
          <w:p w:rsidR="008F6355" w:rsidRDefault="008F6355" w:rsidP="008F6355">
            <w:pPr>
              <w:spacing w:line="300" w:lineRule="auto"/>
              <w:rPr>
                <w:ins w:id="199" w:author="User" w:date="2016-10-24T16:29:00Z"/>
                <w:rFonts w:ascii="Times New Roman" w:eastAsiaTheme="minorEastAsia" w:hAnsi="Times New Roman" w:cs="Times New Roman"/>
                <w:sz w:val="24"/>
                <w:szCs w:val="24"/>
                <w:vertAlign w:val="superscript"/>
              </w:rPr>
            </w:pPr>
            <w:ins w:id="200" w:author="User" w:date="2016-10-24T16:29:00Z">
              <w:r>
                <w:rPr>
                  <w:rFonts w:ascii="Times New Roman" w:eastAsiaTheme="minorEastAsia" w:hAnsi="Times New Roman" w:cs="Times New Roman" w:hint="eastAsia"/>
                  <w:sz w:val="24"/>
                  <w:szCs w:val="24"/>
                </w:rPr>
                <w:t>2</w:t>
              </w:r>
              <w:r>
                <w:rPr>
                  <w:rFonts w:ascii="Times New Roman" w:eastAsiaTheme="minorEastAsia" w:hAnsi="Times New Roman" w:cs="Times New Roman" w:hint="eastAsia"/>
                  <w:sz w:val="24"/>
                  <w:szCs w:val="24"/>
                </w:rPr>
                <w:t>，再按照每一个点特征的</w:t>
              </w:r>
              <w:proofErr w:type="gramStart"/>
              <w:r>
                <w:rPr>
                  <w:rFonts w:ascii="Times New Roman" w:eastAsiaTheme="minorEastAsia" w:hAnsi="Times New Roman" w:cs="Times New Roman" w:hint="eastAsia"/>
                  <w:sz w:val="24"/>
                  <w:szCs w:val="24"/>
                </w:rPr>
                <w:t>各特征</w:t>
              </w:r>
              <w:proofErr w:type="gramEnd"/>
              <w:r>
                <w:rPr>
                  <w:rFonts w:ascii="Times New Roman" w:eastAsiaTheme="minorEastAsia" w:hAnsi="Times New Roman" w:cs="Times New Roman" w:hint="eastAsia"/>
                  <w:sz w:val="24"/>
                  <w:szCs w:val="24"/>
                </w:rPr>
                <w:t>算子分成</w:t>
              </w:r>
            </w:ins>
            <w:ins w:id="201" w:author="User" w:date="2016-10-24T16:35:00Z">
              <w:r w:rsidR="000A45C7">
                <w:rPr>
                  <w:rFonts w:ascii="Times New Roman" w:eastAsiaTheme="minorEastAsia" w:hAnsi="Times New Roman" w:cs="Times New Roman" w:hint="eastAsia"/>
                  <w:sz w:val="24"/>
                  <w:szCs w:val="24"/>
                </w:rPr>
                <w:t>X</w:t>
              </w:r>
              <w:r w:rsidR="000A45C7" w:rsidRPr="00AF36C4">
                <w:rPr>
                  <w:rFonts w:ascii="Times New Roman" w:eastAsiaTheme="minorEastAsia" w:hAnsi="Times New Roman" w:cs="Times New Roman" w:hint="eastAsia"/>
                  <w:sz w:val="24"/>
                  <w:szCs w:val="24"/>
                  <w:vertAlign w:val="subscript"/>
                </w:rPr>
                <w:t>1</w:t>
              </w:r>
              <w:r w:rsidR="000A45C7" w:rsidRPr="00AF36C4">
                <w:rPr>
                  <w:rFonts w:ascii="Times New Roman" w:eastAsiaTheme="minorEastAsia" w:hAnsi="Times New Roman" w:cs="Times New Roman" w:hint="eastAsia"/>
                  <w:sz w:val="24"/>
                  <w:szCs w:val="24"/>
                  <w:vertAlign w:val="superscript"/>
                </w:rPr>
                <w:t>1</w:t>
              </w:r>
              <w:r w:rsidR="000A45C7">
                <w:rPr>
                  <w:rFonts w:ascii="Times New Roman" w:eastAsiaTheme="minorEastAsia" w:hAnsi="Times New Roman" w:cs="Times New Roman" w:hint="eastAsia"/>
                  <w:sz w:val="24"/>
                  <w:szCs w:val="24"/>
                </w:rPr>
                <w:t>=[</w:t>
              </w:r>
            </w:ins>
            <w:ins w:id="202" w:author="User" w:date="2016-10-24T16:29:00Z">
              <w:r>
                <w:rPr>
                  <w:rFonts w:ascii="Times New Roman" w:eastAsiaTheme="minorEastAsia" w:hAnsi="Times New Roman" w:cs="Times New Roman" w:hint="eastAsia"/>
                  <w:sz w:val="24"/>
                  <w:szCs w:val="24"/>
                </w:rPr>
                <w:t>X</w:t>
              </w:r>
              <w:r w:rsidRPr="00AF36C4">
                <w:rPr>
                  <w:rFonts w:ascii="Times New Roman" w:eastAsiaTheme="minorEastAsia" w:hAnsi="Times New Roman" w:cs="Times New Roman" w:hint="eastAsia"/>
                  <w:sz w:val="24"/>
                  <w:szCs w:val="24"/>
                  <w:vertAlign w:val="subscript"/>
                </w:rPr>
                <w:t>1</w:t>
              </w:r>
              <w:r w:rsidRPr="00AF36C4">
                <w:rPr>
                  <w:rFonts w:ascii="Times New Roman" w:eastAsiaTheme="minorEastAsia" w:hAnsi="Times New Roman" w:cs="Times New Roman" w:hint="eastAsia"/>
                  <w:sz w:val="24"/>
                  <w:szCs w:val="24"/>
                  <w:vertAlign w:val="superscript"/>
                </w:rPr>
                <w:t>1</w:t>
              </w:r>
              <w:r>
                <w:rPr>
                  <w:rFonts w:ascii="Times New Roman" w:eastAsiaTheme="minorEastAsia" w:hAnsi="Times New Roman" w:cs="Times New Roman" w:hint="eastAsia"/>
                  <w:sz w:val="24"/>
                  <w:szCs w:val="24"/>
                  <w:vertAlign w:val="superscript"/>
                </w:rPr>
                <w:t>,1</w:t>
              </w:r>
            </w:ins>
            <w:ins w:id="203" w:author="User" w:date="2016-10-24T16:35:00Z">
              <w:r w:rsidR="000A45C7">
                <w:rPr>
                  <w:rFonts w:ascii="Times New Roman" w:eastAsiaTheme="minorEastAsia" w:hAnsi="Times New Roman" w:cs="Times New Roman" w:hint="eastAsia"/>
                  <w:sz w:val="24"/>
                  <w:szCs w:val="24"/>
                </w:rPr>
                <w:t xml:space="preserve">, </w:t>
              </w:r>
            </w:ins>
            <w:ins w:id="204" w:author="User" w:date="2016-10-24T16:29:00Z">
              <w:r>
                <w:rPr>
                  <w:rFonts w:ascii="Times New Roman" w:eastAsiaTheme="minorEastAsia" w:hAnsi="Times New Roman" w:cs="Times New Roman" w:hint="eastAsia"/>
                  <w:sz w:val="24"/>
                  <w:szCs w:val="24"/>
                </w:rPr>
                <w:t>X</w:t>
              </w:r>
              <w:r w:rsidRPr="00AF36C4">
                <w:rPr>
                  <w:rFonts w:ascii="Times New Roman" w:eastAsiaTheme="minorEastAsia" w:hAnsi="Times New Roman" w:cs="Times New Roman" w:hint="eastAsia"/>
                  <w:sz w:val="24"/>
                  <w:szCs w:val="24"/>
                  <w:vertAlign w:val="subscript"/>
                </w:rPr>
                <w:t>1</w:t>
              </w:r>
              <w:r w:rsidRPr="00AF36C4">
                <w:rPr>
                  <w:rFonts w:ascii="Times New Roman" w:eastAsiaTheme="minorEastAsia" w:hAnsi="Times New Roman" w:cs="Times New Roman" w:hint="eastAsia"/>
                  <w:sz w:val="24"/>
                  <w:szCs w:val="24"/>
                  <w:vertAlign w:val="superscript"/>
                </w:rPr>
                <w:t>1</w:t>
              </w:r>
              <w:r>
                <w:rPr>
                  <w:rFonts w:ascii="Times New Roman" w:eastAsiaTheme="minorEastAsia" w:hAnsi="Times New Roman" w:cs="Times New Roman" w:hint="eastAsia"/>
                  <w:sz w:val="24"/>
                  <w:szCs w:val="24"/>
                  <w:vertAlign w:val="superscript"/>
                </w:rPr>
                <w:t>,2</w:t>
              </w:r>
              <w:r>
                <w:rPr>
                  <w:rFonts w:ascii="Times New Roman" w:eastAsiaTheme="minorEastAsia" w:hAnsi="Times New Roman" w:cs="Times New Roman" w:hint="eastAsia"/>
                  <w:sz w:val="24"/>
                  <w:szCs w:val="24"/>
                </w:rPr>
                <w:t xml:space="preserve"> </w:t>
              </w:r>
            </w:ins>
            <w:ins w:id="205" w:author="User" w:date="2016-10-24T16:35:00Z">
              <w:r w:rsidR="000A45C7">
                <w:rPr>
                  <w:rFonts w:ascii="Times New Roman" w:eastAsiaTheme="minorEastAsia" w:hAnsi="Times New Roman" w:cs="Times New Roman" w:hint="eastAsia"/>
                  <w:sz w:val="24"/>
                  <w:szCs w:val="24"/>
                </w:rPr>
                <w:t>]</w:t>
              </w:r>
            </w:ins>
            <w:ins w:id="206" w:author="User" w:date="2016-10-24T16:29:00Z">
              <w:r>
                <w:rPr>
                  <w:rFonts w:ascii="Times New Roman" w:eastAsiaTheme="minorEastAsia" w:hAnsi="Times New Roman" w:cs="Times New Roman" w:hint="eastAsia"/>
                  <w:sz w:val="24"/>
                  <w:szCs w:val="24"/>
                </w:rPr>
                <w:t>，</w:t>
              </w:r>
            </w:ins>
            <w:ins w:id="207" w:author="User" w:date="2016-10-24T16:35:00Z">
              <w:r w:rsidR="000A45C7">
                <w:rPr>
                  <w:rFonts w:ascii="Times New Roman" w:eastAsiaTheme="minorEastAsia" w:hAnsi="Times New Roman" w:cs="Times New Roman" w:hint="eastAsia"/>
                  <w:sz w:val="24"/>
                  <w:szCs w:val="24"/>
                </w:rPr>
                <w:t>X</w:t>
              </w:r>
              <w:r w:rsidR="000A45C7" w:rsidRPr="00AF36C4">
                <w:rPr>
                  <w:rFonts w:ascii="Times New Roman" w:eastAsiaTheme="minorEastAsia" w:hAnsi="Times New Roman" w:cs="Times New Roman" w:hint="eastAsia"/>
                  <w:sz w:val="24"/>
                  <w:szCs w:val="24"/>
                  <w:vertAlign w:val="subscript"/>
                </w:rPr>
                <w:t>1</w:t>
              </w:r>
              <w:r w:rsidR="000A45C7">
                <w:rPr>
                  <w:rFonts w:ascii="Times New Roman" w:eastAsiaTheme="minorEastAsia" w:hAnsi="Times New Roman" w:cs="Times New Roman" w:hint="eastAsia"/>
                  <w:sz w:val="24"/>
                  <w:szCs w:val="24"/>
                  <w:vertAlign w:val="superscript"/>
                </w:rPr>
                <w:t>2</w:t>
              </w:r>
              <w:r w:rsidR="000A45C7">
                <w:rPr>
                  <w:rFonts w:ascii="Times New Roman" w:eastAsiaTheme="minorEastAsia" w:hAnsi="Times New Roman" w:cs="Times New Roman" w:hint="eastAsia"/>
                  <w:sz w:val="24"/>
                  <w:szCs w:val="24"/>
                </w:rPr>
                <w:t>=[</w:t>
              </w:r>
            </w:ins>
            <w:ins w:id="208" w:author="User" w:date="2016-10-24T16:29:00Z">
              <w:r>
                <w:rPr>
                  <w:rFonts w:ascii="Times New Roman" w:eastAsiaTheme="minorEastAsia" w:hAnsi="Times New Roman" w:cs="Times New Roman" w:hint="eastAsia"/>
                  <w:sz w:val="24"/>
                  <w:szCs w:val="24"/>
                </w:rPr>
                <w:t>X</w:t>
              </w:r>
              <w:r>
                <w:rPr>
                  <w:rFonts w:ascii="Times New Roman" w:eastAsiaTheme="minorEastAsia" w:hAnsi="Times New Roman" w:cs="Times New Roman" w:hint="eastAsia"/>
                  <w:sz w:val="24"/>
                  <w:szCs w:val="24"/>
                  <w:vertAlign w:val="subscript"/>
                </w:rPr>
                <w:t>2</w:t>
              </w:r>
              <w:r>
                <w:rPr>
                  <w:rFonts w:ascii="Times New Roman" w:eastAsiaTheme="minorEastAsia" w:hAnsi="Times New Roman" w:cs="Times New Roman" w:hint="eastAsia"/>
                  <w:sz w:val="24"/>
                  <w:szCs w:val="24"/>
                  <w:vertAlign w:val="superscript"/>
                </w:rPr>
                <w:t>2,1</w:t>
              </w:r>
            </w:ins>
            <w:ins w:id="209" w:author="User" w:date="2016-10-24T16:35:00Z">
              <w:r w:rsidR="000A45C7">
                <w:rPr>
                  <w:rFonts w:ascii="Times New Roman" w:eastAsiaTheme="minorEastAsia" w:hAnsi="Times New Roman" w:cs="Times New Roman" w:hint="eastAsia"/>
                  <w:sz w:val="24"/>
                  <w:szCs w:val="24"/>
                </w:rPr>
                <w:t>,</w:t>
              </w:r>
            </w:ins>
            <w:ins w:id="210" w:author="User" w:date="2016-10-24T16:36:00Z">
              <w:r w:rsidR="000A45C7">
                <w:rPr>
                  <w:rFonts w:ascii="Times New Roman" w:eastAsiaTheme="minorEastAsia" w:hAnsi="Times New Roman" w:cs="Times New Roman" w:hint="eastAsia"/>
                  <w:sz w:val="24"/>
                  <w:szCs w:val="24"/>
                </w:rPr>
                <w:t xml:space="preserve"> </w:t>
              </w:r>
            </w:ins>
            <w:ins w:id="211" w:author="User" w:date="2016-10-24T16:29:00Z">
              <w:r>
                <w:rPr>
                  <w:rFonts w:ascii="Times New Roman" w:eastAsiaTheme="minorEastAsia" w:hAnsi="Times New Roman" w:cs="Times New Roman" w:hint="eastAsia"/>
                  <w:sz w:val="24"/>
                  <w:szCs w:val="24"/>
                </w:rPr>
                <w:t>X</w:t>
              </w:r>
              <w:r>
                <w:rPr>
                  <w:rFonts w:ascii="Times New Roman" w:eastAsiaTheme="minorEastAsia" w:hAnsi="Times New Roman" w:cs="Times New Roman" w:hint="eastAsia"/>
                  <w:sz w:val="24"/>
                  <w:szCs w:val="24"/>
                  <w:vertAlign w:val="subscript"/>
                </w:rPr>
                <w:t>2</w:t>
              </w:r>
              <w:r>
                <w:rPr>
                  <w:rFonts w:ascii="Times New Roman" w:eastAsiaTheme="minorEastAsia" w:hAnsi="Times New Roman" w:cs="Times New Roman" w:hint="eastAsia"/>
                  <w:sz w:val="24"/>
                  <w:szCs w:val="24"/>
                  <w:vertAlign w:val="superscript"/>
                </w:rPr>
                <w:t>2,2</w:t>
              </w:r>
            </w:ins>
            <w:ins w:id="212" w:author="User" w:date="2016-10-24T16:36:00Z">
              <w:r w:rsidR="000A45C7">
                <w:rPr>
                  <w:rFonts w:ascii="Times New Roman" w:eastAsiaTheme="minorEastAsia" w:hAnsi="Times New Roman" w:cs="Times New Roman" w:hint="eastAsia"/>
                  <w:sz w:val="24"/>
                  <w:szCs w:val="24"/>
                </w:rPr>
                <w:t>]</w:t>
              </w:r>
            </w:ins>
          </w:p>
          <w:p w:rsidR="008F6355" w:rsidRDefault="008F6355" w:rsidP="008F6355">
            <w:pPr>
              <w:spacing w:line="300" w:lineRule="auto"/>
              <w:rPr>
                <w:ins w:id="213" w:author="User" w:date="2016-10-24T16:29:00Z"/>
                <w:rFonts w:ascii="Times New Roman" w:eastAsiaTheme="minorEastAsia" w:hAnsi="Times New Roman" w:cs="Times New Roman"/>
                <w:sz w:val="24"/>
                <w:szCs w:val="24"/>
              </w:rPr>
            </w:pPr>
            <w:ins w:id="214" w:author="User" w:date="2016-10-24T16:29:00Z">
              <w:r w:rsidRPr="00AF36C4">
                <w:rPr>
                  <w:rFonts w:ascii="Times New Roman" w:eastAsiaTheme="minorEastAsia" w:hAnsi="Times New Roman" w:cs="Times New Roman" w:hint="eastAsia"/>
                  <w:sz w:val="24"/>
                  <w:szCs w:val="24"/>
                </w:rPr>
                <w:t>3,</w:t>
              </w: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hint="eastAsia"/>
                  <w:sz w:val="24"/>
                  <w:szCs w:val="24"/>
                </w:rPr>
                <w:t>通过</w:t>
              </w:r>
              <w:r>
                <w:rPr>
                  <w:rFonts w:ascii="Times New Roman" w:eastAsiaTheme="minorEastAsia" w:hAnsi="Times New Roman" w:cs="Times New Roman" w:hint="eastAsia"/>
                  <w:sz w:val="24"/>
                  <w:szCs w:val="24"/>
                </w:rPr>
                <w:t xml:space="preserve">Net1   </w:t>
              </w:r>
            </w:ins>
            <w:ins w:id="215" w:author="User" w:date="2016-10-24T16:29:00Z">
              <w:r w:rsidRPr="00AF36C4">
                <w:rPr>
                  <w:rFonts w:ascii="Times New Roman" w:eastAsiaTheme="minorEastAsia" w:hAnsi="Times New Roman" w:cs="Times New Roman"/>
                  <w:position w:val="-12"/>
                  <w:sz w:val="24"/>
                  <w:szCs w:val="24"/>
                </w:rPr>
                <w:object w:dxaOrig="229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95pt;height:19pt" o:ole="">
                    <v:imagedata r:id="rId10" o:title=""/>
                  </v:shape>
                  <o:OLEObject Type="Embed" ProgID="Equation.DSMT4" ShapeID="_x0000_i1025" DrawAspect="Content" ObjectID="_1538844006" r:id="rId11"/>
                </w:object>
              </w:r>
            </w:ins>
            <w:ins w:id="216" w:author="User" w:date="2016-10-24T16:29:00Z">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 xml:space="preserve">                                                             (1)</w:t>
              </w:r>
            </w:ins>
          </w:p>
          <w:p w:rsidR="008F6355" w:rsidRDefault="008F6355" w:rsidP="008F6355">
            <w:pPr>
              <w:spacing w:line="300" w:lineRule="auto"/>
              <w:ind w:firstLineChars="150" w:firstLine="360"/>
              <w:rPr>
                <w:ins w:id="217" w:author="User" w:date="2016-10-24T16:29:00Z"/>
                <w:rFonts w:ascii="Times New Roman" w:eastAsiaTheme="minorEastAsia" w:hAnsi="Times New Roman" w:cs="Times New Roman"/>
                <w:sz w:val="24"/>
                <w:szCs w:val="24"/>
              </w:rPr>
            </w:pPr>
            <w:ins w:id="218" w:author="User" w:date="2016-10-24T16:29:00Z">
              <w:r>
                <w:rPr>
                  <w:rFonts w:ascii="Times New Roman" w:eastAsiaTheme="minorEastAsia" w:hAnsi="Times New Roman" w:cs="Times New Roman"/>
                  <w:sz w:val="24"/>
                  <w:szCs w:val="24"/>
                </w:rPr>
                <w:t>P</w:t>
              </w:r>
              <w:r>
                <w:rPr>
                  <w:rFonts w:ascii="Times New Roman" w:eastAsiaTheme="minorEastAsia" w:hAnsi="Times New Roman" w:cs="Times New Roman" w:hint="eastAsia"/>
                  <w:sz w:val="24"/>
                  <w:szCs w:val="24"/>
                </w:rPr>
                <w:t>用来表达这是边界点还是主体部分点，</w:t>
              </w:r>
              <w:r>
                <w:rPr>
                  <w:rFonts w:ascii="Times New Roman" w:eastAsiaTheme="minorEastAsia" w:hAnsi="Times New Roman" w:cs="Times New Roman" w:hint="eastAsia"/>
                  <w:sz w:val="24"/>
                  <w:szCs w:val="24"/>
                </w:rPr>
                <w:t>f</w:t>
              </w:r>
              <w:r>
                <w:rPr>
                  <w:rFonts w:ascii="Times New Roman" w:eastAsiaTheme="minorEastAsia" w:hAnsi="Times New Roman" w:cs="Times New Roman" w:hint="eastAsia"/>
                  <w:sz w:val="24"/>
                  <w:szCs w:val="24"/>
                </w:rPr>
                <w:t>表示是第几个特征描述子</w:t>
              </w:r>
            </w:ins>
          </w:p>
          <w:p w:rsidR="008F6355" w:rsidRDefault="008F6355" w:rsidP="008F6355">
            <w:pPr>
              <w:spacing w:line="300" w:lineRule="auto"/>
              <w:rPr>
                <w:ins w:id="219" w:author="User" w:date="2016-10-24T16:29:00Z"/>
                <w:rFonts w:ascii="Times New Roman" w:eastAsiaTheme="minorEastAsia" w:hAnsi="Times New Roman" w:cs="Times New Roman"/>
                <w:sz w:val="24"/>
                <w:szCs w:val="24"/>
              </w:rPr>
            </w:pPr>
            <w:ins w:id="220" w:author="User" w:date="2016-10-24T16:29:00Z">
              <w:r>
                <w:rPr>
                  <w:rFonts w:ascii="Times New Roman" w:eastAsiaTheme="minorEastAsia" w:hAnsi="Times New Roman" w:cs="Times New Roman" w:hint="eastAsia"/>
                  <w:sz w:val="24"/>
                  <w:szCs w:val="24"/>
                </w:rPr>
                <w:t>4</w:t>
              </w: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hint="eastAsia"/>
                  <w:sz w:val="24"/>
                  <w:szCs w:val="24"/>
                </w:rPr>
                <w:t>通过</w:t>
              </w:r>
              <w:r>
                <w:rPr>
                  <w:rFonts w:ascii="Times New Roman" w:eastAsiaTheme="minorEastAsia" w:hAnsi="Times New Roman" w:cs="Times New Roman" w:hint="eastAsia"/>
                  <w:sz w:val="24"/>
                  <w:szCs w:val="24"/>
                </w:rPr>
                <w:t xml:space="preserve">Net3   </w:t>
              </w:r>
            </w:ins>
            <w:ins w:id="221" w:author="User" w:date="2016-10-24T16:29:00Z">
              <w:r w:rsidRPr="00AF36C4">
                <w:rPr>
                  <w:rFonts w:ascii="Times New Roman" w:eastAsiaTheme="minorEastAsia" w:hAnsi="Times New Roman" w:cs="Times New Roman"/>
                  <w:position w:val="-12"/>
                  <w:sz w:val="24"/>
                  <w:szCs w:val="24"/>
                  <w:highlight w:val="yellow"/>
                </w:rPr>
                <w:object w:dxaOrig="3440" w:dyaOrig="380">
                  <v:shape id="_x0000_i1026" type="#_x0000_t75" style="width:172pt;height:19pt" o:ole="">
                    <v:imagedata r:id="rId12" o:title=""/>
                  </v:shape>
                  <o:OLEObject Type="Embed" ProgID="Equation.DSMT4" ShapeID="_x0000_i1026" DrawAspect="Content" ObjectID="_1538844007" r:id="rId13"/>
                </w:object>
              </w:r>
            </w:ins>
            <w:ins w:id="222" w:author="User" w:date="2016-10-24T16:29:00Z">
              <w:r>
                <w:rPr>
                  <w:rFonts w:ascii="Times New Roman" w:eastAsiaTheme="minorEastAsia" w:hAnsi="Times New Roman" w:cs="Times New Roman" w:hint="eastAsia"/>
                  <w:sz w:val="24"/>
                  <w:szCs w:val="24"/>
                </w:rPr>
                <w:t xml:space="preserve">                                             (2)</w:t>
              </w:r>
            </w:ins>
          </w:p>
          <w:p w:rsidR="008F6355" w:rsidRDefault="008F6355" w:rsidP="008F6355">
            <w:pPr>
              <w:spacing w:line="300" w:lineRule="auto"/>
              <w:rPr>
                <w:ins w:id="223" w:author="User" w:date="2016-10-24T16:29:00Z"/>
                <w:rFonts w:ascii="Times New Roman" w:eastAsiaTheme="minorEastAsia" w:hAnsi="Times New Roman" w:cs="Times New Roman"/>
                <w:sz w:val="24"/>
                <w:szCs w:val="24"/>
              </w:rPr>
            </w:pPr>
            <w:ins w:id="224" w:author="User" w:date="2016-10-24T16:29:00Z">
              <w:r>
                <w:rPr>
                  <w:rFonts w:ascii="Times New Roman" w:eastAsiaTheme="minorEastAsia" w:hAnsi="Times New Roman" w:cs="Times New Roman" w:hint="eastAsia"/>
                  <w:sz w:val="24"/>
                  <w:szCs w:val="24"/>
                </w:rPr>
                <w:t xml:space="preserve">       i</w:t>
              </w:r>
              <w:r>
                <w:rPr>
                  <w:rFonts w:ascii="Times New Roman" w:eastAsiaTheme="minorEastAsia" w:hAnsi="Times New Roman" w:cs="Times New Roman" w:hint="eastAsia"/>
                  <w:sz w:val="24"/>
                  <w:szCs w:val="24"/>
                </w:rPr>
                <w:t>表示点集中第</w:t>
              </w:r>
              <w:r>
                <w:rPr>
                  <w:rFonts w:ascii="Times New Roman" w:eastAsiaTheme="minorEastAsia" w:hAnsi="Times New Roman" w:cs="Times New Roman" w:hint="eastAsia"/>
                  <w:sz w:val="24"/>
                  <w:szCs w:val="24"/>
                </w:rPr>
                <w:t>i</w:t>
              </w:r>
              <w:proofErr w:type="gramStart"/>
              <w:r>
                <w:rPr>
                  <w:rFonts w:ascii="Times New Roman" w:eastAsiaTheme="minorEastAsia" w:hAnsi="Times New Roman" w:cs="Times New Roman" w:hint="eastAsia"/>
                  <w:sz w:val="24"/>
                  <w:szCs w:val="24"/>
                </w:rPr>
                <w:t>个</w:t>
              </w:r>
              <w:proofErr w:type="gramEnd"/>
              <w:r>
                <w:rPr>
                  <w:rFonts w:ascii="Times New Roman" w:eastAsiaTheme="minorEastAsia" w:hAnsi="Times New Roman" w:cs="Times New Roman" w:hint="eastAsia"/>
                  <w:sz w:val="24"/>
                  <w:szCs w:val="24"/>
                </w:rPr>
                <w:t>点，</w:t>
              </w:r>
            </w:ins>
            <w:ins w:id="225" w:author="User" w:date="2016-10-24T16:29:00Z">
              <w:r w:rsidRPr="00AF36C4">
                <w:rPr>
                  <w:rFonts w:ascii="Times New Roman" w:eastAsiaTheme="minorEastAsia" w:hAnsi="Times New Roman" w:cs="Times New Roman"/>
                  <w:position w:val="-6"/>
                  <w:sz w:val="24"/>
                  <w:szCs w:val="24"/>
                </w:rPr>
                <w:object w:dxaOrig="300" w:dyaOrig="279">
                  <v:shape id="_x0000_i1027" type="#_x0000_t75" style="width:15pt;height:13.95pt" o:ole="">
                    <v:imagedata r:id="rId14" o:title=""/>
                  </v:shape>
                  <o:OLEObject Type="Embed" ProgID="Equation.DSMT4" ShapeID="_x0000_i1027" DrawAspect="Content" ObjectID="_1538844008" r:id="rId15"/>
                </w:object>
              </w:r>
            </w:ins>
            <w:ins w:id="226" w:author="User" w:date="2016-10-24T16:29:00Z">
              <w:r>
                <w:rPr>
                  <w:rFonts w:ascii="Times New Roman" w:eastAsiaTheme="minorEastAsia" w:hAnsi="Times New Roman" w:cs="Times New Roman" w:hint="eastAsia"/>
                  <w:sz w:val="24"/>
                  <w:szCs w:val="24"/>
                </w:rPr>
                <w:t>表示在</w:t>
              </w:r>
              <w:proofErr w:type="spellStart"/>
              <w:r>
                <w:rPr>
                  <w:rFonts w:ascii="Times New Roman" w:eastAsiaTheme="minorEastAsia" w:hAnsi="Times New Roman" w:cs="Times New Roman" w:hint="eastAsia"/>
                  <w:sz w:val="24"/>
                  <w:szCs w:val="24"/>
                </w:rPr>
                <w:t>DMst</w:t>
              </w:r>
              <w:proofErr w:type="spellEnd"/>
              <w:r>
                <w:rPr>
                  <w:rFonts w:ascii="Times New Roman" w:eastAsiaTheme="minorEastAsia" w:hAnsi="Times New Roman" w:cs="Times New Roman" w:hint="eastAsia"/>
                  <w:sz w:val="24"/>
                  <w:szCs w:val="24"/>
                </w:rPr>
                <w:t>上和</w:t>
              </w:r>
              <w:r>
                <w:rPr>
                  <w:rFonts w:ascii="Times New Roman" w:eastAsiaTheme="minorEastAsia" w:hAnsi="Times New Roman" w:cs="Times New Roman" w:hint="eastAsia"/>
                  <w:sz w:val="24"/>
                  <w:szCs w:val="24"/>
                </w:rPr>
                <w:t>i</w:t>
              </w:r>
              <w:r>
                <w:rPr>
                  <w:rFonts w:ascii="Times New Roman" w:eastAsiaTheme="minorEastAsia" w:hAnsi="Times New Roman" w:cs="Times New Roman" w:hint="eastAsia"/>
                  <w:sz w:val="24"/>
                  <w:szCs w:val="24"/>
                </w:rPr>
                <w:t>相连的点的集合，因为和</w:t>
              </w:r>
              <w:r>
                <w:rPr>
                  <w:rFonts w:ascii="Times New Roman" w:eastAsiaTheme="minorEastAsia" w:hAnsi="Times New Roman" w:cs="Times New Roman" w:hint="eastAsia"/>
                  <w:sz w:val="24"/>
                  <w:szCs w:val="24"/>
                </w:rPr>
                <w:t>i</w:t>
              </w:r>
              <w:r>
                <w:rPr>
                  <w:rFonts w:ascii="Times New Roman" w:eastAsiaTheme="minorEastAsia" w:hAnsi="Times New Roman" w:cs="Times New Roman" w:hint="eastAsia"/>
                  <w:sz w:val="24"/>
                  <w:szCs w:val="24"/>
                </w:rPr>
                <w:t>相连的点既有</w:t>
              </w:r>
              <w:proofErr w:type="gramStart"/>
              <w:r>
                <w:rPr>
                  <w:rFonts w:ascii="Times New Roman" w:eastAsiaTheme="minorEastAsia" w:hAnsi="Times New Roman" w:cs="Times New Roman" w:hint="eastAsia"/>
                  <w:sz w:val="24"/>
                  <w:szCs w:val="24"/>
                </w:rPr>
                <w:t>有</w:t>
              </w:r>
              <w:proofErr w:type="gramEnd"/>
              <w:r>
                <w:rPr>
                  <w:rFonts w:ascii="Times New Roman" w:eastAsiaTheme="minorEastAsia" w:hAnsi="Times New Roman" w:cs="Times New Roman" w:hint="eastAsia"/>
                  <w:sz w:val="24"/>
                  <w:szCs w:val="24"/>
                </w:rPr>
                <w:t>边界点和主体部分点，所以</w:t>
              </w:r>
              <w:r>
                <w:rPr>
                  <w:rFonts w:ascii="Times New Roman" w:eastAsiaTheme="minorEastAsia" w:hAnsi="Times New Roman" w:cs="Times New Roman" w:hint="eastAsia"/>
                  <w:sz w:val="24"/>
                  <w:szCs w:val="24"/>
                </w:rPr>
                <w:t>p</w:t>
              </w:r>
              <w:r>
                <w:rPr>
                  <w:rFonts w:ascii="Times New Roman" w:eastAsiaTheme="minorEastAsia" w:hAnsi="Times New Roman" w:cs="Times New Roman" w:hint="eastAsia"/>
                  <w:sz w:val="24"/>
                  <w:szCs w:val="24"/>
                </w:rPr>
                <w:t>是由和</w:t>
              </w:r>
              <w:r>
                <w:rPr>
                  <w:rFonts w:ascii="Times New Roman" w:eastAsiaTheme="minorEastAsia" w:hAnsi="Times New Roman" w:cs="Times New Roman" w:hint="eastAsia"/>
                  <w:sz w:val="24"/>
                  <w:szCs w:val="24"/>
                </w:rPr>
                <w:t>i</w:t>
              </w:r>
              <w:r>
                <w:rPr>
                  <w:rFonts w:ascii="Times New Roman" w:eastAsiaTheme="minorEastAsia" w:hAnsi="Times New Roman" w:cs="Times New Roman" w:hint="eastAsia"/>
                  <w:sz w:val="24"/>
                  <w:szCs w:val="24"/>
                </w:rPr>
                <w:t>相连的点决定</w:t>
              </w:r>
            </w:ins>
          </w:p>
          <w:p w:rsidR="008F6355" w:rsidRDefault="008F6355" w:rsidP="008F6355">
            <w:pPr>
              <w:spacing w:line="300" w:lineRule="auto"/>
              <w:ind w:left="360" w:hangingChars="150" w:hanging="360"/>
              <w:rPr>
                <w:ins w:id="227" w:author="User" w:date="2016-10-24T16:29:00Z"/>
                <w:rFonts w:ascii="Times New Roman" w:eastAsiaTheme="minorEastAsia" w:hAnsi="Times New Roman" w:cs="Times New Roman"/>
                <w:sz w:val="24"/>
                <w:szCs w:val="24"/>
              </w:rPr>
            </w:pPr>
            <w:ins w:id="228" w:author="User" w:date="2016-10-24T16:29:00Z">
              <w:r>
                <w:rPr>
                  <w:rFonts w:ascii="Times New Roman" w:eastAsiaTheme="minorEastAsia" w:hAnsi="Times New Roman" w:cs="Times New Roman" w:hint="eastAsia"/>
                  <w:sz w:val="24"/>
                  <w:szCs w:val="24"/>
                </w:rPr>
                <w:t>5</w:t>
              </w:r>
              <w:r>
                <w:rPr>
                  <w:rFonts w:ascii="Times New Roman" w:eastAsiaTheme="minorEastAsia" w:hAnsi="Times New Roman" w:cs="Times New Roman" w:hint="eastAsia"/>
                  <w:sz w:val="24"/>
                  <w:szCs w:val="24"/>
                </w:rPr>
                <w:t>，把</w:t>
              </w:r>
              <w:proofErr w:type="gramStart"/>
              <w:r>
                <w:rPr>
                  <w:rFonts w:ascii="Times New Roman" w:eastAsiaTheme="minorEastAsia" w:hAnsi="Times New Roman" w:cs="Times New Roman" w:hint="eastAsia"/>
                  <w:sz w:val="24"/>
                  <w:szCs w:val="24"/>
                </w:rPr>
                <w:t>各特征</w:t>
              </w:r>
              <w:proofErr w:type="gramEnd"/>
              <w:r>
                <w:rPr>
                  <w:rFonts w:ascii="Times New Roman" w:eastAsiaTheme="minorEastAsia" w:hAnsi="Times New Roman" w:cs="Times New Roman" w:hint="eastAsia"/>
                  <w:sz w:val="24"/>
                  <w:szCs w:val="24"/>
                </w:rPr>
                <w:t>描述子经过神经网络的特征合并起来准备输入</w:t>
              </w:r>
              <w:r>
                <w:rPr>
                  <w:rFonts w:ascii="Times New Roman" w:eastAsiaTheme="minorEastAsia" w:hAnsi="Times New Roman" w:cs="Times New Roman" w:hint="eastAsia"/>
                  <w:sz w:val="24"/>
                  <w:szCs w:val="24"/>
                </w:rPr>
                <w:t>Net2</w:t>
              </w:r>
              <w:r>
                <w:rPr>
                  <w:rFonts w:ascii="Times New Roman" w:eastAsiaTheme="minorEastAsia" w:hAnsi="Times New Roman" w:cs="Times New Roman" w:hint="eastAsia"/>
                  <w:sz w:val="24"/>
                  <w:szCs w:val="24"/>
                </w:rPr>
                <w:t>，</w:t>
              </w:r>
            </w:ins>
            <w:ins w:id="229" w:author="User" w:date="2016-10-24T16:29:00Z">
              <w:r w:rsidRPr="00AF36C4">
                <w:rPr>
                  <w:rFonts w:ascii="Times New Roman" w:eastAsiaTheme="minorEastAsia" w:hAnsi="Times New Roman" w:cs="Times New Roman"/>
                  <w:position w:val="-12"/>
                  <w:sz w:val="24"/>
                  <w:szCs w:val="24"/>
                </w:rPr>
                <w:object w:dxaOrig="1740" w:dyaOrig="380">
                  <v:shape id="_x0000_i1028" type="#_x0000_t75" style="width:87pt;height:19pt" o:ole="">
                    <v:imagedata r:id="rId16" o:title=""/>
                  </v:shape>
                  <o:OLEObject Type="Embed" ProgID="Equation.DSMT4" ShapeID="_x0000_i1028" DrawAspect="Content" ObjectID="_1538844009" r:id="rId17"/>
                </w:object>
              </w:r>
            </w:ins>
            <w:ins w:id="230" w:author="User" w:date="2016-10-24T16:29:00Z">
              <w:r>
                <w:rPr>
                  <w:rFonts w:ascii="Times New Roman" w:eastAsiaTheme="minorEastAsia" w:hAnsi="Times New Roman" w:cs="Times New Roman" w:hint="eastAsia"/>
                  <w:sz w:val="24"/>
                  <w:szCs w:val="24"/>
                </w:rPr>
                <w:t xml:space="preserve">                                                                                            </w:t>
              </w:r>
            </w:ins>
            <w:ins w:id="231" w:author="User" w:date="2016-10-24T16:38:00Z">
              <w:r w:rsidR="000A45C7">
                <w:rPr>
                  <w:rFonts w:ascii="Times New Roman" w:eastAsiaTheme="minorEastAsia" w:hAnsi="Times New Roman" w:cs="Times New Roman" w:hint="eastAsia"/>
                  <w:sz w:val="24"/>
                  <w:szCs w:val="24"/>
                </w:rPr>
                <w:t xml:space="preserve"> </w:t>
              </w:r>
            </w:ins>
          </w:p>
          <w:p w:rsidR="008F6355" w:rsidRDefault="008F6355" w:rsidP="008F6355">
            <w:pPr>
              <w:spacing w:line="300" w:lineRule="auto"/>
              <w:ind w:left="360" w:hangingChars="150" w:hanging="360"/>
              <w:rPr>
                <w:ins w:id="232" w:author="User" w:date="2016-10-24T16:29:00Z"/>
                <w:rFonts w:ascii="Times New Roman" w:eastAsiaTheme="minorEastAsia" w:hAnsi="Times New Roman" w:cs="Times New Roman"/>
                <w:sz w:val="24"/>
                <w:szCs w:val="24"/>
              </w:rPr>
            </w:pPr>
            <w:ins w:id="233" w:author="User" w:date="2016-10-24T16:29:00Z">
              <w:r>
                <w:rPr>
                  <w:rFonts w:ascii="Times New Roman" w:eastAsiaTheme="minorEastAsia" w:hAnsi="Times New Roman" w:cs="Times New Roman" w:hint="eastAsia"/>
                  <w:sz w:val="24"/>
                  <w:szCs w:val="24"/>
                </w:rPr>
                <w:t>6</w:t>
              </w:r>
              <w:r>
                <w:rPr>
                  <w:rFonts w:ascii="Times New Roman" w:eastAsiaTheme="minorEastAsia" w:hAnsi="Times New Roman" w:cs="Times New Roman" w:hint="eastAsia"/>
                  <w:sz w:val="24"/>
                  <w:szCs w:val="24"/>
                </w:rPr>
                <w:t>，通过</w:t>
              </w:r>
              <w:r>
                <w:rPr>
                  <w:rFonts w:ascii="Times New Roman" w:eastAsiaTheme="minorEastAsia" w:hAnsi="Times New Roman" w:cs="Times New Roman" w:hint="eastAsia"/>
                  <w:sz w:val="24"/>
                  <w:szCs w:val="24"/>
                </w:rPr>
                <w:t xml:space="preserve">Net2    </w:t>
              </w:r>
            </w:ins>
            <w:ins w:id="234" w:author="User" w:date="2016-10-24T16:29:00Z">
              <w:r w:rsidRPr="00AF36C4">
                <w:rPr>
                  <w:rFonts w:ascii="Times New Roman" w:eastAsiaTheme="minorEastAsia" w:hAnsi="Times New Roman" w:cs="Times New Roman"/>
                  <w:position w:val="-12"/>
                  <w:sz w:val="24"/>
                  <w:szCs w:val="24"/>
                </w:rPr>
                <w:object w:dxaOrig="1719" w:dyaOrig="380">
                  <v:shape id="_x0000_i1029" type="#_x0000_t75" style="width:85.95pt;height:19pt" o:ole="">
                    <v:imagedata r:id="rId18" o:title=""/>
                  </v:shape>
                  <o:OLEObject Type="Embed" ProgID="Equation.DSMT4" ShapeID="_x0000_i1029" DrawAspect="Content" ObjectID="_1538844010" r:id="rId19"/>
                </w:object>
              </w:r>
            </w:ins>
            <w:ins w:id="235" w:author="User" w:date="2016-10-24T16:29:00Z">
              <w:r>
                <w:rPr>
                  <w:rFonts w:ascii="Times New Roman" w:eastAsiaTheme="minorEastAsia" w:hAnsi="Times New Roman" w:cs="Times New Roman" w:hint="eastAsia"/>
                  <w:sz w:val="24"/>
                  <w:szCs w:val="24"/>
                </w:rPr>
                <w:t xml:space="preserve">                                                                          (</w:t>
              </w:r>
            </w:ins>
            <w:ins w:id="236" w:author="User" w:date="2016-10-24T16:38:00Z">
              <w:r w:rsidR="000A45C7">
                <w:rPr>
                  <w:rFonts w:ascii="Times New Roman" w:eastAsiaTheme="minorEastAsia" w:hAnsi="Times New Roman" w:cs="Times New Roman" w:hint="eastAsia"/>
                  <w:sz w:val="24"/>
                  <w:szCs w:val="24"/>
                </w:rPr>
                <w:t>3</w:t>
              </w:r>
            </w:ins>
            <w:ins w:id="237" w:author="User" w:date="2016-10-24T16:29:00Z">
              <w:r>
                <w:rPr>
                  <w:rFonts w:ascii="Times New Roman" w:eastAsiaTheme="minorEastAsia" w:hAnsi="Times New Roman" w:cs="Times New Roman" w:hint="eastAsia"/>
                  <w:sz w:val="24"/>
                  <w:szCs w:val="24"/>
                </w:rPr>
                <w:t>)</w:t>
              </w:r>
            </w:ins>
          </w:p>
          <w:p w:rsidR="008F6355" w:rsidRDefault="008F6355" w:rsidP="008F6355">
            <w:pPr>
              <w:spacing w:line="300" w:lineRule="auto"/>
              <w:ind w:left="360" w:hangingChars="150" w:hanging="360"/>
              <w:rPr>
                <w:ins w:id="238" w:author="User" w:date="2016-10-24T16:29:00Z"/>
                <w:rFonts w:ascii="Times New Roman" w:eastAsiaTheme="minorEastAsia" w:hAnsi="Times New Roman" w:cs="Times New Roman"/>
                <w:sz w:val="24"/>
                <w:szCs w:val="24"/>
              </w:rPr>
            </w:pPr>
            <w:ins w:id="239" w:author="User" w:date="2016-10-24T16:29:00Z">
              <w:r>
                <w:rPr>
                  <w:rFonts w:ascii="Times New Roman" w:eastAsiaTheme="minorEastAsia" w:hAnsi="Times New Roman" w:cs="Times New Roman" w:hint="eastAsia"/>
                  <w:sz w:val="24"/>
                  <w:szCs w:val="24"/>
                </w:rPr>
                <w:t>7</w:t>
              </w:r>
              <w:r>
                <w:rPr>
                  <w:rFonts w:ascii="Times New Roman" w:eastAsiaTheme="minorEastAsia" w:hAnsi="Times New Roman" w:cs="Times New Roman" w:hint="eastAsia"/>
                  <w:sz w:val="24"/>
                  <w:szCs w:val="24"/>
                </w:rPr>
                <w:t>，通过</w:t>
              </w:r>
              <w:r>
                <w:rPr>
                  <w:rFonts w:ascii="Times New Roman" w:eastAsiaTheme="minorEastAsia" w:hAnsi="Times New Roman" w:cs="Times New Roman" w:hint="eastAsia"/>
                  <w:sz w:val="24"/>
                  <w:szCs w:val="24"/>
                </w:rPr>
                <w:t xml:space="preserve">Net3   </w:t>
              </w:r>
            </w:ins>
            <w:ins w:id="240" w:author="User" w:date="2016-10-24T16:29:00Z">
              <w:r w:rsidRPr="00AF36C4">
                <w:rPr>
                  <w:rFonts w:ascii="Times New Roman" w:eastAsiaTheme="minorEastAsia" w:hAnsi="Times New Roman" w:cs="Times New Roman"/>
                  <w:position w:val="-12"/>
                  <w:sz w:val="24"/>
                  <w:szCs w:val="24"/>
                  <w:highlight w:val="yellow"/>
                </w:rPr>
                <w:object w:dxaOrig="3159" w:dyaOrig="380">
                  <v:shape id="_x0000_i1030" type="#_x0000_t75" style="width:157.95pt;height:19pt" o:ole="">
                    <v:imagedata r:id="rId20" o:title=""/>
                  </v:shape>
                  <o:OLEObject Type="Embed" ProgID="Equation.DSMT4" ShapeID="_x0000_i1030" DrawAspect="Content" ObjectID="_1538844011" r:id="rId21"/>
                </w:object>
              </w:r>
            </w:ins>
            <w:ins w:id="241" w:author="User" w:date="2016-10-24T16:29:00Z">
              <w:r>
                <w:rPr>
                  <w:rFonts w:ascii="Times New Roman" w:eastAsiaTheme="minorEastAsia" w:hAnsi="Times New Roman" w:cs="Times New Roman" w:hint="eastAsia"/>
                  <w:sz w:val="24"/>
                  <w:szCs w:val="24"/>
                </w:rPr>
                <w:t xml:space="preserve">                     </w:t>
              </w:r>
              <w:r w:rsidR="000A45C7">
                <w:rPr>
                  <w:rFonts w:ascii="Times New Roman" w:eastAsiaTheme="minorEastAsia" w:hAnsi="Times New Roman" w:cs="Times New Roman" w:hint="eastAsia"/>
                  <w:sz w:val="24"/>
                  <w:szCs w:val="24"/>
                </w:rPr>
                <w:t xml:space="preserve">                              (</w:t>
              </w:r>
            </w:ins>
            <w:ins w:id="242" w:author="User" w:date="2016-10-24T16:38:00Z">
              <w:r w:rsidR="000A45C7">
                <w:rPr>
                  <w:rFonts w:ascii="Times New Roman" w:eastAsiaTheme="minorEastAsia" w:hAnsi="Times New Roman" w:cs="Times New Roman" w:hint="eastAsia"/>
                  <w:sz w:val="24"/>
                  <w:szCs w:val="24"/>
                </w:rPr>
                <w:t>4</w:t>
              </w:r>
            </w:ins>
            <w:ins w:id="243" w:author="User" w:date="2016-10-24T16:29:00Z">
              <w:r>
                <w:rPr>
                  <w:rFonts w:ascii="Times New Roman" w:eastAsiaTheme="minorEastAsia" w:hAnsi="Times New Roman" w:cs="Times New Roman" w:hint="eastAsia"/>
                  <w:sz w:val="24"/>
                  <w:szCs w:val="24"/>
                </w:rPr>
                <w:t>)</w:t>
              </w:r>
            </w:ins>
          </w:p>
          <w:p w:rsidR="008F6355" w:rsidRDefault="008F6355" w:rsidP="008F6355">
            <w:pPr>
              <w:spacing w:line="300" w:lineRule="auto"/>
              <w:ind w:left="360" w:hangingChars="150" w:hanging="360"/>
              <w:rPr>
                <w:ins w:id="244" w:author="User" w:date="2016-10-24T16:29:00Z"/>
                <w:rFonts w:ascii="Times New Roman" w:eastAsiaTheme="minorEastAsia" w:hAnsi="Times New Roman" w:cs="Times New Roman"/>
                <w:position w:val="-28"/>
              </w:rPr>
            </w:pPr>
            <w:ins w:id="245" w:author="User" w:date="2016-10-24T16:29:00Z">
              <w:r>
                <w:rPr>
                  <w:rFonts w:ascii="Times New Roman" w:eastAsiaTheme="minorEastAsia" w:hAnsi="Times New Roman" w:cs="Times New Roman" w:hint="eastAsia"/>
                  <w:sz w:val="24"/>
                  <w:szCs w:val="24"/>
                </w:rPr>
                <w:t>8</w:t>
              </w:r>
              <w:r>
                <w:rPr>
                  <w:rFonts w:ascii="Times New Roman" w:eastAsiaTheme="minorEastAsia" w:hAnsi="Times New Roman" w:cs="Times New Roman" w:hint="eastAsia"/>
                  <w:sz w:val="24"/>
                  <w:szCs w:val="24"/>
                </w:rPr>
                <w:t>，通过</w:t>
              </w:r>
              <w:r>
                <w:rPr>
                  <w:rFonts w:ascii="Times New Roman" w:eastAsiaTheme="minorEastAsia" w:hAnsi="Times New Roman" w:cs="Times New Roman" w:hint="eastAsia"/>
                  <w:sz w:val="24"/>
                  <w:szCs w:val="24"/>
                </w:rPr>
                <w:t xml:space="preserve">Net4    </w:t>
              </w:r>
            </w:ins>
            <w:ins w:id="246" w:author="User" w:date="2016-10-24T16:29:00Z">
              <w:r w:rsidRPr="00AF36C4">
                <w:rPr>
                  <w:rFonts w:ascii="Times New Roman" w:eastAsiaTheme="minorEastAsia" w:hAnsi="Times New Roman" w:cs="Times New Roman"/>
                  <w:position w:val="-12"/>
                </w:rPr>
                <w:object w:dxaOrig="3080" w:dyaOrig="380">
                  <v:shape id="_x0000_i1031" type="#_x0000_t75" style="width:154pt;height:19pt" o:ole="">
                    <v:imagedata r:id="rId22" o:title=""/>
                  </v:shape>
                  <o:OLEObject Type="Embed" ProgID="Equation.DSMT4" ShapeID="_x0000_i1031" DrawAspect="Content" ObjectID="_1538844012" r:id="rId23"/>
                </w:object>
              </w:r>
            </w:ins>
            <w:ins w:id="247" w:author="User" w:date="2016-10-24T16:29:00Z">
              <w:r>
                <w:rPr>
                  <w:rFonts w:ascii="Times New Roman" w:eastAsiaTheme="minorEastAsia" w:hAnsi="Times New Roman" w:cs="Times New Roman" w:hint="eastAsia"/>
                  <w:sz w:val="24"/>
                  <w:szCs w:val="24"/>
                </w:rPr>
                <w:t xml:space="preserve">                     </w:t>
              </w:r>
              <w:r w:rsidR="000A45C7">
                <w:rPr>
                  <w:rFonts w:ascii="Times New Roman" w:eastAsiaTheme="minorEastAsia" w:hAnsi="Times New Roman" w:cs="Times New Roman" w:hint="eastAsia"/>
                  <w:sz w:val="24"/>
                  <w:szCs w:val="24"/>
                </w:rPr>
                <w:t xml:space="preserve">                              (</w:t>
              </w:r>
            </w:ins>
            <w:ins w:id="248" w:author="User" w:date="2016-10-24T16:38:00Z">
              <w:r w:rsidR="000A45C7">
                <w:rPr>
                  <w:rFonts w:ascii="Times New Roman" w:eastAsiaTheme="minorEastAsia" w:hAnsi="Times New Roman" w:cs="Times New Roman" w:hint="eastAsia"/>
                  <w:sz w:val="24"/>
                  <w:szCs w:val="24"/>
                </w:rPr>
                <w:t>5</w:t>
              </w:r>
            </w:ins>
            <w:ins w:id="249" w:author="User" w:date="2016-10-24T16:29:00Z">
              <w:r>
                <w:rPr>
                  <w:rFonts w:ascii="Times New Roman" w:eastAsiaTheme="minorEastAsia" w:hAnsi="Times New Roman" w:cs="Times New Roman" w:hint="eastAsia"/>
                  <w:sz w:val="24"/>
                  <w:szCs w:val="24"/>
                </w:rPr>
                <w:t>)</w:t>
              </w:r>
            </w:ins>
          </w:p>
          <w:p w:rsidR="008F6355" w:rsidRDefault="008F6355" w:rsidP="008F6355">
            <w:pPr>
              <w:spacing w:line="300" w:lineRule="auto"/>
              <w:ind w:left="360" w:hangingChars="150" w:hanging="360"/>
              <w:rPr>
                <w:ins w:id="250" w:author="User" w:date="2016-10-24T16:29:00Z"/>
                <w:rFonts w:ascii="Times New Roman" w:eastAsiaTheme="minorEastAsia" w:hAnsi="Times New Roman" w:cs="Times New Roman"/>
                <w:position w:val="-14"/>
              </w:rPr>
            </w:pPr>
            <w:ins w:id="251" w:author="User" w:date="2016-10-24T16:29:00Z">
              <w:r>
                <w:rPr>
                  <w:rFonts w:ascii="Times New Roman" w:eastAsiaTheme="minorEastAsia" w:hAnsi="Times New Roman" w:cs="Times New Roman" w:hint="eastAsia"/>
                  <w:sz w:val="24"/>
                  <w:szCs w:val="24"/>
                </w:rPr>
                <w:t>9</w:t>
              </w:r>
              <w:r>
                <w:rPr>
                  <w:rFonts w:ascii="Times New Roman" w:eastAsiaTheme="minorEastAsia" w:hAnsi="Times New Roman" w:cs="Times New Roman" w:hint="eastAsia"/>
                  <w:sz w:val="24"/>
                  <w:szCs w:val="24"/>
                </w:rPr>
                <w:t>，</w:t>
              </w:r>
              <w:r w:rsidRPr="00AF36C4">
                <w:rPr>
                  <w:rFonts w:ascii="Times New Roman" w:eastAsiaTheme="minorEastAsia" w:hAnsi="Times New Roman" w:cs="Times New Roman" w:hint="eastAsia"/>
                  <w:sz w:val="24"/>
                  <w:szCs w:val="24"/>
                </w:rPr>
                <w:t>通过</w:t>
              </w:r>
              <w:r w:rsidRPr="00AF36C4">
                <w:rPr>
                  <w:rFonts w:ascii="Times New Roman" w:eastAsiaTheme="minorEastAsia" w:hAnsi="Times New Roman" w:cs="Times New Roman" w:hint="eastAsia"/>
                  <w:sz w:val="24"/>
                  <w:szCs w:val="24"/>
                </w:rPr>
                <w:t>Net5</w:t>
              </w:r>
              <w:r>
                <w:rPr>
                  <w:rFonts w:ascii="Times New Roman" w:eastAsiaTheme="minorEastAsia" w:hAnsi="Times New Roman" w:cs="Times New Roman" w:hint="eastAsia"/>
                  <w:sz w:val="24"/>
                  <w:szCs w:val="24"/>
                </w:rPr>
                <w:t xml:space="preserve">     </w:t>
              </w:r>
            </w:ins>
            <w:ins w:id="252" w:author="User" w:date="2016-10-24T16:29:00Z">
              <w:r w:rsidRPr="00C54053">
                <w:rPr>
                  <w:rFonts w:ascii="Times New Roman" w:eastAsiaTheme="minorEastAsia" w:hAnsi="Times New Roman" w:cs="Times New Roman"/>
                  <w:position w:val="-14"/>
                </w:rPr>
                <w:object w:dxaOrig="3060" w:dyaOrig="400">
                  <v:shape id="_x0000_i1032" type="#_x0000_t75" style="width:153.9pt;height:20.4pt" o:ole="">
                    <v:imagedata r:id="rId24" o:title=""/>
                  </v:shape>
                  <o:OLEObject Type="Embed" ProgID="Equation.DSMT4" ShapeID="_x0000_i1032" DrawAspect="Content" ObjectID="_1538844013" r:id="rId25"/>
                </w:object>
              </w:r>
            </w:ins>
            <w:ins w:id="253" w:author="User" w:date="2016-10-24T16:29:00Z">
              <w:r>
                <w:rPr>
                  <w:rFonts w:ascii="Times New Roman" w:eastAsiaTheme="minorEastAsia" w:hAnsi="Times New Roman" w:cs="Times New Roman" w:hint="eastAsia"/>
                  <w:sz w:val="24"/>
                  <w:szCs w:val="24"/>
                </w:rPr>
                <w:t xml:space="preserve">                    </w:t>
              </w:r>
              <w:r w:rsidR="000A45C7">
                <w:rPr>
                  <w:rFonts w:ascii="Times New Roman" w:eastAsiaTheme="minorEastAsia" w:hAnsi="Times New Roman" w:cs="Times New Roman" w:hint="eastAsia"/>
                  <w:sz w:val="24"/>
                  <w:szCs w:val="24"/>
                </w:rPr>
                <w:t xml:space="preserve">                              (</w:t>
              </w:r>
            </w:ins>
            <w:ins w:id="254" w:author="User" w:date="2016-10-24T16:38:00Z">
              <w:r w:rsidR="000A45C7">
                <w:rPr>
                  <w:rFonts w:ascii="Times New Roman" w:eastAsiaTheme="minorEastAsia" w:hAnsi="Times New Roman" w:cs="Times New Roman" w:hint="eastAsia"/>
                  <w:sz w:val="24"/>
                  <w:szCs w:val="24"/>
                </w:rPr>
                <w:t>6</w:t>
              </w:r>
            </w:ins>
            <w:ins w:id="255" w:author="User" w:date="2016-10-24T16:29:00Z">
              <w:r>
                <w:rPr>
                  <w:rFonts w:ascii="Times New Roman" w:eastAsiaTheme="minorEastAsia" w:hAnsi="Times New Roman" w:cs="Times New Roman" w:hint="eastAsia"/>
                  <w:sz w:val="24"/>
                  <w:szCs w:val="24"/>
                </w:rPr>
                <w:t>)</w:t>
              </w:r>
            </w:ins>
          </w:p>
          <w:p w:rsidR="008F6355" w:rsidRDefault="008F6355" w:rsidP="008F6355">
            <w:pPr>
              <w:spacing w:line="300" w:lineRule="auto"/>
              <w:ind w:leftChars="171" w:left="359" w:firstLineChars="50" w:firstLine="120"/>
              <w:rPr>
                <w:ins w:id="256" w:author="User" w:date="2016-10-24T16:29:00Z"/>
                <w:rFonts w:ascii="Times New Roman" w:eastAsiaTheme="minorEastAsia" w:hAnsi="Times New Roman" w:cs="Times New Roman"/>
                <w:sz w:val="24"/>
                <w:szCs w:val="24"/>
              </w:rPr>
            </w:pPr>
            <w:ins w:id="257" w:author="User" w:date="2016-10-24T16:29:00Z">
              <w:r>
                <w:rPr>
                  <w:rFonts w:ascii="Times New Roman" w:eastAsiaTheme="minorEastAsia" w:hAnsi="Times New Roman" w:cs="Times New Roman" w:hint="eastAsia"/>
                  <w:sz w:val="24"/>
                  <w:szCs w:val="24"/>
                </w:rPr>
                <w:lastRenderedPageBreak/>
                <w:t>h</w:t>
              </w:r>
              <w:proofErr w:type="gramStart"/>
              <w:r>
                <w:rPr>
                  <w:rFonts w:ascii="Times New Roman" w:eastAsiaTheme="minorEastAsia" w:hAnsi="Times New Roman" w:cs="Times New Roman" w:hint="eastAsia"/>
                  <w:sz w:val="24"/>
                  <w:szCs w:val="24"/>
                </w:rPr>
                <w:t>表示点集属于</w:t>
              </w:r>
              <w:proofErr w:type="gramEnd"/>
              <w:r>
                <w:rPr>
                  <w:rFonts w:ascii="Times New Roman" w:eastAsiaTheme="minorEastAsia" w:hAnsi="Times New Roman" w:cs="Times New Roman" w:hint="eastAsia"/>
                  <w:sz w:val="24"/>
                  <w:szCs w:val="24"/>
                </w:rPr>
                <w:t>第</w:t>
              </w:r>
              <w:r>
                <w:rPr>
                  <w:rFonts w:ascii="Times New Roman" w:eastAsiaTheme="minorEastAsia" w:hAnsi="Times New Roman" w:cs="Times New Roman" w:hint="eastAsia"/>
                  <w:sz w:val="24"/>
                  <w:szCs w:val="24"/>
                </w:rPr>
                <w:t>h</w:t>
              </w:r>
              <w:proofErr w:type="gramStart"/>
              <w:r>
                <w:rPr>
                  <w:rFonts w:ascii="Times New Roman" w:eastAsiaTheme="minorEastAsia" w:hAnsi="Times New Roman" w:cs="Times New Roman" w:hint="eastAsia"/>
                  <w:sz w:val="24"/>
                  <w:szCs w:val="24"/>
                </w:rPr>
                <w:t>个</w:t>
              </w:r>
              <w:proofErr w:type="gramEnd"/>
              <w:r>
                <w:rPr>
                  <w:rFonts w:ascii="Times New Roman" w:eastAsiaTheme="minorEastAsia" w:hAnsi="Times New Roman" w:cs="Times New Roman" w:hint="eastAsia"/>
                  <w:sz w:val="24"/>
                  <w:szCs w:val="24"/>
                </w:rPr>
                <w:t>层次，</w:t>
              </w:r>
            </w:ins>
          </w:p>
          <w:p w:rsidR="008F6355" w:rsidRDefault="008F6355" w:rsidP="008F6355">
            <w:pPr>
              <w:spacing w:line="300" w:lineRule="auto"/>
              <w:ind w:left="360" w:hangingChars="150" w:hanging="360"/>
              <w:rPr>
                <w:ins w:id="258" w:author="User" w:date="2016-10-24T16:29:00Z"/>
                <w:rFonts w:ascii="Times New Roman" w:eastAsiaTheme="minorEastAsia" w:hAnsi="Times New Roman" w:cs="Times New Roman"/>
                <w:position w:val="-46"/>
              </w:rPr>
            </w:pPr>
            <w:ins w:id="259" w:author="User" w:date="2016-10-24T16:29:00Z">
              <w:r>
                <w:rPr>
                  <w:rFonts w:ascii="Times New Roman" w:eastAsiaTheme="minorEastAsia" w:hAnsi="Times New Roman" w:cs="Times New Roman" w:hint="eastAsia"/>
                  <w:sz w:val="24"/>
                  <w:szCs w:val="24"/>
                </w:rPr>
                <w:t>10</w:t>
              </w:r>
              <w:r>
                <w:rPr>
                  <w:rFonts w:ascii="Times New Roman" w:eastAsiaTheme="minorEastAsia" w:hAnsi="Times New Roman" w:cs="Times New Roman" w:hint="eastAsia"/>
                  <w:sz w:val="24"/>
                  <w:szCs w:val="24"/>
                </w:rPr>
                <w:t>，</w:t>
              </w:r>
              <w:r w:rsidRPr="00AF36C4">
                <w:rPr>
                  <w:rFonts w:ascii="Times New Roman" w:eastAsiaTheme="minorEastAsia" w:hAnsi="Times New Roman" w:cs="Times New Roman" w:hint="eastAsia"/>
                  <w:sz w:val="24"/>
                  <w:szCs w:val="24"/>
                </w:rPr>
                <w:t>通过</w:t>
              </w:r>
              <w:proofErr w:type="spellStart"/>
              <w:r>
                <w:rPr>
                  <w:rFonts w:ascii="Times New Roman" w:eastAsiaTheme="minorEastAsia" w:hAnsi="Times New Roman" w:cs="Times New Roman" w:hint="eastAsia"/>
                  <w:sz w:val="24"/>
                  <w:szCs w:val="24"/>
                </w:rPr>
                <w:t>softmax</w:t>
              </w:r>
              <w:proofErr w:type="spellEnd"/>
              <w:r>
                <w:rPr>
                  <w:rFonts w:ascii="Times New Roman" w:eastAsiaTheme="minorEastAsia" w:hAnsi="Times New Roman" w:cs="Times New Roman" w:hint="eastAsia"/>
                  <w:sz w:val="24"/>
                  <w:szCs w:val="24"/>
                </w:rPr>
                <w:t xml:space="preserve">     </w:t>
              </w:r>
            </w:ins>
            <w:ins w:id="260" w:author="User" w:date="2016-10-24T16:29:00Z">
              <w:r w:rsidRPr="00AF36C4">
                <w:rPr>
                  <w:rFonts w:ascii="Times New Roman" w:eastAsiaTheme="minorEastAsia" w:hAnsi="Times New Roman" w:cs="Times New Roman"/>
                  <w:position w:val="-28"/>
                </w:rPr>
                <w:object w:dxaOrig="3580" w:dyaOrig="540">
                  <v:shape id="_x0000_i1033" type="#_x0000_t75" style="width:178.8pt;height:26.9pt" o:ole="">
                    <v:imagedata r:id="rId26" o:title=""/>
                  </v:shape>
                  <o:OLEObject Type="Embed" ProgID="Equation.DSMT4" ShapeID="_x0000_i1033" DrawAspect="Content" ObjectID="_1538844014" r:id="rId27"/>
                </w:object>
              </w:r>
            </w:ins>
            <w:ins w:id="261" w:author="User" w:date="2016-10-24T16:29:00Z">
              <w:r>
                <w:rPr>
                  <w:rFonts w:ascii="Times New Roman" w:eastAsiaTheme="minorEastAsia" w:hAnsi="Times New Roman" w:cs="Times New Roman" w:hint="eastAsia"/>
                  <w:sz w:val="24"/>
                  <w:szCs w:val="24"/>
                </w:rPr>
                <w:t xml:space="preserve">                            </w:t>
              </w:r>
              <w:r w:rsidR="000A45C7">
                <w:rPr>
                  <w:rFonts w:ascii="Times New Roman" w:eastAsiaTheme="minorEastAsia" w:hAnsi="Times New Roman" w:cs="Times New Roman" w:hint="eastAsia"/>
                  <w:sz w:val="24"/>
                  <w:szCs w:val="24"/>
                </w:rPr>
                <w:t xml:space="preserve">      (</w:t>
              </w:r>
            </w:ins>
            <w:ins w:id="262" w:author="User" w:date="2016-10-24T16:38:00Z">
              <w:r w:rsidR="000A45C7">
                <w:rPr>
                  <w:rFonts w:ascii="Times New Roman" w:eastAsiaTheme="minorEastAsia" w:hAnsi="Times New Roman" w:cs="Times New Roman" w:hint="eastAsia"/>
                  <w:sz w:val="24"/>
                  <w:szCs w:val="24"/>
                </w:rPr>
                <w:t>7)</w:t>
              </w:r>
            </w:ins>
          </w:p>
          <w:p w:rsidR="008F6355" w:rsidRDefault="008F6355" w:rsidP="008F6355">
            <w:pPr>
              <w:spacing w:line="300" w:lineRule="auto"/>
              <w:ind w:left="360" w:hangingChars="150" w:hanging="360"/>
              <w:rPr>
                <w:ins w:id="263" w:author="User" w:date="2016-10-24T16:29:00Z"/>
                <w:rFonts w:ascii="Times New Roman" w:eastAsiaTheme="minorEastAsia" w:hAnsi="Times New Roman" w:cs="Times New Roman"/>
                <w:position w:val="-28"/>
                <w:sz w:val="24"/>
                <w:szCs w:val="24"/>
              </w:rPr>
            </w:pPr>
            <w:ins w:id="264" w:author="User" w:date="2016-10-24T16:29:00Z">
              <w:r>
                <w:rPr>
                  <w:rFonts w:ascii="Times New Roman" w:eastAsiaTheme="minorEastAsia" w:hAnsi="Times New Roman" w:cs="Times New Roman" w:hint="eastAsia"/>
                  <w:sz w:val="24"/>
                  <w:szCs w:val="24"/>
                </w:rPr>
                <w:t>11</w:t>
              </w: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loss</w:t>
              </w:r>
              <w:r>
                <w:rPr>
                  <w:rFonts w:ascii="Times New Roman" w:eastAsiaTheme="minorEastAsia" w:hAnsi="Times New Roman" w:cs="Times New Roman" w:hint="eastAsia"/>
                  <w:sz w:val="24"/>
                  <w:szCs w:val="24"/>
                </w:rPr>
                <w:t>函数</w:t>
              </w:r>
              <w:r>
                <w:rPr>
                  <w:rFonts w:ascii="Times New Roman" w:eastAsiaTheme="minorEastAsia" w:hAnsi="Times New Roman" w:cs="Times New Roman" w:hint="eastAsia"/>
                  <w:sz w:val="24"/>
                  <w:szCs w:val="24"/>
                </w:rPr>
                <w:t xml:space="preserve">     </w:t>
              </w:r>
            </w:ins>
            <w:ins w:id="265" w:author="User" w:date="2016-10-24T16:29:00Z">
              <w:r w:rsidRPr="00C54053">
                <w:rPr>
                  <w:rFonts w:ascii="Times New Roman" w:eastAsiaTheme="minorEastAsia" w:hAnsi="Times New Roman" w:cs="Times New Roman"/>
                  <w:position w:val="-28"/>
                  <w:sz w:val="24"/>
                  <w:szCs w:val="24"/>
                </w:rPr>
                <w:object w:dxaOrig="1719" w:dyaOrig="680">
                  <v:shape id="_x0000_i1034" type="#_x0000_t75" style="width:86.2pt;height:33.95pt" o:ole="">
                    <v:imagedata r:id="rId28" o:title=""/>
                  </v:shape>
                  <o:OLEObject Type="Embed" ProgID="Equation.DSMT4" ShapeID="_x0000_i1034" DrawAspect="Content" ObjectID="_1538844015" r:id="rId29"/>
                </w:object>
              </w:r>
            </w:ins>
            <w:ins w:id="266" w:author="User" w:date="2016-10-24T16:29:00Z">
              <w:r>
                <w:rPr>
                  <w:rFonts w:ascii="Times New Roman" w:eastAsiaTheme="minorEastAsia" w:hAnsi="Times New Roman" w:cs="Times New Roman" w:hint="eastAsia"/>
                  <w:sz w:val="24"/>
                  <w:szCs w:val="24"/>
                </w:rPr>
                <w:t xml:space="preserve">                                                                        (</w:t>
              </w:r>
            </w:ins>
            <w:ins w:id="267" w:author="User" w:date="2016-10-24T16:38:00Z">
              <w:r w:rsidR="000A45C7">
                <w:rPr>
                  <w:rFonts w:ascii="Times New Roman" w:eastAsiaTheme="minorEastAsia" w:hAnsi="Times New Roman" w:cs="Times New Roman" w:hint="eastAsia"/>
                  <w:sz w:val="24"/>
                  <w:szCs w:val="24"/>
                </w:rPr>
                <w:t>8</w:t>
              </w:r>
            </w:ins>
            <w:ins w:id="268" w:author="User" w:date="2016-10-24T16:29:00Z">
              <w:r>
                <w:rPr>
                  <w:rFonts w:ascii="Times New Roman" w:eastAsiaTheme="minorEastAsia" w:hAnsi="Times New Roman" w:cs="Times New Roman" w:hint="eastAsia"/>
                  <w:sz w:val="24"/>
                  <w:szCs w:val="24"/>
                </w:rPr>
                <w:t>)</w:t>
              </w:r>
            </w:ins>
          </w:p>
          <w:p w:rsidR="008F6355" w:rsidRDefault="008F6355" w:rsidP="008F6355">
            <w:pPr>
              <w:spacing w:line="300" w:lineRule="auto"/>
              <w:ind w:left="360" w:hangingChars="150" w:hanging="360"/>
              <w:rPr>
                <w:ins w:id="269" w:author="User" w:date="2016-10-24T16:29:00Z"/>
                <w:rFonts w:ascii="Times New Roman" w:eastAsiaTheme="minorEastAsia" w:hAnsi="Times New Roman" w:cs="Times New Roman"/>
                <w:sz w:val="24"/>
                <w:szCs w:val="24"/>
              </w:rPr>
            </w:pPr>
            <w:ins w:id="270" w:author="User" w:date="2016-10-24T16:29:00Z">
              <w:r>
                <w:rPr>
                  <w:rFonts w:ascii="Times New Roman" w:eastAsiaTheme="minorEastAsia" w:hAnsi="Times New Roman" w:cs="Times New Roman" w:hint="eastAsia"/>
                  <w:position w:val="-28"/>
                  <w:sz w:val="24"/>
                  <w:szCs w:val="24"/>
                </w:rPr>
                <w:t xml:space="preserve">      </w:t>
              </w:r>
            </w:ins>
            <w:ins w:id="271" w:author="User" w:date="2016-10-24T16:29:00Z">
              <w:r w:rsidRPr="001966D2">
                <w:rPr>
                  <w:rFonts w:ascii="Times New Roman" w:eastAsiaTheme="minorEastAsia" w:hAnsi="Times New Roman" w:cs="Times New Roman"/>
                  <w:position w:val="-10"/>
                  <w:sz w:val="24"/>
                  <w:szCs w:val="24"/>
                </w:rPr>
                <w:object w:dxaOrig="300" w:dyaOrig="499">
                  <v:shape id="_x0000_i1035" type="#_x0000_t75" style="width:15pt;height:24.95pt" o:ole="">
                    <v:imagedata r:id="rId30" o:title=""/>
                  </v:shape>
                  <o:OLEObject Type="Embed" ProgID="Equation.DSMT4" ShapeID="_x0000_i1035" DrawAspect="Content" ObjectID="_1538844016" r:id="rId31"/>
                </w:object>
              </w:r>
            </w:ins>
            <w:ins w:id="272" w:author="User" w:date="2016-10-24T16:29:00Z">
              <w:r>
                <w:rPr>
                  <w:rFonts w:ascii="Times New Roman" w:eastAsiaTheme="minorEastAsia" w:hAnsi="Times New Roman" w:cs="Times New Roman" w:hint="eastAsia"/>
                  <w:sz w:val="24"/>
                  <w:szCs w:val="24"/>
                </w:rPr>
                <w:t>表示真实的标签</w:t>
              </w:r>
            </w:ins>
          </w:p>
          <w:p w:rsidR="008F6355" w:rsidRDefault="008F6355" w:rsidP="008F6355">
            <w:pPr>
              <w:pStyle w:val="ae"/>
              <w:spacing w:line="300" w:lineRule="auto"/>
              <w:ind w:left="315" w:hanging="315"/>
              <w:rPr>
                <w:ins w:id="273" w:author="User" w:date="2016-10-24T16:29:00Z"/>
                <w:rFonts w:ascii="Times New Roman" w:eastAsiaTheme="minorEastAsia" w:hAnsi="Times New Roman" w:cs="Times New Roman"/>
                <w:position w:val="-14"/>
              </w:rPr>
            </w:pPr>
            <w:ins w:id="274" w:author="User" w:date="2016-10-24T16:29:00Z">
              <w:r>
                <w:rPr>
                  <w:rFonts w:ascii="Times New Roman" w:eastAsiaTheme="minorEastAsia" w:hAnsi="Times New Roman" w:cs="Times New Roman" w:hint="eastAsia"/>
                  <w:position w:val="-14"/>
                </w:rPr>
                <w:t xml:space="preserve">*      </w:t>
              </w:r>
              <w:r w:rsidRPr="00007DA7">
                <w:rPr>
                  <w:rFonts w:ascii="Times New Roman" w:eastAsiaTheme="minorEastAsia" w:hAnsi="Times New Roman" w:cs="Times New Roman" w:hint="eastAsia"/>
                  <w:position w:val="-14"/>
                </w:rPr>
                <w:t>当</w:t>
              </w:r>
              <w:r w:rsidRPr="00007DA7">
                <w:rPr>
                  <w:rFonts w:ascii="Times New Roman" w:eastAsiaTheme="minorEastAsia" w:hAnsi="Times New Roman" w:cs="Times New Roman" w:hint="eastAsia"/>
                  <w:position w:val="-14"/>
                </w:rPr>
                <w:t>Net3</w:t>
              </w:r>
              <w:r w:rsidRPr="00007DA7">
                <w:rPr>
                  <w:rFonts w:ascii="Times New Roman" w:eastAsiaTheme="minorEastAsia" w:hAnsi="Times New Roman" w:cs="Times New Roman" w:hint="eastAsia"/>
                  <w:position w:val="-14"/>
                </w:rPr>
                <w:t>需要反向求导时，以公式</w:t>
              </w:r>
              <w:r w:rsidRPr="00007DA7">
                <w:rPr>
                  <w:rFonts w:ascii="Times New Roman" w:eastAsiaTheme="minorEastAsia" w:hAnsi="Times New Roman" w:cs="Times New Roman" w:hint="eastAsia"/>
                  <w:position w:val="-14"/>
                </w:rPr>
                <w:t>5</w:t>
              </w:r>
              <w:r w:rsidRPr="00007DA7">
                <w:rPr>
                  <w:rFonts w:ascii="Times New Roman" w:eastAsiaTheme="minorEastAsia" w:hAnsi="Times New Roman" w:cs="Times New Roman" w:hint="eastAsia"/>
                  <w:position w:val="-14"/>
                </w:rPr>
                <w:t>为例，</w:t>
              </w:r>
            </w:ins>
          </w:p>
          <w:p w:rsidR="008F6355" w:rsidRDefault="008F6355" w:rsidP="008F6355">
            <w:pPr>
              <w:pStyle w:val="ae"/>
              <w:spacing w:line="300" w:lineRule="auto"/>
              <w:ind w:left="315" w:hanging="315"/>
              <w:rPr>
                <w:ins w:id="275" w:author="User" w:date="2016-10-24T16:29:00Z"/>
                <w:rFonts w:ascii="Times New Roman" w:eastAsiaTheme="minorEastAsia" w:hAnsi="Times New Roman" w:cs="Times New Roman"/>
                <w:sz w:val="24"/>
                <w:szCs w:val="24"/>
              </w:rPr>
            </w:pPr>
            <w:ins w:id="276" w:author="User" w:date="2016-10-24T16:29:00Z">
              <w:r w:rsidRPr="00007DA7">
                <w:rPr>
                  <w:rFonts w:ascii="Times New Roman" w:eastAsiaTheme="minorEastAsia" w:hAnsi="Times New Roman" w:cs="Times New Roman"/>
                  <w:position w:val="-30"/>
                  <w:sz w:val="24"/>
                  <w:szCs w:val="24"/>
                </w:rPr>
                <w:object w:dxaOrig="7620" w:dyaOrig="720">
                  <v:shape id="_x0000_i1036" type="#_x0000_t75" style="width:381pt;height:36pt" o:ole="">
                    <v:imagedata r:id="rId32" o:title=""/>
                  </v:shape>
                  <o:OLEObject Type="Embed" ProgID="Equation.DSMT4" ShapeID="_x0000_i1036" DrawAspect="Content" ObjectID="_1538844017" r:id="rId33"/>
                </w:object>
              </w:r>
            </w:ins>
            <w:ins w:id="277" w:author="User" w:date="2016-10-24T16:29:00Z">
              <w:r w:rsidR="000A45C7">
                <w:rPr>
                  <w:rFonts w:ascii="Times New Roman" w:eastAsiaTheme="minorEastAsia" w:hAnsi="Times New Roman" w:cs="Times New Roman" w:hint="eastAsia"/>
                  <w:sz w:val="24"/>
                  <w:szCs w:val="24"/>
                </w:rPr>
                <w:t xml:space="preserve">  (</w:t>
              </w:r>
            </w:ins>
            <w:ins w:id="278" w:author="User" w:date="2016-10-24T16:38:00Z">
              <w:r w:rsidR="000A45C7">
                <w:rPr>
                  <w:rFonts w:ascii="Times New Roman" w:eastAsiaTheme="minorEastAsia" w:hAnsi="Times New Roman" w:cs="Times New Roman" w:hint="eastAsia"/>
                  <w:sz w:val="24"/>
                  <w:szCs w:val="24"/>
                </w:rPr>
                <w:t>9</w:t>
              </w:r>
            </w:ins>
            <w:ins w:id="279" w:author="User" w:date="2016-10-24T16:29:00Z">
              <w:r>
                <w:rPr>
                  <w:rFonts w:ascii="Times New Roman" w:eastAsiaTheme="minorEastAsia" w:hAnsi="Times New Roman" w:cs="Times New Roman" w:hint="eastAsia"/>
                  <w:sz w:val="24"/>
                  <w:szCs w:val="24"/>
                </w:rPr>
                <w:t>)</w:t>
              </w:r>
            </w:ins>
          </w:p>
          <w:p w:rsidR="008F6355" w:rsidRPr="00AF36C4" w:rsidRDefault="008F6355" w:rsidP="008F6355">
            <w:pPr>
              <w:spacing w:line="300" w:lineRule="auto"/>
              <w:ind w:firstLineChars="200" w:firstLine="480"/>
              <w:rPr>
                <w:ins w:id="280" w:author="User" w:date="2016-10-24T16:29:00Z"/>
                <w:rFonts w:ascii="Times New Roman" w:eastAsiaTheme="minorEastAsia" w:hAnsi="Times New Roman" w:cs="Times New Roman"/>
                <w:position w:val="-14"/>
              </w:rPr>
            </w:pPr>
            <w:ins w:id="281" w:author="User" w:date="2016-10-24T16:29:00Z">
              <w:r>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表示</w:t>
              </w:r>
              <w:r>
                <w:rPr>
                  <w:rFonts w:ascii="Times New Roman" w:eastAsiaTheme="minorEastAsia" w:hAnsi="Times New Roman" w:cs="Times New Roman" w:hint="eastAsia"/>
                  <w:sz w:val="24"/>
                  <w:szCs w:val="24"/>
                </w:rPr>
                <w:t>0/1</w:t>
              </w:r>
              <w:r>
                <w:rPr>
                  <w:rFonts w:ascii="Times New Roman" w:eastAsiaTheme="minorEastAsia" w:hAnsi="Times New Roman" w:cs="Times New Roman" w:hint="eastAsia"/>
                  <w:sz w:val="24"/>
                  <w:szCs w:val="24"/>
                </w:rPr>
                <w:t>的指示器。</w:t>
              </w:r>
            </w:ins>
          </w:p>
          <w:p w:rsidR="008F6355" w:rsidRPr="001966D2" w:rsidRDefault="008F6355" w:rsidP="008F6355">
            <w:pPr>
              <w:spacing w:line="300" w:lineRule="auto"/>
              <w:ind w:leftChars="171" w:left="359" w:firstLineChars="50" w:firstLine="120"/>
              <w:rPr>
                <w:ins w:id="282" w:author="User" w:date="2016-10-24T16:29:00Z"/>
                <w:rFonts w:ascii="Times New Roman" w:eastAsiaTheme="minorEastAsia" w:hAnsi="Times New Roman" w:cs="Times New Roman"/>
                <w:sz w:val="24"/>
                <w:szCs w:val="24"/>
              </w:rPr>
            </w:pPr>
          </w:p>
        </w:tc>
      </w:tr>
    </w:tbl>
    <w:p w:rsidR="008F6355" w:rsidRPr="00C54053" w:rsidRDefault="008F6355">
      <w:pPr>
        <w:spacing w:before="156" w:after="156" w:line="300" w:lineRule="auto"/>
        <w:jc w:val="center"/>
        <w:rPr>
          <w:rFonts w:ascii="Times New Roman" w:eastAsiaTheme="minorEastAsia" w:hAnsi="Times New Roman" w:cs="Times New Roman"/>
          <w:b/>
          <w:sz w:val="24"/>
          <w:szCs w:val="24"/>
        </w:rPr>
      </w:pPr>
    </w:p>
    <w:p w:rsidR="00E25226" w:rsidRPr="00C54053" w:rsidRDefault="00E25226">
      <w:pPr>
        <w:spacing w:before="156" w:after="156" w:line="300" w:lineRule="auto"/>
        <w:rPr>
          <w:rFonts w:ascii="Times New Roman" w:eastAsiaTheme="minorEastAsia" w:hAnsi="Times New Roman" w:cs="Times New Roman"/>
        </w:rPr>
      </w:pPr>
      <w:r w:rsidRPr="00C54053">
        <w:rPr>
          <w:rFonts w:ascii="Times New Roman" w:eastAsiaTheme="minorEastAsia" w:hAnsi="Times New Roman" w:cs="Times New Roman"/>
          <w:b/>
          <w:sz w:val="24"/>
          <w:szCs w:val="24"/>
        </w:rPr>
        <w:t xml:space="preserve">A. </w:t>
      </w:r>
      <w:r w:rsidR="007D222A" w:rsidRPr="00C54053">
        <w:rPr>
          <w:rFonts w:ascii="Times New Roman" w:eastAsiaTheme="minorEastAsia" w:hAnsi="Times New Roman" w:cs="Times New Roman"/>
          <w:b/>
          <w:sz w:val="24"/>
          <w:szCs w:val="24"/>
        </w:rPr>
        <w:t>点集中所有</w:t>
      </w:r>
      <w:r w:rsidRPr="00C54053">
        <w:rPr>
          <w:rFonts w:ascii="Times New Roman" w:eastAsiaTheme="minorEastAsia" w:hAnsi="Times New Roman" w:cs="Times New Roman"/>
          <w:b/>
          <w:sz w:val="24"/>
          <w:szCs w:val="24"/>
        </w:rPr>
        <w:t>点</w:t>
      </w:r>
      <w:r w:rsidR="007D222A" w:rsidRPr="00C54053">
        <w:rPr>
          <w:rFonts w:ascii="Times New Roman" w:eastAsiaTheme="minorEastAsia" w:hAnsi="Times New Roman" w:cs="Times New Roman"/>
          <w:b/>
          <w:sz w:val="24"/>
          <w:szCs w:val="24"/>
        </w:rPr>
        <w:t>的</w:t>
      </w:r>
      <w:r w:rsidRPr="00C54053">
        <w:rPr>
          <w:rFonts w:ascii="Times New Roman" w:eastAsiaTheme="minorEastAsia" w:hAnsi="Times New Roman" w:cs="Times New Roman"/>
          <w:b/>
          <w:sz w:val="24"/>
          <w:szCs w:val="24"/>
        </w:rPr>
        <w:t>特征综合成点集特征</w:t>
      </w:r>
    </w:p>
    <w:p w:rsidR="00E25226" w:rsidRPr="00C54053" w:rsidRDefault="008E1644" w:rsidP="00992C0C">
      <w:pPr>
        <w:spacing w:line="300" w:lineRule="auto"/>
        <w:ind w:firstLine="480"/>
        <w:rPr>
          <w:rFonts w:ascii="Times New Roman" w:eastAsiaTheme="minorEastAsia" w:hAnsi="Times New Roman" w:cs="Times New Roman"/>
          <w:sz w:val="24"/>
          <w:szCs w:val="24"/>
        </w:rPr>
      </w:pPr>
      <w:ins w:id="283" w:author="User" w:date="2016-10-23T08:38:00Z">
        <w:r>
          <w:rPr>
            <w:rFonts w:ascii="Times New Roman" w:eastAsiaTheme="minorEastAsia" w:hAnsi="Times New Roman" w:cs="Times New Roman" w:hint="eastAsia"/>
            <w:sz w:val="24"/>
            <w:szCs w:val="24"/>
          </w:rPr>
          <w:t>在这一章中将介绍</w:t>
        </w:r>
      </w:ins>
      <w:ins w:id="284" w:author="User" w:date="2016-10-23T08:42:00Z">
        <w:r>
          <w:rPr>
            <w:rFonts w:ascii="Times New Roman" w:eastAsiaTheme="minorEastAsia" w:hAnsi="Times New Roman" w:cs="Times New Roman" w:hint="eastAsia"/>
            <w:sz w:val="24"/>
            <w:szCs w:val="24"/>
          </w:rPr>
          <w:t>我们的</w:t>
        </w:r>
      </w:ins>
      <w:ins w:id="285" w:author="User" w:date="2016-10-23T08:38:00Z">
        <w:r>
          <w:rPr>
            <w:rFonts w:ascii="Times New Roman" w:eastAsiaTheme="minorEastAsia" w:hAnsi="Times New Roman" w:cs="Times New Roman" w:hint="eastAsia"/>
            <w:sz w:val="24"/>
            <w:szCs w:val="24"/>
          </w:rPr>
          <w:t>神经网络</w:t>
        </w:r>
      </w:ins>
      <w:ins w:id="286" w:author="User" w:date="2016-10-23T08:42:00Z">
        <w:r w:rsidR="00413168">
          <w:rPr>
            <w:rFonts w:ascii="Times New Roman" w:eastAsiaTheme="minorEastAsia" w:hAnsi="Times New Roman" w:cs="Times New Roman" w:hint="eastAsia"/>
            <w:sz w:val="24"/>
            <w:szCs w:val="24"/>
          </w:rPr>
          <w:t>结构能够直接</w:t>
        </w:r>
      </w:ins>
      <w:ins w:id="287" w:author="User" w:date="2016-10-23T08:43:00Z">
        <w:r w:rsidR="00413168">
          <w:rPr>
            <w:rFonts w:ascii="Times New Roman" w:eastAsiaTheme="minorEastAsia" w:hAnsi="Times New Roman" w:cs="Times New Roman" w:hint="eastAsia"/>
            <w:sz w:val="24"/>
            <w:szCs w:val="24"/>
          </w:rPr>
          <w:t>处理点云无需栅格化</w:t>
        </w:r>
      </w:ins>
      <w:ins w:id="288" w:author="User" w:date="2016-10-23T08:51:00Z">
        <w:r w:rsidR="00413168">
          <w:rPr>
            <w:rFonts w:ascii="Times New Roman" w:eastAsiaTheme="minorEastAsia" w:hAnsi="Times New Roman" w:cs="Times New Roman" w:hint="eastAsia"/>
            <w:sz w:val="24"/>
            <w:szCs w:val="24"/>
          </w:rPr>
          <w:t>的</w:t>
        </w:r>
      </w:ins>
      <w:ins w:id="289" w:author="User" w:date="2016-10-23T08:48:00Z">
        <w:r w:rsidR="00413168">
          <w:rPr>
            <w:rFonts w:ascii="Times New Roman" w:eastAsiaTheme="minorEastAsia" w:hAnsi="Times New Roman" w:cs="Times New Roman" w:hint="eastAsia"/>
            <w:sz w:val="24"/>
            <w:szCs w:val="24"/>
          </w:rPr>
          <w:t>基本组成结构</w:t>
        </w:r>
      </w:ins>
      <w:ins w:id="290" w:author="User" w:date="2016-10-23T08:51:00Z">
        <w:r w:rsidR="00125F8A">
          <w:rPr>
            <w:rFonts w:ascii="Times New Roman" w:eastAsiaTheme="minorEastAsia" w:hAnsi="Times New Roman" w:cs="Times New Roman" w:hint="eastAsia"/>
            <w:sz w:val="24"/>
            <w:szCs w:val="24"/>
          </w:rPr>
          <w:t>以及设计</w:t>
        </w:r>
        <w:r w:rsidR="00413168">
          <w:rPr>
            <w:rFonts w:ascii="Times New Roman" w:eastAsiaTheme="minorEastAsia" w:hAnsi="Times New Roman" w:cs="Times New Roman" w:hint="eastAsia"/>
            <w:sz w:val="24"/>
            <w:szCs w:val="24"/>
          </w:rPr>
          <w:t>原因</w:t>
        </w:r>
      </w:ins>
      <w:ins w:id="291" w:author="User" w:date="2016-10-23T08:44:00Z">
        <w:r w:rsidR="00413168">
          <w:rPr>
            <w:rFonts w:ascii="Times New Roman" w:eastAsiaTheme="minorEastAsia" w:hAnsi="Times New Roman" w:cs="Times New Roman" w:hint="eastAsia"/>
            <w:sz w:val="24"/>
            <w:szCs w:val="24"/>
          </w:rPr>
          <w:t>。</w:t>
        </w:r>
      </w:ins>
      <w:ins w:id="292" w:author="User" w:date="2016-10-23T08:45:00Z">
        <w:r w:rsidR="00413168">
          <w:rPr>
            <w:rFonts w:ascii="Times New Roman" w:eastAsiaTheme="minorEastAsia" w:hAnsi="Times New Roman" w:cs="Times New Roman" w:hint="eastAsia"/>
            <w:sz w:val="24"/>
            <w:szCs w:val="24"/>
          </w:rPr>
          <w:t>如果直接把</w:t>
        </w:r>
      </w:ins>
      <w:ins w:id="293" w:author="User" w:date="2016-10-23T08:46:00Z">
        <w:r w:rsidR="00413168">
          <w:rPr>
            <w:rFonts w:ascii="Times New Roman" w:eastAsiaTheme="minorEastAsia" w:hAnsi="Times New Roman" w:cs="Times New Roman" w:hint="eastAsia"/>
            <w:sz w:val="24"/>
            <w:szCs w:val="24"/>
          </w:rPr>
          <w:t>每个点的特征作为输入，这样能够直接利用深度</w:t>
        </w:r>
      </w:ins>
      <w:ins w:id="294" w:author="User" w:date="2016-10-23T08:47:00Z">
        <w:r w:rsidR="00413168">
          <w:rPr>
            <w:rFonts w:ascii="Times New Roman" w:eastAsiaTheme="minorEastAsia" w:hAnsi="Times New Roman" w:cs="Times New Roman" w:hint="eastAsia"/>
            <w:sz w:val="24"/>
            <w:szCs w:val="24"/>
          </w:rPr>
          <w:t>神经网络进行特征提取，但是</w:t>
        </w:r>
      </w:ins>
      <w:ins w:id="295" w:author="User" w:date="2016-10-23T08:50:00Z">
        <w:r w:rsidR="00413168">
          <w:rPr>
            <w:rFonts w:ascii="Times New Roman" w:eastAsiaTheme="minorEastAsia" w:hAnsi="Times New Roman" w:cs="Times New Roman" w:hint="eastAsia"/>
            <w:sz w:val="24"/>
            <w:szCs w:val="24"/>
          </w:rPr>
          <w:t>直接针对点的特征提取无法利用空间信息，</w:t>
        </w:r>
      </w:ins>
      <w:ins w:id="296" w:author="User" w:date="2016-10-23T08:56:00Z">
        <w:r w:rsidR="009F0194">
          <w:rPr>
            <w:rFonts w:ascii="Times New Roman" w:eastAsiaTheme="minorEastAsia" w:hAnsi="Times New Roman" w:cs="Times New Roman" w:hint="eastAsia"/>
            <w:sz w:val="24"/>
            <w:szCs w:val="24"/>
          </w:rPr>
          <w:t>分类精度始终无法进一步提高，</w:t>
        </w:r>
      </w:ins>
      <w:ins w:id="297" w:author="User" w:date="2016-10-23T08:50:00Z">
        <w:r w:rsidR="00413168">
          <w:rPr>
            <w:rFonts w:ascii="Times New Roman" w:eastAsiaTheme="minorEastAsia" w:hAnsi="Times New Roman" w:cs="Times New Roman" w:hint="eastAsia"/>
            <w:sz w:val="24"/>
            <w:szCs w:val="24"/>
          </w:rPr>
          <w:t>所以</w:t>
        </w:r>
      </w:ins>
      <w:ins w:id="298" w:author="User" w:date="2016-10-24T16:24:00Z">
        <w:r w:rsidR="00125F8A">
          <w:rPr>
            <w:rFonts w:ascii="Times New Roman" w:eastAsiaTheme="minorEastAsia" w:hAnsi="Times New Roman" w:cs="Times New Roman" w:hint="eastAsia"/>
            <w:sz w:val="24"/>
            <w:szCs w:val="24"/>
          </w:rPr>
          <w:t>除了栅格化以外</w:t>
        </w:r>
      </w:ins>
      <w:ins w:id="299" w:author="User" w:date="2016-10-23T08:50:00Z">
        <w:r w:rsidR="00413168">
          <w:rPr>
            <w:rFonts w:ascii="Times New Roman" w:eastAsiaTheme="minorEastAsia" w:hAnsi="Times New Roman" w:cs="Times New Roman" w:hint="eastAsia"/>
            <w:sz w:val="24"/>
            <w:szCs w:val="24"/>
          </w:rPr>
          <w:t>一种基本的</w:t>
        </w:r>
      </w:ins>
      <w:ins w:id="300" w:author="User" w:date="2016-10-23T09:10:00Z">
        <w:r w:rsidR="00FC3359">
          <w:rPr>
            <w:rFonts w:ascii="Times New Roman" w:eastAsiaTheme="minorEastAsia" w:hAnsi="Times New Roman" w:cs="Times New Roman" w:hint="eastAsia"/>
            <w:sz w:val="24"/>
            <w:szCs w:val="24"/>
          </w:rPr>
          <w:t>想法</w:t>
        </w:r>
      </w:ins>
      <w:ins w:id="301" w:author="User" w:date="2016-10-24T16:24:00Z">
        <w:r w:rsidR="00125F8A">
          <w:rPr>
            <w:rFonts w:ascii="Times New Roman" w:eastAsiaTheme="minorEastAsia" w:hAnsi="Times New Roman" w:cs="Times New Roman" w:hint="eastAsia"/>
            <w:sz w:val="24"/>
            <w:szCs w:val="24"/>
          </w:rPr>
          <w:t>是</w:t>
        </w:r>
      </w:ins>
      <w:ins w:id="302" w:author="User" w:date="2016-10-23T08:51:00Z">
        <w:r w:rsidR="00413168">
          <w:rPr>
            <w:rFonts w:ascii="Times New Roman" w:eastAsiaTheme="minorEastAsia" w:hAnsi="Times New Roman" w:cs="Times New Roman" w:hint="eastAsia"/>
            <w:sz w:val="24"/>
            <w:szCs w:val="24"/>
          </w:rPr>
          <w:t>首先把点</w:t>
        </w:r>
      </w:ins>
      <w:ins w:id="303" w:author="User" w:date="2016-10-23T08:52:00Z">
        <w:r w:rsidR="00413168">
          <w:rPr>
            <w:rFonts w:ascii="Times New Roman" w:eastAsiaTheme="minorEastAsia" w:hAnsi="Times New Roman" w:cs="Times New Roman" w:hint="eastAsia"/>
            <w:sz w:val="24"/>
            <w:szCs w:val="24"/>
          </w:rPr>
          <w:t>云分割成</w:t>
        </w:r>
      </w:ins>
      <w:ins w:id="304" w:author="User" w:date="2016-10-23T08:51:00Z">
        <w:r w:rsidR="00413168">
          <w:rPr>
            <w:rFonts w:ascii="Times New Roman" w:eastAsiaTheme="minorEastAsia" w:hAnsi="Times New Roman" w:cs="Times New Roman" w:hint="eastAsia"/>
            <w:sz w:val="24"/>
            <w:szCs w:val="24"/>
          </w:rPr>
          <w:t>点集，然后</w:t>
        </w:r>
      </w:ins>
      <w:ins w:id="305" w:author="User" w:date="2016-10-23T08:52:00Z">
        <w:r w:rsidR="00413168">
          <w:rPr>
            <w:rFonts w:ascii="Times New Roman" w:eastAsiaTheme="minorEastAsia" w:hAnsi="Times New Roman" w:cs="Times New Roman" w:hint="eastAsia"/>
            <w:sz w:val="24"/>
            <w:szCs w:val="24"/>
          </w:rPr>
          <w:t>把点特征综合</w:t>
        </w:r>
        <w:proofErr w:type="gramStart"/>
        <w:r w:rsidR="00413168">
          <w:rPr>
            <w:rFonts w:ascii="Times New Roman" w:eastAsiaTheme="minorEastAsia" w:hAnsi="Times New Roman" w:cs="Times New Roman" w:hint="eastAsia"/>
            <w:sz w:val="24"/>
            <w:szCs w:val="24"/>
          </w:rPr>
          <w:t>成点集特征</w:t>
        </w:r>
        <w:proofErr w:type="gramEnd"/>
        <w:r w:rsidR="00413168">
          <w:rPr>
            <w:rFonts w:ascii="Times New Roman" w:eastAsiaTheme="minorEastAsia" w:hAnsi="Times New Roman" w:cs="Times New Roman" w:hint="eastAsia"/>
            <w:sz w:val="24"/>
            <w:szCs w:val="24"/>
          </w:rPr>
          <w:t>。但是</w:t>
        </w:r>
      </w:ins>
      <w:proofErr w:type="gramStart"/>
      <w:ins w:id="306" w:author="User" w:date="2016-10-23T08:38:00Z">
        <w:r w:rsidRPr="00C54053">
          <w:rPr>
            <w:rFonts w:ascii="Times New Roman" w:eastAsiaTheme="minorEastAsia" w:hAnsi="Times New Roman" w:cs="Times New Roman"/>
            <w:sz w:val="24"/>
            <w:szCs w:val="24"/>
          </w:rPr>
          <w:t>点集大小</w:t>
        </w:r>
        <w:proofErr w:type="gramEnd"/>
        <w:r w:rsidRPr="00C54053">
          <w:rPr>
            <w:rFonts w:ascii="Times New Roman" w:eastAsiaTheme="minorEastAsia" w:hAnsi="Times New Roman" w:cs="Times New Roman"/>
            <w:sz w:val="24"/>
            <w:szCs w:val="24"/>
          </w:rPr>
          <w:t>不一，</w:t>
        </w:r>
      </w:ins>
      <w:ins w:id="307" w:author="User" w:date="2016-10-23T08:58:00Z">
        <w:r w:rsidR="009F0194" w:rsidRPr="00C54053">
          <w:rPr>
            <w:rFonts w:ascii="Times New Roman" w:eastAsiaTheme="minorEastAsia" w:hAnsi="Times New Roman" w:cs="Times New Roman"/>
            <w:sz w:val="24"/>
            <w:szCs w:val="24"/>
          </w:rPr>
          <w:t>难以用一个固定长度的向量表示</w:t>
        </w:r>
        <w:r w:rsidR="009F0194">
          <w:rPr>
            <w:rFonts w:ascii="Times New Roman" w:eastAsiaTheme="minorEastAsia" w:hAnsi="Times New Roman" w:cs="Times New Roman" w:hint="eastAsia"/>
            <w:sz w:val="24"/>
            <w:szCs w:val="24"/>
          </w:rPr>
          <w:t>点集中</w:t>
        </w:r>
      </w:ins>
      <w:ins w:id="308" w:author="User" w:date="2016-10-23T08:57:00Z">
        <w:r w:rsidR="009F0194">
          <w:rPr>
            <w:rFonts w:ascii="Times New Roman" w:eastAsiaTheme="minorEastAsia" w:hAnsi="Times New Roman" w:cs="Times New Roman" w:hint="eastAsia"/>
            <w:sz w:val="24"/>
            <w:szCs w:val="24"/>
          </w:rPr>
          <w:t>每个点的</w:t>
        </w:r>
      </w:ins>
      <w:ins w:id="309" w:author="User" w:date="2016-10-23T08:58:00Z">
        <w:r w:rsidR="009F0194">
          <w:rPr>
            <w:rFonts w:ascii="Times New Roman" w:eastAsiaTheme="minorEastAsia" w:hAnsi="Times New Roman" w:cs="Times New Roman" w:hint="eastAsia"/>
            <w:sz w:val="24"/>
            <w:szCs w:val="24"/>
          </w:rPr>
          <w:t>特征连接起来形成的特征向量，</w:t>
        </w:r>
      </w:ins>
      <w:ins w:id="310" w:author="User" w:date="2016-10-23T08:38:00Z">
        <w:r w:rsidRPr="00C54053">
          <w:rPr>
            <w:rFonts w:ascii="Times New Roman" w:eastAsiaTheme="minorEastAsia" w:hAnsi="Times New Roman" w:cs="Times New Roman"/>
            <w:sz w:val="24"/>
            <w:szCs w:val="24"/>
          </w:rPr>
          <w:t>并且点集中点排列顺序是随机的，点排列顺序变化会改变输入的特征</w:t>
        </w:r>
      </w:ins>
      <w:ins w:id="311" w:author="User" w:date="2016-10-23T08:59:00Z">
        <w:r w:rsidR="009F0194">
          <w:rPr>
            <w:rFonts w:ascii="Times New Roman" w:eastAsiaTheme="minorEastAsia" w:hAnsi="Times New Roman" w:cs="Times New Roman" w:hint="eastAsia"/>
            <w:sz w:val="24"/>
            <w:szCs w:val="24"/>
          </w:rPr>
          <w:t>向量</w:t>
        </w:r>
      </w:ins>
      <w:ins w:id="312" w:author="User" w:date="2016-10-23T09:03:00Z">
        <w:r w:rsidR="00FC3359">
          <w:rPr>
            <w:rFonts w:ascii="Times New Roman" w:eastAsiaTheme="minorEastAsia" w:hAnsi="Times New Roman" w:cs="Times New Roman" w:hint="eastAsia"/>
            <w:sz w:val="24"/>
            <w:szCs w:val="24"/>
          </w:rPr>
          <w:t>，</w:t>
        </w:r>
      </w:ins>
      <w:ins w:id="313" w:author="User" w:date="2016-10-23T09:04:00Z">
        <w:r w:rsidR="00FC3359">
          <w:rPr>
            <w:rFonts w:ascii="Times New Roman" w:eastAsiaTheme="minorEastAsia" w:hAnsi="Times New Roman" w:cs="Times New Roman" w:hint="eastAsia"/>
            <w:sz w:val="24"/>
            <w:szCs w:val="24"/>
          </w:rPr>
          <w:t>会</w:t>
        </w:r>
      </w:ins>
      <w:ins w:id="314" w:author="User" w:date="2016-10-23T09:12:00Z">
        <w:r w:rsidR="00FC3359">
          <w:rPr>
            <w:rFonts w:ascii="Times New Roman" w:eastAsiaTheme="minorEastAsia" w:hAnsi="Times New Roman" w:cs="Times New Roman" w:hint="eastAsia"/>
            <w:sz w:val="24"/>
            <w:szCs w:val="24"/>
          </w:rPr>
          <w:t>造成</w:t>
        </w:r>
      </w:ins>
      <w:ins w:id="315" w:author="User" w:date="2016-10-23T09:04:00Z">
        <w:r w:rsidR="00FC3359">
          <w:rPr>
            <w:rFonts w:ascii="Times New Roman" w:eastAsiaTheme="minorEastAsia" w:hAnsi="Times New Roman" w:cs="Times New Roman" w:hint="eastAsia"/>
            <w:sz w:val="24"/>
            <w:szCs w:val="24"/>
          </w:rPr>
          <w:t>同一个点集，不同顺序的点排列形成不同的</w:t>
        </w:r>
      </w:ins>
      <w:ins w:id="316" w:author="User" w:date="2016-10-24T16:25:00Z">
        <w:r w:rsidR="00125F8A">
          <w:rPr>
            <w:rFonts w:ascii="Times New Roman" w:eastAsiaTheme="minorEastAsia" w:hAnsi="Times New Roman" w:cs="Times New Roman" w:hint="eastAsia"/>
            <w:sz w:val="24"/>
            <w:szCs w:val="24"/>
          </w:rPr>
          <w:t>分类</w:t>
        </w:r>
      </w:ins>
      <w:ins w:id="317" w:author="User" w:date="2016-10-23T08:38:00Z">
        <w:r w:rsidRPr="00C54053">
          <w:rPr>
            <w:rFonts w:ascii="Times New Roman" w:eastAsiaTheme="minorEastAsia" w:hAnsi="Times New Roman" w:cs="Times New Roman"/>
            <w:sz w:val="24"/>
            <w:szCs w:val="24"/>
          </w:rPr>
          <w:t>结果</w:t>
        </w:r>
      </w:ins>
      <w:ins w:id="318" w:author="User" w:date="2016-10-23T09:12:00Z">
        <w:r w:rsidR="00FC3359">
          <w:rPr>
            <w:rFonts w:ascii="Times New Roman" w:eastAsiaTheme="minorEastAsia" w:hAnsi="Times New Roman" w:cs="Times New Roman" w:hint="eastAsia"/>
            <w:sz w:val="24"/>
            <w:szCs w:val="24"/>
          </w:rPr>
          <w:t>，所以</w:t>
        </w:r>
      </w:ins>
      <w:ins w:id="319" w:author="User" w:date="2016-10-23T09:05:00Z">
        <w:r w:rsidR="00FC3359">
          <w:rPr>
            <w:rFonts w:ascii="Times New Roman" w:eastAsiaTheme="minorEastAsia" w:hAnsi="Times New Roman" w:cs="Times New Roman" w:hint="eastAsia"/>
            <w:sz w:val="24"/>
            <w:szCs w:val="24"/>
          </w:rPr>
          <w:t>采用对</w:t>
        </w:r>
      </w:ins>
      <w:ins w:id="320" w:author="User" w:date="2016-10-23T09:07:00Z">
        <w:r w:rsidR="00FC3359">
          <w:rPr>
            <w:rFonts w:ascii="Times New Roman" w:eastAsiaTheme="minorEastAsia" w:hAnsi="Times New Roman" w:cs="Times New Roman" w:hint="eastAsia"/>
            <w:sz w:val="24"/>
            <w:szCs w:val="24"/>
          </w:rPr>
          <w:t>点集中</w:t>
        </w:r>
      </w:ins>
      <w:proofErr w:type="gramStart"/>
      <w:ins w:id="321" w:author="User" w:date="2016-10-23T09:05:00Z">
        <w:r w:rsidR="00FC3359">
          <w:rPr>
            <w:rFonts w:ascii="Times New Roman" w:eastAsiaTheme="minorEastAsia" w:hAnsi="Times New Roman" w:cs="Times New Roman" w:hint="eastAsia"/>
            <w:sz w:val="24"/>
            <w:szCs w:val="24"/>
          </w:rPr>
          <w:t>所有点</w:t>
        </w:r>
      </w:ins>
      <w:proofErr w:type="gramEnd"/>
      <w:ins w:id="322" w:author="User" w:date="2016-10-23T09:13:00Z">
        <w:r w:rsidR="00FE3257">
          <w:rPr>
            <w:rFonts w:ascii="Times New Roman" w:eastAsiaTheme="minorEastAsia" w:hAnsi="Times New Roman" w:cs="Times New Roman" w:hint="eastAsia"/>
            <w:sz w:val="24"/>
            <w:szCs w:val="24"/>
          </w:rPr>
          <w:t>的</w:t>
        </w:r>
      </w:ins>
      <w:ins w:id="323" w:author="User" w:date="2016-10-23T09:05:00Z">
        <w:r w:rsidR="00FC3359">
          <w:rPr>
            <w:rFonts w:ascii="Times New Roman" w:eastAsiaTheme="minorEastAsia" w:hAnsi="Times New Roman" w:cs="Times New Roman" w:hint="eastAsia"/>
            <w:sz w:val="24"/>
            <w:szCs w:val="24"/>
          </w:rPr>
          <w:t>特征</w:t>
        </w:r>
      </w:ins>
      <w:ins w:id="324" w:author="User" w:date="2016-10-23T09:13:00Z">
        <w:r w:rsidR="00FC3359">
          <w:rPr>
            <w:rFonts w:ascii="Times New Roman" w:eastAsiaTheme="minorEastAsia" w:hAnsi="Times New Roman" w:cs="Times New Roman" w:hint="eastAsia"/>
            <w:sz w:val="24"/>
            <w:szCs w:val="24"/>
          </w:rPr>
          <w:t>进行</w:t>
        </w:r>
      </w:ins>
      <w:ins w:id="325" w:author="User" w:date="2016-10-23T09:05:00Z">
        <w:r w:rsidR="00FC3359">
          <w:rPr>
            <w:rFonts w:ascii="Times New Roman" w:eastAsiaTheme="minorEastAsia" w:hAnsi="Times New Roman" w:cs="Times New Roman" w:hint="eastAsia"/>
            <w:sz w:val="24"/>
            <w:szCs w:val="24"/>
          </w:rPr>
          <w:t>池化</w:t>
        </w:r>
      </w:ins>
      <w:ins w:id="326" w:author="User" w:date="2016-10-23T09:13:00Z">
        <w:r w:rsidR="00FC3359">
          <w:rPr>
            <w:rFonts w:ascii="Times New Roman" w:eastAsiaTheme="minorEastAsia" w:hAnsi="Times New Roman" w:cs="Times New Roman" w:hint="eastAsia"/>
            <w:sz w:val="24"/>
            <w:szCs w:val="24"/>
          </w:rPr>
          <w:t>，</w:t>
        </w:r>
      </w:ins>
      <w:ins w:id="327" w:author="User" w:date="2016-10-23T09:14:00Z">
        <w:r w:rsidR="00FE3257">
          <w:rPr>
            <w:rFonts w:ascii="Times New Roman" w:eastAsiaTheme="minorEastAsia" w:hAnsi="Times New Roman" w:cs="Times New Roman" w:hint="eastAsia"/>
            <w:sz w:val="24"/>
            <w:szCs w:val="24"/>
          </w:rPr>
          <w:t>避免了</w:t>
        </w:r>
      </w:ins>
      <w:ins w:id="328" w:author="User" w:date="2016-10-23T09:13:00Z">
        <w:r w:rsidR="00FE3257" w:rsidRPr="00FE3257">
          <w:rPr>
            <w:rFonts w:ascii="Times New Roman" w:eastAsiaTheme="minorEastAsia" w:hAnsi="Times New Roman" w:cs="Times New Roman" w:hint="eastAsia"/>
            <w:sz w:val="24"/>
            <w:szCs w:val="24"/>
          </w:rPr>
          <w:t>点集中点的数量和顺序</w:t>
        </w:r>
      </w:ins>
      <w:ins w:id="329" w:author="User" w:date="2016-10-23T09:14:00Z">
        <w:r w:rsidR="00FE3257">
          <w:rPr>
            <w:rFonts w:ascii="Times New Roman" w:eastAsiaTheme="minorEastAsia" w:hAnsi="Times New Roman" w:cs="Times New Roman" w:hint="eastAsia"/>
            <w:sz w:val="24"/>
            <w:szCs w:val="24"/>
          </w:rPr>
          <w:t>的影响</w:t>
        </w:r>
      </w:ins>
      <w:ins w:id="330" w:author="User" w:date="2016-10-23T09:13:00Z">
        <w:r w:rsidR="00FE3257" w:rsidRPr="00FE3257">
          <w:rPr>
            <w:rFonts w:ascii="Times New Roman" w:eastAsiaTheme="minorEastAsia" w:hAnsi="Times New Roman" w:cs="Times New Roman" w:hint="eastAsia"/>
            <w:sz w:val="24"/>
            <w:szCs w:val="24"/>
          </w:rPr>
          <w:t>。</w:t>
        </w:r>
      </w:ins>
      <w:ins w:id="331" w:author="User" w:date="2016-10-23T09:14:00Z">
        <w:r w:rsidR="00FE3257">
          <w:rPr>
            <w:rFonts w:ascii="Times New Roman" w:eastAsiaTheme="minorEastAsia" w:hAnsi="Times New Roman" w:cs="Times New Roman" w:hint="eastAsia"/>
            <w:sz w:val="24"/>
            <w:szCs w:val="24"/>
          </w:rPr>
          <w:t>综上所述</w:t>
        </w:r>
      </w:ins>
      <w:ins w:id="332" w:author="User" w:date="2016-10-23T09:40:00Z">
        <w:r w:rsidR="00992C0C">
          <w:rPr>
            <w:rFonts w:ascii="Times New Roman" w:eastAsiaTheme="minorEastAsia" w:hAnsi="Times New Roman" w:cs="Times New Roman" w:hint="eastAsia"/>
            <w:sz w:val="24"/>
            <w:szCs w:val="24"/>
          </w:rPr>
          <w:t>输入层输入的每一个样本是每一个点集中</w:t>
        </w:r>
        <w:proofErr w:type="gramStart"/>
        <w:r w:rsidR="00992C0C">
          <w:rPr>
            <w:rFonts w:ascii="Times New Roman" w:eastAsiaTheme="minorEastAsia" w:hAnsi="Times New Roman" w:cs="Times New Roman" w:hint="eastAsia"/>
            <w:sz w:val="24"/>
            <w:szCs w:val="24"/>
          </w:rPr>
          <w:t>所有点</w:t>
        </w:r>
        <w:proofErr w:type="gramEnd"/>
        <w:r w:rsidR="00992C0C">
          <w:rPr>
            <w:rFonts w:ascii="Times New Roman" w:eastAsiaTheme="minorEastAsia" w:hAnsi="Times New Roman" w:cs="Times New Roman" w:hint="eastAsia"/>
            <w:sz w:val="24"/>
            <w:szCs w:val="24"/>
          </w:rPr>
          <w:t>的特征，</w:t>
        </w:r>
      </w:ins>
      <w:ins w:id="333" w:author="User" w:date="2016-10-23T09:41:00Z">
        <w:r w:rsidR="00992C0C">
          <w:rPr>
            <w:rFonts w:ascii="Times New Roman" w:eastAsiaTheme="minorEastAsia" w:hAnsi="Times New Roman" w:cs="Times New Roman" w:hint="eastAsia"/>
            <w:sz w:val="24"/>
            <w:szCs w:val="24"/>
          </w:rPr>
          <w:t>经过</w:t>
        </w:r>
        <w:r w:rsidR="00992C0C">
          <w:rPr>
            <w:rFonts w:ascii="Times New Roman" w:eastAsiaTheme="minorEastAsia" w:hAnsi="Times New Roman" w:cs="Times New Roman" w:hint="eastAsia"/>
            <w:sz w:val="24"/>
            <w:szCs w:val="24"/>
          </w:rPr>
          <w:t>Net4</w:t>
        </w:r>
        <w:r w:rsidR="00992C0C">
          <w:rPr>
            <w:rFonts w:ascii="Times New Roman" w:eastAsiaTheme="minorEastAsia" w:hAnsi="Times New Roman" w:cs="Times New Roman" w:hint="eastAsia"/>
            <w:sz w:val="24"/>
            <w:szCs w:val="24"/>
          </w:rPr>
          <w:t>前各层对点进行</w:t>
        </w:r>
        <w:r w:rsidR="00992C0C" w:rsidRPr="00C54053">
          <w:rPr>
            <w:rFonts w:ascii="Times New Roman" w:eastAsiaTheme="minorEastAsia" w:hAnsi="Times New Roman" w:cs="Times New Roman"/>
            <w:sz w:val="24"/>
            <w:szCs w:val="24"/>
          </w:rPr>
          <w:t>权值共享</w:t>
        </w:r>
        <w:r w:rsidR="00992C0C">
          <w:rPr>
            <w:rFonts w:ascii="Times New Roman" w:eastAsiaTheme="minorEastAsia" w:hAnsi="Times New Roman" w:cs="Times New Roman" w:hint="eastAsia"/>
            <w:sz w:val="24"/>
            <w:szCs w:val="24"/>
          </w:rPr>
          <w:t>的特征提取，再经过</w:t>
        </w:r>
      </w:ins>
      <w:ins w:id="334" w:author="User" w:date="2016-10-23T09:16:00Z">
        <w:r w:rsidR="00FE3257">
          <w:rPr>
            <w:rFonts w:ascii="Times New Roman" w:eastAsiaTheme="minorEastAsia" w:hAnsi="Times New Roman" w:cs="Times New Roman" w:hint="eastAsia"/>
            <w:sz w:val="24"/>
            <w:szCs w:val="24"/>
          </w:rPr>
          <w:t>Net4</w:t>
        </w:r>
      </w:ins>
      <w:ins w:id="335" w:author="User" w:date="2016-10-23T09:17:00Z">
        <w:r w:rsidR="00992C0C">
          <w:rPr>
            <w:rFonts w:ascii="Times New Roman" w:eastAsiaTheme="minorEastAsia" w:hAnsi="Times New Roman" w:cs="Times New Roman" w:hint="eastAsia"/>
            <w:sz w:val="24"/>
            <w:szCs w:val="24"/>
          </w:rPr>
          <w:t>的平均池化</w:t>
        </w:r>
      </w:ins>
      <w:ins w:id="336" w:author="User" w:date="2016-10-23T09:42:00Z">
        <w:r w:rsidR="00992C0C">
          <w:rPr>
            <w:rFonts w:ascii="Times New Roman" w:eastAsiaTheme="minorEastAsia" w:hAnsi="Times New Roman" w:cs="Times New Roman" w:hint="eastAsia"/>
            <w:sz w:val="24"/>
            <w:szCs w:val="24"/>
          </w:rPr>
          <w:t>形成了每一个</w:t>
        </w:r>
        <w:proofErr w:type="gramStart"/>
        <w:r w:rsidR="00992C0C">
          <w:rPr>
            <w:rFonts w:ascii="Times New Roman" w:eastAsiaTheme="minorEastAsia" w:hAnsi="Times New Roman" w:cs="Times New Roman" w:hint="eastAsia"/>
            <w:sz w:val="24"/>
            <w:szCs w:val="24"/>
          </w:rPr>
          <w:t>点集的点集</w:t>
        </w:r>
        <w:proofErr w:type="gramEnd"/>
        <w:r w:rsidR="00992C0C">
          <w:rPr>
            <w:rFonts w:ascii="Times New Roman" w:eastAsiaTheme="minorEastAsia" w:hAnsi="Times New Roman" w:cs="Times New Roman" w:hint="eastAsia"/>
            <w:sz w:val="24"/>
            <w:szCs w:val="24"/>
          </w:rPr>
          <w:t>特征，这构成了能够直接处理点云</w:t>
        </w:r>
      </w:ins>
      <w:ins w:id="337" w:author="User" w:date="2016-10-23T09:43:00Z">
        <w:r w:rsidR="00992C0C">
          <w:rPr>
            <w:rFonts w:ascii="Times New Roman" w:eastAsiaTheme="minorEastAsia" w:hAnsi="Times New Roman" w:cs="Times New Roman" w:hint="eastAsia"/>
            <w:sz w:val="24"/>
            <w:szCs w:val="24"/>
          </w:rPr>
          <w:t>的基本框架</w:t>
        </w:r>
      </w:ins>
      <w:ins w:id="338" w:author="User" w:date="2016-10-23T09:42:00Z">
        <w:r w:rsidR="00992C0C">
          <w:rPr>
            <w:rFonts w:ascii="Times New Roman" w:eastAsiaTheme="minorEastAsia" w:hAnsi="Times New Roman" w:cs="Times New Roman" w:hint="eastAsia"/>
            <w:sz w:val="24"/>
            <w:szCs w:val="24"/>
          </w:rPr>
          <w:t>。</w:t>
        </w:r>
      </w:ins>
      <w:del w:id="339" w:author="User" w:date="2016-10-23T09:37:00Z">
        <w:r w:rsidR="00E25226" w:rsidRPr="00C54053" w:rsidDel="00992C0C">
          <w:rPr>
            <w:rFonts w:ascii="Times New Roman" w:eastAsiaTheme="minorEastAsia" w:hAnsi="Times New Roman" w:cs="Times New Roman"/>
            <w:sz w:val="24"/>
            <w:szCs w:val="24"/>
          </w:rPr>
          <w:delText>在整个深度神经网络模型中，输入层接收的是</w:delText>
        </w:r>
        <w:r w:rsidR="00220776" w:rsidRPr="00C54053" w:rsidDel="00992C0C">
          <w:rPr>
            <w:rFonts w:ascii="Times New Roman" w:eastAsiaTheme="minorEastAsia" w:hAnsi="Times New Roman" w:cs="Times New Roman"/>
            <w:sz w:val="24"/>
            <w:szCs w:val="24"/>
          </w:rPr>
          <w:delText>每一个样本是每一个点集中所有点的特征</w:delText>
        </w:r>
        <w:r w:rsidR="00E25226" w:rsidRPr="00C54053" w:rsidDel="00992C0C">
          <w:rPr>
            <w:rFonts w:ascii="Times New Roman" w:eastAsiaTheme="minorEastAsia" w:hAnsi="Times New Roman" w:cs="Times New Roman"/>
            <w:sz w:val="24"/>
            <w:szCs w:val="24"/>
          </w:rPr>
          <w:delText>，在</w:delText>
        </w:r>
        <w:r w:rsidR="00E25226" w:rsidRPr="00C54053" w:rsidDel="00992C0C">
          <w:rPr>
            <w:rFonts w:ascii="Times New Roman" w:eastAsiaTheme="minorEastAsia" w:hAnsi="Times New Roman" w:cs="Times New Roman"/>
            <w:sz w:val="24"/>
            <w:szCs w:val="24"/>
          </w:rPr>
          <w:delText xml:space="preserve">Net </w:delText>
        </w:r>
      </w:del>
      <w:del w:id="340" w:author="User" w:date="2016-10-23T08:12:00Z">
        <w:r w:rsidR="00E25226" w:rsidRPr="00C54053" w:rsidDel="002A5541">
          <w:rPr>
            <w:rFonts w:ascii="Times New Roman" w:eastAsiaTheme="minorEastAsia" w:hAnsi="Times New Roman" w:cs="Times New Roman" w:hint="eastAsia"/>
            <w:sz w:val="24"/>
            <w:szCs w:val="24"/>
          </w:rPr>
          <w:delText>3</w:delText>
        </w:r>
      </w:del>
      <w:del w:id="341" w:author="User" w:date="2016-10-23T09:37:00Z">
        <w:r w:rsidR="00E25226" w:rsidRPr="00C54053" w:rsidDel="00992C0C">
          <w:rPr>
            <w:rFonts w:ascii="Times New Roman" w:eastAsiaTheme="minorEastAsia" w:hAnsi="Times New Roman" w:cs="Times New Roman"/>
            <w:sz w:val="24"/>
            <w:szCs w:val="24"/>
          </w:rPr>
          <w:delText>层中得到</w:delText>
        </w:r>
        <w:r w:rsidR="00F64360" w:rsidRPr="00C54053" w:rsidDel="00992C0C">
          <w:rPr>
            <w:rFonts w:ascii="Times New Roman" w:eastAsiaTheme="minorEastAsia" w:hAnsi="Times New Roman" w:cs="Times New Roman"/>
            <w:sz w:val="24"/>
            <w:szCs w:val="24"/>
          </w:rPr>
          <w:delText>这个样本的</w:delText>
        </w:r>
        <w:r w:rsidR="00E25226" w:rsidRPr="00C54053" w:rsidDel="00992C0C">
          <w:rPr>
            <w:rFonts w:ascii="Times New Roman" w:eastAsiaTheme="minorEastAsia" w:hAnsi="Times New Roman" w:cs="Times New Roman"/>
            <w:sz w:val="24"/>
            <w:szCs w:val="24"/>
          </w:rPr>
          <w:delText>点集特征。通过单点特征权值共享以及</w:delText>
        </w:r>
        <w:r w:rsidR="00E25226" w:rsidRPr="00C54053" w:rsidDel="00992C0C">
          <w:rPr>
            <w:rFonts w:ascii="Times New Roman" w:eastAsiaTheme="minorEastAsia" w:hAnsi="Times New Roman" w:cs="Times New Roman"/>
            <w:sz w:val="24"/>
            <w:szCs w:val="24"/>
          </w:rPr>
          <w:delText xml:space="preserve">Net </w:delText>
        </w:r>
      </w:del>
      <w:del w:id="342" w:author="User" w:date="2016-10-23T08:12:00Z">
        <w:r w:rsidR="00E25226" w:rsidRPr="00C54053" w:rsidDel="002A5541">
          <w:rPr>
            <w:rFonts w:ascii="Times New Roman" w:eastAsiaTheme="minorEastAsia" w:hAnsi="Times New Roman" w:cs="Times New Roman"/>
            <w:sz w:val="24"/>
            <w:szCs w:val="24"/>
          </w:rPr>
          <w:delText>3</w:delText>
        </w:r>
      </w:del>
      <w:del w:id="343" w:author="User" w:date="2016-10-23T09:37:00Z">
        <w:r w:rsidR="00E25226" w:rsidRPr="00C54053" w:rsidDel="00992C0C">
          <w:rPr>
            <w:rFonts w:ascii="Times New Roman" w:eastAsiaTheme="minorEastAsia" w:hAnsi="Times New Roman" w:cs="Times New Roman"/>
            <w:sz w:val="24"/>
            <w:szCs w:val="24"/>
          </w:rPr>
          <w:delText>平均池化层，消除点集大小以及输入点集中点顺序变化对分类结果的影响。</w:delText>
        </w:r>
      </w:del>
    </w:p>
    <w:p w:rsidR="00E25226" w:rsidRPr="00C54053" w:rsidDel="00007DA7" w:rsidRDefault="00E25226">
      <w:pPr>
        <w:spacing w:line="300" w:lineRule="auto"/>
        <w:ind w:firstLine="480"/>
        <w:rPr>
          <w:del w:id="344" w:author="User" w:date="2016-10-24T16:06:00Z"/>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输入层输入通过下述步骤得到。类似于文献</w:t>
      </w:r>
      <w:r w:rsidRPr="00C54053">
        <w:rPr>
          <w:rFonts w:ascii="Times New Roman" w:eastAsiaTheme="minorEastAsia" w:hAnsi="Times New Roman" w:cs="Times New Roman"/>
          <w:sz w:val="24"/>
          <w:szCs w:val="24"/>
        </w:rPr>
        <w:t>[18]</w:t>
      </w:r>
      <w:r w:rsidRPr="00C54053">
        <w:rPr>
          <w:rFonts w:ascii="Times New Roman" w:eastAsiaTheme="minorEastAsia" w:hAnsi="Times New Roman" w:cs="Times New Roman"/>
          <w:sz w:val="24"/>
          <w:szCs w:val="24"/>
        </w:rPr>
        <w:t>，首先去除输入点云中的地面点，对非地面点构建多层次</w:t>
      </w:r>
      <w:del w:id="345" w:author="User" w:date="2016-10-24T16:27:00Z">
        <w:r w:rsidRPr="00C54053" w:rsidDel="00125F8A">
          <w:rPr>
            <w:rFonts w:ascii="Times New Roman" w:eastAsiaTheme="minorEastAsia" w:hAnsi="Times New Roman" w:cs="Times New Roman"/>
            <w:sz w:val="24"/>
            <w:szCs w:val="24"/>
          </w:rPr>
          <w:delText>多</w:delText>
        </w:r>
      </w:del>
      <w:del w:id="346" w:author="User" w:date="2016-10-24T16:26:00Z">
        <w:r w:rsidRPr="00C54053" w:rsidDel="00125F8A">
          <w:rPr>
            <w:rFonts w:ascii="Times New Roman" w:eastAsiaTheme="minorEastAsia" w:hAnsi="Times New Roman" w:cs="Times New Roman"/>
            <w:sz w:val="24"/>
            <w:szCs w:val="24"/>
          </w:rPr>
          <w:delText>尺度</w:delText>
        </w:r>
      </w:del>
      <w:r w:rsidRPr="00C54053">
        <w:rPr>
          <w:rFonts w:ascii="Times New Roman" w:eastAsiaTheme="minorEastAsia" w:hAnsi="Times New Roman" w:cs="Times New Roman"/>
          <w:sz w:val="24"/>
          <w:szCs w:val="24"/>
        </w:rPr>
        <w:t>点集。接着，提取点集中点</w:t>
      </w:r>
      <w:r w:rsidR="00F64360"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特征，即，</w:t>
      </w:r>
      <w:r w:rsidR="00F64360" w:rsidRPr="00C54053">
        <w:rPr>
          <w:rFonts w:ascii="Times New Roman" w:eastAsiaTheme="minorEastAsia" w:hAnsi="Times New Roman" w:cs="Times New Roman"/>
          <w:sz w:val="24"/>
          <w:szCs w:val="24"/>
        </w:rPr>
        <w:t>每个</w:t>
      </w:r>
      <w:r w:rsidRPr="00C54053">
        <w:rPr>
          <w:rFonts w:ascii="Times New Roman" w:eastAsiaTheme="minorEastAsia" w:hAnsi="Times New Roman" w:cs="Times New Roman"/>
          <w:sz w:val="24"/>
          <w:szCs w:val="24"/>
        </w:rPr>
        <w:t>点</w:t>
      </w:r>
      <w:r w:rsidR="00F64360"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特征由三个不同邻域范围内的基于特征值的特征和</w:t>
      </w:r>
      <w:r w:rsidRPr="00C54053">
        <w:rPr>
          <w:rFonts w:ascii="Times New Roman" w:eastAsiaTheme="minorEastAsia" w:hAnsi="Times New Roman" w:cs="Times New Roman"/>
          <w:sz w:val="24"/>
          <w:szCs w:val="24"/>
        </w:rPr>
        <w:t>spin</w:t>
      </w:r>
      <w:proofErr w:type="gramStart"/>
      <w:r w:rsidRPr="00C54053">
        <w:rPr>
          <w:rFonts w:ascii="Times New Roman" w:eastAsiaTheme="minorEastAsia" w:hAnsi="Times New Roman" w:cs="Times New Roman"/>
          <w:sz w:val="24"/>
          <w:szCs w:val="24"/>
        </w:rPr>
        <w:t>图特征</w:t>
      </w:r>
      <w:proofErr w:type="gramEnd"/>
      <w:r w:rsidRPr="00C54053">
        <w:rPr>
          <w:rFonts w:ascii="Times New Roman" w:eastAsiaTheme="minorEastAsia" w:hAnsi="Times New Roman" w:cs="Times New Roman"/>
          <w:sz w:val="24"/>
          <w:szCs w:val="24"/>
        </w:rPr>
        <w:t>构成，每一点在一个邻域内有</w:t>
      </w:r>
      <w:r w:rsidRPr="00C54053">
        <w:rPr>
          <w:rFonts w:ascii="Times New Roman" w:eastAsiaTheme="minorEastAsia" w:hAnsi="Times New Roman" w:cs="Times New Roman"/>
          <w:sz w:val="24"/>
          <w:szCs w:val="24"/>
        </w:rPr>
        <w:t>7</w:t>
      </w:r>
      <w:r w:rsidRPr="00C54053">
        <w:rPr>
          <w:rFonts w:ascii="Times New Roman" w:eastAsiaTheme="minorEastAsia" w:hAnsi="Times New Roman" w:cs="Times New Roman"/>
          <w:sz w:val="24"/>
          <w:szCs w:val="24"/>
        </w:rPr>
        <w:t>维基于特征值的特征和</w:t>
      </w:r>
      <w:r w:rsidRPr="00C54053">
        <w:rPr>
          <w:rFonts w:ascii="Times New Roman" w:eastAsiaTheme="minorEastAsia" w:hAnsi="Times New Roman" w:cs="Times New Roman"/>
          <w:sz w:val="24"/>
          <w:szCs w:val="24"/>
        </w:rPr>
        <w:t>12</w:t>
      </w:r>
      <w:r w:rsidRPr="00C54053">
        <w:rPr>
          <w:rFonts w:ascii="Times New Roman" w:eastAsiaTheme="minorEastAsia" w:hAnsi="Times New Roman" w:cs="Times New Roman"/>
          <w:sz w:val="24"/>
          <w:szCs w:val="24"/>
        </w:rPr>
        <w:t>维</w:t>
      </w:r>
      <w:r w:rsidRPr="00C54053">
        <w:rPr>
          <w:rFonts w:ascii="Times New Roman" w:eastAsiaTheme="minorEastAsia" w:hAnsi="Times New Roman" w:cs="Times New Roman"/>
          <w:sz w:val="24"/>
          <w:szCs w:val="24"/>
        </w:rPr>
        <w:t>spin</w:t>
      </w:r>
      <w:r w:rsidRPr="00C54053">
        <w:rPr>
          <w:rFonts w:ascii="Times New Roman" w:eastAsiaTheme="minorEastAsia" w:hAnsi="Times New Roman" w:cs="Times New Roman"/>
          <w:sz w:val="24"/>
          <w:szCs w:val="24"/>
        </w:rPr>
        <w:t>图特征，共</w:t>
      </w:r>
      <w:r w:rsidRPr="00C54053">
        <w:rPr>
          <w:rFonts w:ascii="Times New Roman" w:eastAsiaTheme="minorEastAsia" w:hAnsi="Times New Roman" w:cs="Times New Roman"/>
          <w:sz w:val="24"/>
          <w:szCs w:val="24"/>
        </w:rPr>
        <w:t>19</w:t>
      </w:r>
      <w:r w:rsidRPr="00C54053">
        <w:rPr>
          <w:rFonts w:ascii="Times New Roman" w:eastAsiaTheme="minorEastAsia" w:hAnsi="Times New Roman" w:cs="Times New Roman"/>
          <w:sz w:val="24"/>
          <w:szCs w:val="24"/>
        </w:rPr>
        <w:t>维特征，因此，三个不同的邻域范围共形成</w:t>
      </w:r>
      <w:r w:rsidRPr="00C54053">
        <w:rPr>
          <w:rFonts w:ascii="Times New Roman" w:eastAsiaTheme="minorEastAsia" w:hAnsi="Times New Roman" w:cs="Times New Roman"/>
          <w:sz w:val="24"/>
          <w:szCs w:val="24"/>
        </w:rPr>
        <w:t>57</w:t>
      </w:r>
      <w:r w:rsidRPr="00C54053">
        <w:rPr>
          <w:rFonts w:ascii="Times New Roman" w:eastAsiaTheme="minorEastAsia" w:hAnsi="Times New Roman" w:cs="Times New Roman"/>
          <w:sz w:val="24"/>
          <w:szCs w:val="24"/>
        </w:rPr>
        <w:t>维特征。每一点集中</w:t>
      </w:r>
      <w:proofErr w:type="gramStart"/>
      <w:r w:rsidRPr="00C54053">
        <w:rPr>
          <w:rFonts w:ascii="Times New Roman" w:eastAsiaTheme="minorEastAsia" w:hAnsi="Times New Roman" w:cs="Times New Roman"/>
          <w:sz w:val="24"/>
          <w:szCs w:val="24"/>
        </w:rPr>
        <w:t>所有点</w:t>
      </w:r>
      <w:proofErr w:type="gramEnd"/>
      <w:r w:rsidRPr="00C54053">
        <w:rPr>
          <w:rFonts w:ascii="Times New Roman" w:eastAsiaTheme="minorEastAsia" w:hAnsi="Times New Roman" w:cs="Times New Roman"/>
          <w:sz w:val="24"/>
          <w:szCs w:val="24"/>
        </w:rPr>
        <w:t>特征合并起来形成</w:t>
      </w:r>
      <w:r w:rsidRPr="00C54053">
        <w:rPr>
          <w:rFonts w:ascii="Times New Roman" w:eastAsiaTheme="minorEastAsia" w:hAnsi="Times New Roman" w:cs="Times New Roman"/>
          <w:sz w:val="24"/>
          <w:szCs w:val="24"/>
        </w:rPr>
        <w:t>57×n</w:t>
      </w:r>
      <w:r w:rsidRPr="00C54053">
        <w:rPr>
          <w:rFonts w:ascii="Times New Roman" w:eastAsiaTheme="minorEastAsia" w:hAnsi="Times New Roman" w:cs="Times New Roman"/>
          <w:sz w:val="24"/>
          <w:szCs w:val="24"/>
        </w:rPr>
        <w:t>维的特征矩阵，</w:t>
      </w:r>
      <w:r w:rsidRPr="00C54053">
        <w:rPr>
          <w:rFonts w:ascii="Times New Roman" w:eastAsiaTheme="minorEastAsia" w:hAnsi="Times New Roman" w:cs="Times New Roman"/>
          <w:sz w:val="24"/>
          <w:szCs w:val="24"/>
        </w:rPr>
        <w:t>n</w:t>
      </w:r>
      <w:r w:rsidRPr="00C54053">
        <w:rPr>
          <w:rFonts w:ascii="Times New Roman" w:eastAsiaTheme="minorEastAsia" w:hAnsi="Times New Roman" w:cs="Times New Roman"/>
          <w:sz w:val="24"/>
          <w:szCs w:val="24"/>
        </w:rPr>
        <w:t>是点集中点数量。归一化</w:t>
      </w:r>
      <w:proofErr w:type="gramStart"/>
      <w:r w:rsidRPr="00C54053">
        <w:rPr>
          <w:rFonts w:ascii="Times New Roman" w:eastAsiaTheme="minorEastAsia" w:hAnsi="Times New Roman" w:cs="Times New Roman"/>
          <w:sz w:val="24"/>
          <w:szCs w:val="24"/>
        </w:rPr>
        <w:t>所有点集</w:t>
      </w:r>
      <w:proofErr w:type="gramEnd"/>
      <w:r w:rsidRPr="00C54053">
        <w:rPr>
          <w:rFonts w:ascii="Times New Roman" w:eastAsiaTheme="minorEastAsia" w:hAnsi="Times New Roman" w:cs="Times New Roman"/>
          <w:sz w:val="24"/>
          <w:szCs w:val="24"/>
        </w:rPr>
        <w:t>特征矩阵的每一维后，</w:t>
      </w:r>
      <w:r w:rsidR="00190AF0" w:rsidRPr="00C54053">
        <w:rPr>
          <w:rFonts w:ascii="Times New Roman" w:eastAsiaTheme="minorEastAsia" w:hAnsi="Times New Roman" w:cs="Times New Roman"/>
          <w:sz w:val="24"/>
          <w:szCs w:val="24"/>
        </w:rPr>
        <w:t>每</w:t>
      </w:r>
      <w:proofErr w:type="gramStart"/>
      <w:r w:rsidR="00190AF0" w:rsidRPr="00C54053">
        <w:rPr>
          <w:rFonts w:ascii="Times New Roman" w:eastAsiaTheme="minorEastAsia" w:hAnsi="Times New Roman" w:cs="Times New Roman"/>
          <w:sz w:val="24"/>
          <w:szCs w:val="24"/>
        </w:rPr>
        <w:t>一个</w:t>
      </w:r>
      <w:r w:rsidRPr="00C54053">
        <w:rPr>
          <w:rFonts w:ascii="Times New Roman" w:eastAsiaTheme="minorEastAsia" w:hAnsi="Times New Roman" w:cs="Times New Roman"/>
          <w:sz w:val="24"/>
          <w:szCs w:val="24"/>
        </w:rPr>
        <w:t>点集的</w:t>
      </w:r>
      <w:proofErr w:type="gramEnd"/>
      <w:r w:rsidRPr="00C54053">
        <w:rPr>
          <w:rFonts w:ascii="Times New Roman" w:eastAsiaTheme="minorEastAsia" w:hAnsi="Times New Roman" w:cs="Times New Roman"/>
          <w:sz w:val="24"/>
          <w:szCs w:val="24"/>
        </w:rPr>
        <w:t>特征矩阵</w:t>
      </w:r>
      <w:r w:rsidR="00190AF0" w:rsidRPr="00C54053">
        <w:rPr>
          <w:rFonts w:ascii="Times New Roman" w:eastAsiaTheme="minorEastAsia" w:hAnsi="Times New Roman" w:cs="Times New Roman"/>
          <w:sz w:val="24"/>
          <w:szCs w:val="24"/>
        </w:rPr>
        <w:t>对应</w:t>
      </w:r>
      <w:r w:rsidRPr="00C54053">
        <w:rPr>
          <w:rFonts w:ascii="Times New Roman" w:eastAsiaTheme="minorEastAsia" w:hAnsi="Times New Roman" w:cs="Times New Roman"/>
          <w:sz w:val="24"/>
          <w:szCs w:val="24"/>
        </w:rPr>
        <w:t>输入层的</w:t>
      </w:r>
      <w:r w:rsidR="00190AF0" w:rsidRPr="00C54053">
        <w:rPr>
          <w:rFonts w:ascii="Times New Roman" w:eastAsiaTheme="minorEastAsia" w:hAnsi="Times New Roman" w:cs="Times New Roman"/>
          <w:sz w:val="24"/>
          <w:szCs w:val="24"/>
        </w:rPr>
        <w:t>一个</w:t>
      </w:r>
      <w:r w:rsidRPr="00C54053">
        <w:rPr>
          <w:rFonts w:ascii="Times New Roman" w:eastAsiaTheme="minorEastAsia" w:hAnsi="Times New Roman" w:cs="Times New Roman"/>
          <w:sz w:val="24"/>
          <w:szCs w:val="24"/>
        </w:rPr>
        <w:t>输入</w:t>
      </w:r>
      <w:del w:id="347" w:author="User" w:date="2016-10-24T16:30:00Z">
        <w:r w:rsidR="00190AF0" w:rsidRPr="00C54053" w:rsidDel="008F6355">
          <w:rPr>
            <w:rFonts w:ascii="Times New Roman" w:eastAsiaTheme="minorEastAsia" w:hAnsi="Times New Roman" w:cs="Times New Roman"/>
            <w:sz w:val="24"/>
            <w:szCs w:val="24"/>
          </w:rPr>
          <w:delText>设为</w:delText>
        </w:r>
        <w:r w:rsidRPr="00C54053" w:rsidDel="008F6355">
          <w:rPr>
            <w:rFonts w:ascii="Times New Roman" w:eastAsiaTheme="minorEastAsia" w:hAnsi="Times New Roman" w:cs="Times New Roman"/>
            <w:sz w:val="24"/>
            <w:szCs w:val="24"/>
          </w:rPr>
          <w:delText>X</w:delText>
        </w:r>
        <w:r w:rsidRPr="00C54053" w:rsidDel="008F6355">
          <w:rPr>
            <w:rFonts w:ascii="Times New Roman" w:eastAsiaTheme="minorEastAsia" w:hAnsi="Times New Roman" w:cs="Times New Roman"/>
            <w:sz w:val="24"/>
            <w:szCs w:val="24"/>
            <w:vertAlign w:val="subscript"/>
          </w:rPr>
          <w:delText>1</w:delText>
        </w:r>
      </w:del>
      <w:r w:rsidRPr="00C54053">
        <w:rPr>
          <w:rFonts w:ascii="Times New Roman" w:eastAsiaTheme="minorEastAsia" w:hAnsi="Times New Roman" w:cs="Times New Roman"/>
          <w:sz w:val="24"/>
          <w:szCs w:val="24"/>
        </w:rPr>
        <w:t>。</w:t>
      </w:r>
    </w:p>
    <w:p w:rsidR="00E25226" w:rsidRPr="00C54053" w:rsidDel="00992C0C" w:rsidRDefault="00E25226">
      <w:pPr>
        <w:spacing w:line="300" w:lineRule="auto"/>
        <w:ind w:firstLine="480"/>
        <w:rPr>
          <w:del w:id="348" w:author="User" w:date="2016-10-23T09:37:00Z"/>
          <w:rFonts w:ascii="Times New Roman" w:eastAsiaTheme="minorEastAsia" w:hAnsi="Times New Roman" w:cs="Times New Roman"/>
          <w:sz w:val="24"/>
          <w:szCs w:val="24"/>
        </w:rPr>
      </w:pPr>
      <w:del w:id="349" w:author="User" w:date="2016-10-23T09:37:00Z">
        <w:r w:rsidRPr="00C54053" w:rsidDel="00992C0C">
          <w:rPr>
            <w:rFonts w:ascii="Times New Roman" w:eastAsiaTheme="minorEastAsia" w:hAnsi="Times New Roman" w:cs="Times New Roman"/>
            <w:sz w:val="24"/>
            <w:szCs w:val="24"/>
          </w:rPr>
          <w:delText>因为点集大小不一，难以用一个固定长度的向量表示上述输入，并且点集中点排列顺序是随机的，点排列顺序变化会改变输入的特征矩阵，所以设计的深度神经网络模型对点云分类结果应不受点集大小和点顺序变化的影响。</w:delText>
        </w:r>
      </w:del>
    </w:p>
    <w:p w:rsidR="00992C0C" w:rsidRDefault="00E25226">
      <w:pPr>
        <w:spacing w:line="300" w:lineRule="auto"/>
        <w:ind w:firstLine="480"/>
        <w:rPr>
          <w:ins w:id="350" w:author="User" w:date="2016-10-23T09:44:00Z"/>
          <w:rFonts w:ascii="Times New Roman" w:eastAsiaTheme="minorEastAsia" w:hAnsi="Times New Roman" w:cs="Times New Roman"/>
          <w:sz w:val="24"/>
          <w:szCs w:val="24"/>
        </w:rPr>
      </w:pPr>
      <w:del w:id="351" w:author="User" w:date="2016-10-23T09:44:00Z">
        <w:r w:rsidRPr="00C54053" w:rsidDel="00992C0C">
          <w:rPr>
            <w:rFonts w:ascii="Times New Roman" w:eastAsiaTheme="minorEastAsia" w:hAnsi="Times New Roman" w:cs="Times New Roman"/>
            <w:sz w:val="24"/>
            <w:szCs w:val="24"/>
          </w:rPr>
          <w:delText>本文提出的深度神经网络模型在</w:delText>
        </w:r>
        <w:r w:rsidRPr="00C54053" w:rsidDel="00992C0C">
          <w:rPr>
            <w:rFonts w:ascii="Times New Roman" w:eastAsiaTheme="minorEastAsia" w:hAnsi="Times New Roman" w:cs="Times New Roman"/>
            <w:sz w:val="24"/>
            <w:szCs w:val="24"/>
          </w:rPr>
          <w:delText>Net1</w:delText>
        </w:r>
        <w:r w:rsidRPr="00C54053" w:rsidDel="00992C0C">
          <w:rPr>
            <w:rFonts w:ascii="Times New Roman" w:eastAsiaTheme="minorEastAsia" w:hAnsi="Times New Roman" w:cs="Times New Roman"/>
            <w:sz w:val="24"/>
            <w:szCs w:val="24"/>
          </w:rPr>
          <w:delText>和</w:delText>
        </w:r>
        <w:r w:rsidRPr="00C54053" w:rsidDel="00992C0C">
          <w:rPr>
            <w:rFonts w:ascii="Times New Roman" w:eastAsiaTheme="minorEastAsia" w:hAnsi="Times New Roman" w:cs="Times New Roman"/>
            <w:sz w:val="24"/>
            <w:szCs w:val="24"/>
          </w:rPr>
          <w:delText>Net2</w:delText>
        </w:r>
        <w:r w:rsidRPr="00C54053" w:rsidDel="00992C0C">
          <w:rPr>
            <w:rFonts w:ascii="Times New Roman" w:eastAsiaTheme="minorEastAsia" w:hAnsi="Times New Roman" w:cs="Times New Roman"/>
            <w:sz w:val="24"/>
            <w:szCs w:val="24"/>
          </w:rPr>
          <w:delText>中</w:delText>
        </w:r>
        <w:bookmarkStart w:id="352" w:name="OLE_LINK21"/>
        <w:bookmarkStart w:id="353" w:name="OLE_LINK22"/>
        <w:bookmarkStart w:id="354" w:name="OLE_LINK23"/>
        <w:r w:rsidRPr="00C54053" w:rsidDel="00992C0C">
          <w:rPr>
            <w:rFonts w:ascii="Times New Roman" w:eastAsiaTheme="minorEastAsia" w:hAnsi="Times New Roman" w:cs="Times New Roman"/>
            <w:sz w:val="24"/>
            <w:szCs w:val="24"/>
          </w:rPr>
          <w:delText>所有</w:delText>
        </w:r>
        <w:bookmarkStart w:id="355" w:name="OLE_LINK19"/>
        <w:bookmarkStart w:id="356" w:name="OLE_LINK20"/>
        <w:r w:rsidRPr="00C54053" w:rsidDel="00992C0C">
          <w:rPr>
            <w:rFonts w:ascii="Times New Roman" w:eastAsiaTheme="minorEastAsia" w:hAnsi="Times New Roman" w:cs="Times New Roman"/>
            <w:sz w:val="24"/>
            <w:szCs w:val="24"/>
          </w:rPr>
          <w:delText>点权值共享</w:delText>
        </w:r>
        <w:bookmarkEnd w:id="352"/>
        <w:bookmarkEnd w:id="353"/>
        <w:bookmarkEnd w:id="354"/>
        <w:bookmarkEnd w:id="355"/>
        <w:bookmarkEnd w:id="356"/>
        <w:r w:rsidRPr="00C54053" w:rsidDel="00992C0C">
          <w:rPr>
            <w:rFonts w:ascii="Times New Roman" w:eastAsiaTheme="minorEastAsia" w:hAnsi="Times New Roman" w:cs="Times New Roman"/>
            <w:sz w:val="24"/>
            <w:szCs w:val="24"/>
          </w:rPr>
          <w:delText>，由于权值只针对单点特征，所以与点集中点的数量和顺序都无关。接着，</w:delText>
        </w:r>
        <w:r w:rsidRPr="00C54053" w:rsidDel="00992C0C">
          <w:rPr>
            <w:rFonts w:ascii="Times New Roman" w:eastAsiaTheme="minorEastAsia" w:hAnsi="Times New Roman" w:cs="Times New Roman"/>
            <w:sz w:val="24"/>
            <w:szCs w:val="24"/>
          </w:rPr>
          <w:delText>Net2</w:delText>
        </w:r>
        <w:r w:rsidRPr="00C54053" w:rsidDel="00992C0C">
          <w:rPr>
            <w:rFonts w:ascii="Times New Roman" w:eastAsiaTheme="minorEastAsia" w:hAnsi="Times New Roman" w:cs="Times New Roman"/>
            <w:sz w:val="24"/>
            <w:szCs w:val="24"/>
          </w:rPr>
          <w:delText>输出的</w:delText>
        </w:r>
      </w:del>
    </w:p>
    <w:p w:rsidR="00E25226" w:rsidRPr="00C54053" w:rsidDel="00007DA7" w:rsidRDefault="00E25226">
      <w:pPr>
        <w:spacing w:line="300" w:lineRule="auto"/>
        <w:ind w:firstLine="480"/>
        <w:rPr>
          <w:del w:id="357" w:author="User" w:date="2016-10-24T16:06:00Z"/>
          <w:rFonts w:ascii="Times New Roman" w:eastAsiaTheme="minorEastAsia" w:hAnsi="Times New Roman" w:cs="Times New Roman"/>
          <w:sz w:val="24"/>
          <w:szCs w:val="24"/>
        </w:rPr>
      </w:pPr>
      <w:del w:id="358" w:author="User" w:date="2016-10-23T09:44:00Z">
        <w:r w:rsidRPr="00C54053" w:rsidDel="00340A22">
          <w:rPr>
            <w:rFonts w:ascii="Times New Roman" w:eastAsiaTheme="minorEastAsia" w:hAnsi="Times New Roman" w:cs="Times New Roman"/>
            <w:sz w:val="24"/>
            <w:szCs w:val="24"/>
          </w:rPr>
          <w:delText>所</w:delText>
        </w:r>
      </w:del>
      <w:ins w:id="359" w:author="User" w:date="2016-10-23T09:44:00Z">
        <w:r w:rsidR="00340A22">
          <w:rPr>
            <w:rFonts w:ascii="Times New Roman" w:eastAsiaTheme="minorEastAsia" w:hAnsi="Times New Roman" w:cs="Times New Roman" w:hint="eastAsia"/>
            <w:sz w:val="24"/>
            <w:szCs w:val="24"/>
          </w:rPr>
          <w:t>经过最后一个</w:t>
        </w:r>
        <w:r w:rsidR="00340A22">
          <w:rPr>
            <w:rFonts w:ascii="Times New Roman" w:eastAsiaTheme="minorEastAsia" w:hAnsi="Times New Roman" w:cs="Times New Roman" w:hint="eastAsia"/>
            <w:sz w:val="24"/>
            <w:szCs w:val="24"/>
          </w:rPr>
          <w:t>Net3</w:t>
        </w:r>
        <w:r w:rsidR="00340A22">
          <w:rPr>
            <w:rFonts w:ascii="Times New Roman" w:eastAsiaTheme="minorEastAsia" w:hAnsi="Times New Roman" w:cs="Times New Roman" w:hint="eastAsia"/>
            <w:sz w:val="24"/>
            <w:szCs w:val="24"/>
          </w:rPr>
          <w:t>后所</w:t>
        </w:r>
      </w:ins>
      <w:r w:rsidRPr="00C54053">
        <w:rPr>
          <w:rFonts w:ascii="Times New Roman" w:eastAsiaTheme="minorEastAsia" w:hAnsi="Times New Roman" w:cs="Times New Roman"/>
          <w:sz w:val="24"/>
          <w:szCs w:val="24"/>
        </w:rPr>
        <w:t>有单点特征通过</w:t>
      </w:r>
      <w:r w:rsidRPr="00C54053">
        <w:rPr>
          <w:rFonts w:ascii="Times New Roman" w:eastAsiaTheme="minorEastAsia" w:hAnsi="Times New Roman" w:cs="Times New Roman"/>
          <w:sz w:val="24"/>
          <w:szCs w:val="24"/>
        </w:rPr>
        <w:t>Net</w:t>
      </w:r>
      <w:ins w:id="360" w:author="User" w:date="2016-10-23T09:44:00Z">
        <w:r w:rsidR="00340A22">
          <w:rPr>
            <w:rFonts w:ascii="Times New Roman" w:eastAsiaTheme="minorEastAsia" w:hAnsi="Times New Roman" w:cs="Times New Roman" w:hint="eastAsia"/>
            <w:sz w:val="24"/>
            <w:szCs w:val="24"/>
          </w:rPr>
          <w:t>4</w:t>
        </w:r>
      </w:ins>
      <w:del w:id="361" w:author="User" w:date="2016-10-23T09:44:00Z">
        <w:r w:rsidRPr="00C54053" w:rsidDel="00340A22">
          <w:rPr>
            <w:rFonts w:ascii="Times New Roman" w:eastAsiaTheme="minorEastAsia" w:hAnsi="Times New Roman" w:cs="Times New Roman"/>
            <w:sz w:val="24"/>
            <w:szCs w:val="24"/>
          </w:rPr>
          <w:delText>3</w:delText>
        </w:r>
      </w:del>
      <w:r w:rsidRPr="00C54053">
        <w:rPr>
          <w:rFonts w:ascii="Times New Roman" w:eastAsiaTheme="minorEastAsia" w:hAnsi="Times New Roman" w:cs="Times New Roman"/>
          <w:sz w:val="24"/>
          <w:szCs w:val="24"/>
        </w:rPr>
        <w:t>平均池化层后，得到与</w:t>
      </w:r>
      <w:r w:rsidRPr="00C54053">
        <w:rPr>
          <w:rFonts w:ascii="Times New Roman" w:eastAsiaTheme="minorEastAsia" w:hAnsi="Times New Roman" w:cs="Times New Roman"/>
          <w:sz w:val="24"/>
          <w:szCs w:val="24"/>
        </w:rPr>
        <w:t>Net</w:t>
      </w:r>
      <w:ins w:id="362" w:author="User" w:date="2016-10-23T09:44:00Z">
        <w:r w:rsidR="00340A22">
          <w:rPr>
            <w:rFonts w:ascii="Times New Roman" w:eastAsiaTheme="minorEastAsia" w:hAnsi="Times New Roman" w:cs="Times New Roman" w:hint="eastAsia"/>
            <w:sz w:val="24"/>
            <w:szCs w:val="24"/>
          </w:rPr>
          <w:t>3</w:t>
        </w:r>
      </w:ins>
      <w:del w:id="363" w:author="User" w:date="2016-10-23T09:44:00Z">
        <w:r w:rsidRPr="00C54053" w:rsidDel="00340A22">
          <w:rPr>
            <w:rFonts w:ascii="Times New Roman" w:eastAsiaTheme="minorEastAsia" w:hAnsi="Times New Roman" w:cs="Times New Roman"/>
            <w:sz w:val="24"/>
            <w:szCs w:val="24"/>
          </w:rPr>
          <w:delText>2</w:delText>
        </w:r>
      </w:del>
      <w:r w:rsidRPr="00C54053">
        <w:rPr>
          <w:rFonts w:ascii="Times New Roman" w:eastAsiaTheme="minorEastAsia" w:hAnsi="Times New Roman" w:cs="Times New Roman"/>
          <w:sz w:val="24"/>
          <w:szCs w:val="24"/>
        </w:rPr>
        <w:t>输出的点特征同维的向量，</w:t>
      </w:r>
      <w:proofErr w:type="gramStart"/>
      <w:r w:rsidRPr="00C54053">
        <w:rPr>
          <w:rFonts w:ascii="Times New Roman" w:eastAsiaTheme="minorEastAsia" w:hAnsi="Times New Roman" w:cs="Times New Roman"/>
          <w:sz w:val="24"/>
          <w:szCs w:val="24"/>
        </w:rPr>
        <w:t>作为点集特征</w:t>
      </w:r>
      <w:proofErr w:type="gramEnd"/>
      <w:r w:rsidRPr="00C54053">
        <w:rPr>
          <w:rFonts w:ascii="Times New Roman" w:eastAsiaTheme="minorEastAsia" w:hAnsi="Times New Roman" w:cs="Times New Roman"/>
          <w:sz w:val="24"/>
          <w:szCs w:val="24"/>
        </w:rPr>
        <w:t>。公式</w:t>
      </w:r>
      <w:ins w:id="364" w:author="User" w:date="2016-10-24T16:30:00Z">
        <w:r w:rsidR="008F6355">
          <w:rPr>
            <w:rFonts w:ascii="Times New Roman" w:eastAsiaTheme="minorEastAsia" w:hAnsi="Times New Roman" w:cs="Times New Roman" w:hint="eastAsia"/>
            <w:sz w:val="24"/>
            <w:szCs w:val="24"/>
          </w:rPr>
          <w:t>6</w:t>
        </w:r>
      </w:ins>
      <w:del w:id="365" w:author="User" w:date="2016-10-24T16:30:00Z">
        <w:r w:rsidRPr="00C54053" w:rsidDel="008F6355">
          <w:rPr>
            <w:rFonts w:ascii="Times New Roman" w:eastAsiaTheme="minorEastAsia" w:hAnsi="Times New Roman" w:cs="Times New Roman"/>
            <w:sz w:val="24"/>
            <w:szCs w:val="24"/>
          </w:rPr>
          <w:delText>1</w:delText>
        </w:r>
      </w:del>
      <w:r w:rsidRPr="00C54053">
        <w:rPr>
          <w:rFonts w:ascii="Times New Roman" w:eastAsiaTheme="minorEastAsia" w:hAnsi="Times New Roman" w:cs="Times New Roman"/>
          <w:sz w:val="24"/>
          <w:szCs w:val="24"/>
        </w:rPr>
        <w:t>显示了</w:t>
      </w:r>
      <w:r w:rsidRPr="00C54053">
        <w:rPr>
          <w:rFonts w:ascii="Times New Roman" w:eastAsiaTheme="minorEastAsia" w:hAnsi="Times New Roman" w:cs="Times New Roman"/>
          <w:sz w:val="24"/>
          <w:szCs w:val="24"/>
        </w:rPr>
        <w:t>Net3</w:t>
      </w:r>
      <w:r w:rsidRPr="00C54053">
        <w:rPr>
          <w:rFonts w:ascii="Times New Roman" w:eastAsiaTheme="minorEastAsia" w:hAnsi="Times New Roman" w:cs="Times New Roman"/>
          <w:sz w:val="24"/>
          <w:szCs w:val="24"/>
        </w:rPr>
        <w:t>中平均池化过程。</w:t>
      </w:r>
      <w:del w:id="366" w:author="User" w:date="2016-10-23T09:38:00Z">
        <w:r w:rsidRPr="00C54053" w:rsidDel="00992C0C">
          <w:rPr>
            <w:rFonts w:ascii="Times New Roman" w:eastAsiaTheme="minorEastAsia" w:hAnsi="Times New Roman" w:cs="Times New Roman"/>
            <w:sz w:val="24"/>
            <w:szCs w:val="24"/>
          </w:rPr>
          <w:delText>至此，一个能够直接适用于点集特征提取的深度网络基本结构形成。</w:delText>
        </w:r>
      </w:del>
    </w:p>
    <w:p w:rsidR="00E25226" w:rsidRPr="00C54053" w:rsidRDefault="00E25226">
      <w:pPr>
        <w:spacing w:line="300" w:lineRule="auto"/>
        <w:ind w:firstLine="480"/>
        <w:rPr>
          <w:rFonts w:ascii="Times New Roman" w:eastAsiaTheme="minorEastAsia" w:hAnsi="Times New Roman" w:cs="Times New Roman"/>
          <w:sz w:val="24"/>
          <w:szCs w:val="24"/>
        </w:rPr>
        <w:pPrChange w:id="367" w:author="User" w:date="2016-10-24T16:06:00Z">
          <w:pPr>
            <w:spacing w:line="300" w:lineRule="auto"/>
            <w:ind w:firstLineChars="1200" w:firstLine="2520"/>
          </w:pPr>
        </w:pPrChange>
      </w:pPr>
      <w:del w:id="368" w:author="User" w:date="2016-10-24T16:06:00Z">
        <w:r w:rsidRPr="00C54053" w:rsidDel="00007DA7">
          <w:rPr>
            <w:rFonts w:ascii="Times New Roman" w:eastAsiaTheme="minorEastAsia" w:hAnsi="Times New Roman" w:cs="Times New Roman"/>
            <w:position w:val="-28"/>
          </w:rPr>
          <w:object w:dxaOrig="3640" w:dyaOrig="680">
            <v:shape id="_x0000_i1037" type="#_x0000_t75" style="width:182pt;height:33.95pt" o:ole="">
              <v:imagedata r:id="rId34" o:title=""/>
            </v:shape>
            <o:OLEObject Type="Embed" ProgID="Equation.DSMT4" ShapeID="_x0000_i1037" DrawAspect="Content" ObjectID="_1538844018" r:id="rId35"/>
          </w:object>
        </w:r>
        <w:r w:rsidRPr="00C54053" w:rsidDel="00007DA7">
          <w:rPr>
            <w:rFonts w:ascii="Times New Roman" w:eastAsiaTheme="minorEastAsia" w:hAnsi="Times New Roman" w:cs="Times New Roman"/>
            <w:position w:val="-28"/>
          </w:rPr>
          <w:delText xml:space="preserve">                                    </w:delText>
        </w:r>
        <w:r w:rsidRPr="00C54053" w:rsidDel="00007DA7">
          <w:rPr>
            <w:rFonts w:ascii="Times New Roman" w:eastAsiaTheme="minorEastAsia" w:hAnsi="Times New Roman" w:cs="Times New Roman"/>
            <w:position w:val="-16"/>
          </w:rPr>
          <w:delText xml:space="preserve"> (1)</w:delText>
        </w:r>
      </w:del>
    </w:p>
    <w:p w:rsidR="00E25226" w:rsidRPr="00C54053" w:rsidRDefault="00E25226" w:rsidP="00791EBA">
      <w:pPr>
        <w:spacing w:line="300" w:lineRule="auto"/>
        <w:jc w:val="left"/>
        <w:rPr>
          <w:rFonts w:ascii="Times New Roman" w:eastAsiaTheme="minorEastAsia" w:hAnsi="Times New Roman" w:cs="Times New Roman"/>
        </w:rPr>
      </w:pPr>
      <w:r w:rsidRPr="00C54053">
        <w:rPr>
          <w:rFonts w:ascii="Times New Roman" w:eastAsiaTheme="minorEastAsia" w:hAnsi="Times New Roman" w:cs="Times New Roman"/>
          <w:b/>
          <w:sz w:val="24"/>
          <w:szCs w:val="24"/>
        </w:rPr>
        <w:lastRenderedPageBreak/>
        <w:t xml:space="preserve">B. </w:t>
      </w:r>
      <w:r w:rsidRPr="00C54053">
        <w:rPr>
          <w:rFonts w:ascii="Times New Roman" w:eastAsiaTheme="minorEastAsia" w:hAnsi="Times New Roman" w:cs="Times New Roman"/>
          <w:b/>
          <w:sz w:val="24"/>
          <w:szCs w:val="24"/>
        </w:rPr>
        <w:t>特征结构性的提取</w:t>
      </w:r>
    </w:p>
    <w:p w:rsidR="00E25226" w:rsidRPr="00C54053" w:rsidDel="00007DA7" w:rsidRDefault="00E25226">
      <w:pPr>
        <w:spacing w:line="300" w:lineRule="auto"/>
        <w:ind w:firstLine="420"/>
        <w:rPr>
          <w:del w:id="369" w:author="User" w:date="2016-10-24T16:05:00Z"/>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基于特征值的特征和</w:t>
      </w:r>
      <w:r w:rsidRPr="00C54053">
        <w:rPr>
          <w:rFonts w:ascii="Times New Roman" w:eastAsiaTheme="minorEastAsia" w:hAnsi="Times New Roman" w:cs="Times New Roman"/>
          <w:sz w:val="24"/>
          <w:szCs w:val="24"/>
        </w:rPr>
        <w:t>spin</w:t>
      </w:r>
      <w:proofErr w:type="gramStart"/>
      <w:r w:rsidRPr="00C54053">
        <w:rPr>
          <w:rFonts w:ascii="Times New Roman" w:eastAsiaTheme="minorEastAsia" w:hAnsi="Times New Roman" w:cs="Times New Roman"/>
          <w:sz w:val="24"/>
          <w:szCs w:val="24"/>
        </w:rPr>
        <w:t>图特征</w:t>
      </w:r>
      <w:proofErr w:type="gramEnd"/>
      <w:r w:rsidRPr="00C54053">
        <w:rPr>
          <w:rFonts w:ascii="Times New Roman" w:eastAsiaTheme="minorEastAsia" w:hAnsi="Times New Roman" w:cs="Times New Roman"/>
          <w:sz w:val="24"/>
          <w:szCs w:val="24"/>
        </w:rPr>
        <w:t>从不同角度对点集中的点进行描述，特征内部的关联性比不同特征间的关联性要密切。为了充分挖掘这两种特征，用两个独立</w:t>
      </w:r>
      <w:r w:rsidR="003B5D0D"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网络来</w:t>
      </w:r>
      <w:r w:rsidR="0075617B" w:rsidRPr="00C54053">
        <w:rPr>
          <w:rFonts w:ascii="Times New Roman" w:eastAsiaTheme="minorEastAsia" w:hAnsi="Times New Roman" w:cs="Times New Roman"/>
          <w:sz w:val="24"/>
          <w:szCs w:val="24"/>
        </w:rPr>
        <w:t>分别</w:t>
      </w:r>
      <w:r w:rsidRPr="00C54053">
        <w:rPr>
          <w:rFonts w:ascii="Times New Roman" w:eastAsiaTheme="minorEastAsia" w:hAnsi="Times New Roman" w:cs="Times New Roman"/>
          <w:sz w:val="24"/>
          <w:szCs w:val="24"/>
        </w:rPr>
        <w:t>处理这两种特征</w:t>
      </w:r>
      <w:ins w:id="370" w:author="User" w:date="2016-10-24T16:34:00Z">
        <w:r w:rsidR="000A45C7">
          <w:rPr>
            <w:rFonts w:ascii="Times New Roman" w:eastAsiaTheme="minorEastAsia" w:hAnsi="Times New Roman" w:cs="Times New Roman" w:hint="eastAsia"/>
            <w:sz w:val="24"/>
            <w:szCs w:val="24"/>
          </w:rPr>
          <w:t>，表</w:t>
        </w:r>
        <w:r w:rsidR="000A45C7">
          <w:rPr>
            <w:rFonts w:ascii="Times New Roman" w:eastAsiaTheme="minorEastAsia" w:hAnsi="Times New Roman" w:cs="Times New Roman" w:hint="eastAsia"/>
            <w:sz w:val="24"/>
            <w:szCs w:val="24"/>
          </w:rPr>
          <w:t>1</w:t>
        </w:r>
        <w:r w:rsidR="000A45C7">
          <w:rPr>
            <w:rFonts w:ascii="Times New Roman" w:eastAsiaTheme="minorEastAsia" w:hAnsi="Times New Roman" w:cs="Times New Roman" w:hint="eastAsia"/>
            <w:sz w:val="24"/>
            <w:szCs w:val="24"/>
          </w:rPr>
          <w:t>第</w:t>
        </w:r>
        <w:r w:rsidR="000A45C7">
          <w:rPr>
            <w:rFonts w:ascii="Times New Roman" w:eastAsiaTheme="minorEastAsia" w:hAnsi="Times New Roman" w:cs="Times New Roman" w:hint="eastAsia"/>
            <w:sz w:val="24"/>
            <w:szCs w:val="24"/>
          </w:rPr>
          <w:t>2</w:t>
        </w:r>
      </w:ins>
      <w:ins w:id="371" w:author="User" w:date="2016-10-24T16:35:00Z">
        <w:r w:rsidR="000A45C7">
          <w:rPr>
            <w:rFonts w:ascii="Times New Roman" w:eastAsiaTheme="minorEastAsia" w:hAnsi="Times New Roman" w:cs="Times New Roman" w:hint="eastAsia"/>
            <w:sz w:val="24"/>
            <w:szCs w:val="24"/>
          </w:rPr>
          <w:t>，</w:t>
        </w:r>
        <w:r w:rsidR="000A45C7">
          <w:rPr>
            <w:rFonts w:ascii="Times New Roman" w:eastAsiaTheme="minorEastAsia" w:hAnsi="Times New Roman" w:cs="Times New Roman" w:hint="eastAsia"/>
            <w:sz w:val="24"/>
            <w:szCs w:val="24"/>
          </w:rPr>
          <w:t>3</w:t>
        </w:r>
      </w:ins>
      <w:ins w:id="372" w:author="User" w:date="2016-10-24T16:34:00Z">
        <w:r w:rsidR="000A45C7">
          <w:rPr>
            <w:rFonts w:ascii="Times New Roman" w:eastAsiaTheme="minorEastAsia" w:hAnsi="Times New Roman" w:cs="Times New Roman" w:hint="eastAsia"/>
            <w:sz w:val="24"/>
            <w:szCs w:val="24"/>
          </w:rPr>
          <w:t>步表示了这个过程</w:t>
        </w:r>
      </w:ins>
      <w:r w:rsidRPr="00C54053">
        <w:rPr>
          <w:rFonts w:ascii="Times New Roman" w:eastAsiaTheme="minorEastAsia" w:hAnsi="Times New Roman" w:cs="Times New Roman"/>
          <w:sz w:val="24"/>
          <w:szCs w:val="24"/>
        </w:rPr>
        <w:t>。</w:t>
      </w:r>
      <w:del w:id="373" w:author="User" w:date="2016-10-24T16:37:00Z">
        <w:r w:rsidR="003B5D0D" w:rsidRPr="00C54053" w:rsidDel="000A45C7">
          <w:rPr>
            <w:rFonts w:ascii="Times New Roman" w:eastAsiaTheme="minorEastAsia" w:hAnsi="Times New Roman" w:cs="Times New Roman"/>
            <w:sz w:val="24"/>
            <w:szCs w:val="24"/>
          </w:rPr>
          <w:delText>经过最后一个</w:delText>
        </w:r>
        <w:r w:rsidR="003B5D0D" w:rsidRPr="00C54053" w:rsidDel="000A45C7">
          <w:rPr>
            <w:rFonts w:ascii="Times New Roman" w:eastAsiaTheme="minorEastAsia" w:hAnsi="Times New Roman" w:cs="Times New Roman"/>
            <w:sz w:val="24"/>
            <w:szCs w:val="24"/>
          </w:rPr>
          <w:delText>Net1</w:delText>
        </w:r>
        <w:r w:rsidR="003B5D0D" w:rsidRPr="00C54053" w:rsidDel="000A45C7">
          <w:rPr>
            <w:rFonts w:ascii="Times New Roman" w:eastAsiaTheme="minorEastAsia" w:hAnsi="Times New Roman" w:cs="Times New Roman"/>
            <w:sz w:val="24"/>
            <w:szCs w:val="24"/>
          </w:rPr>
          <w:delText>层后把这两个不同的单点特征合并形成一个向量用于下一层的输入。</w:delText>
        </w:r>
        <w:r w:rsidRPr="00C54053" w:rsidDel="000A45C7">
          <w:rPr>
            <w:rFonts w:ascii="Times New Roman" w:eastAsiaTheme="minorEastAsia" w:hAnsi="Times New Roman" w:cs="Times New Roman"/>
            <w:sz w:val="24"/>
            <w:szCs w:val="24"/>
          </w:rPr>
          <w:delText>整个</w:delText>
        </w:r>
      </w:del>
      <w:ins w:id="374" w:author="User" w:date="2016-10-24T16:37:00Z">
        <w:r w:rsidR="000A45C7">
          <w:rPr>
            <w:rFonts w:ascii="Times New Roman" w:eastAsiaTheme="minorEastAsia" w:hAnsi="Times New Roman" w:cs="Times New Roman" w:hint="eastAsia"/>
            <w:sz w:val="24"/>
            <w:szCs w:val="24"/>
          </w:rPr>
          <w:t>通过</w:t>
        </w:r>
        <w:r w:rsidR="000A45C7">
          <w:rPr>
            <w:rFonts w:ascii="Times New Roman" w:eastAsiaTheme="minorEastAsia" w:hAnsi="Times New Roman" w:cs="Times New Roman" w:hint="eastAsia"/>
            <w:sz w:val="24"/>
            <w:szCs w:val="24"/>
          </w:rPr>
          <w:t>Net1</w:t>
        </w:r>
        <w:r w:rsidR="000A45C7">
          <w:rPr>
            <w:rFonts w:ascii="Times New Roman" w:eastAsiaTheme="minorEastAsia" w:hAnsi="Times New Roman" w:cs="Times New Roman" w:hint="eastAsia"/>
            <w:sz w:val="24"/>
            <w:szCs w:val="24"/>
          </w:rPr>
          <w:t>的</w:t>
        </w:r>
      </w:ins>
      <w:r w:rsidRPr="00C54053">
        <w:rPr>
          <w:rFonts w:ascii="Times New Roman" w:eastAsiaTheme="minorEastAsia" w:hAnsi="Times New Roman" w:cs="Times New Roman"/>
          <w:sz w:val="24"/>
          <w:szCs w:val="24"/>
        </w:rPr>
        <w:t>过程如公式</w:t>
      </w:r>
      <w:del w:id="375" w:author="User" w:date="2016-10-24T16:31:00Z">
        <w:r w:rsidRPr="00C54053" w:rsidDel="00582EA2">
          <w:rPr>
            <w:rFonts w:ascii="Times New Roman" w:eastAsiaTheme="minorEastAsia" w:hAnsi="Times New Roman" w:cs="Times New Roman"/>
            <w:sz w:val="24"/>
            <w:szCs w:val="24"/>
          </w:rPr>
          <w:delText>2</w:delText>
        </w:r>
      </w:del>
      <w:ins w:id="376" w:author="User" w:date="2016-10-24T16:31:00Z">
        <w:r w:rsidR="00582EA2">
          <w:rPr>
            <w:rFonts w:ascii="Times New Roman" w:eastAsiaTheme="minorEastAsia" w:hAnsi="Times New Roman" w:cs="Times New Roman" w:hint="eastAsia"/>
            <w:sz w:val="24"/>
            <w:szCs w:val="24"/>
          </w:rPr>
          <w:t>1</w:t>
        </w:r>
      </w:ins>
      <w:del w:id="377" w:author="User" w:date="2016-10-24T16:37:00Z">
        <w:r w:rsidRPr="00C54053" w:rsidDel="000A45C7">
          <w:rPr>
            <w:rFonts w:ascii="Times New Roman" w:eastAsiaTheme="minorEastAsia" w:hAnsi="Times New Roman" w:cs="Times New Roman"/>
            <w:sz w:val="24"/>
            <w:szCs w:val="24"/>
          </w:rPr>
          <w:delText>和</w:delText>
        </w:r>
        <w:r w:rsidRPr="00C54053" w:rsidDel="000A45C7">
          <w:rPr>
            <w:rFonts w:ascii="Times New Roman" w:eastAsiaTheme="minorEastAsia" w:hAnsi="Times New Roman" w:cs="Times New Roman"/>
            <w:sz w:val="24"/>
            <w:szCs w:val="24"/>
          </w:rPr>
          <w:delText>3</w:delText>
        </w:r>
      </w:del>
      <w:r w:rsidRPr="00C54053">
        <w:rPr>
          <w:rFonts w:ascii="Times New Roman" w:eastAsiaTheme="minorEastAsia" w:hAnsi="Times New Roman" w:cs="Times New Roman"/>
          <w:sz w:val="24"/>
          <w:szCs w:val="24"/>
        </w:rPr>
        <w:t>所示。</w:t>
      </w:r>
    </w:p>
    <w:p w:rsidR="00E25226" w:rsidRPr="00C54053" w:rsidDel="00007DA7" w:rsidRDefault="00E25226">
      <w:pPr>
        <w:spacing w:line="300" w:lineRule="auto"/>
        <w:ind w:firstLine="420"/>
        <w:rPr>
          <w:del w:id="378" w:author="User" w:date="2016-10-24T16:05:00Z"/>
          <w:rFonts w:ascii="Times New Roman" w:eastAsiaTheme="minorEastAsia" w:hAnsi="Times New Roman" w:cs="Times New Roman"/>
          <w:sz w:val="24"/>
          <w:szCs w:val="24"/>
        </w:rPr>
      </w:pPr>
      <w:del w:id="379" w:author="User" w:date="2016-10-24T16:05:00Z">
        <w:r w:rsidRPr="00C54053" w:rsidDel="00007DA7">
          <w:rPr>
            <w:rFonts w:ascii="Times New Roman" w:eastAsiaTheme="minorEastAsia" w:hAnsi="Times New Roman" w:cs="Times New Roman"/>
            <w:position w:val="-16"/>
          </w:rPr>
          <w:object w:dxaOrig="5880" w:dyaOrig="440">
            <v:shape id="_x0000_i1038" type="#_x0000_t75" style="width:294pt;height:21.75pt" o:ole="">
              <v:imagedata r:id="rId36" o:title=""/>
            </v:shape>
            <o:OLEObject Type="Embed" ProgID="Equation.DSMT4" ShapeID="_x0000_i1038" DrawAspect="Content" ObjectID="_1538844019" r:id="rId37"/>
          </w:object>
        </w:r>
        <w:r w:rsidRPr="00C54053" w:rsidDel="00007DA7">
          <w:rPr>
            <w:rFonts w:ascii="Times New Roman" w:eastAsiaTheme="minorEastAsia" w:hAnsi="Times New Roman" w:cs="Times New Roman"/>
            <w:position w:val="-16"/>
          </w:rPr>
          <w:delText xml:space="preserve">                                 (2)</w:delText>
        </w:r>
      </w:del>
    </w:p>
    <w:p w:rsidR="00E25226" w:rsidRPr="00C54053" w:rsidRDefault="003B5D0D">
      <w:pPr>
        <w:spacing w:line="300" w:lineRule="auto"/>
        <w:ind w:firstLine="420"/>
        <w:rPr>
          <w:rFonts w:ascii="Times New Roman" w:eastAsiaTheme="minorEastAsia" w:hAnsi="Times New Roman" w:cs="Times New Roman"/>
          <w:sz w:val="24"/>
          <w:szCs w:val="24"/>
        </w:rPr>
        <w:pPrChange w:id="380" w:author="User" w:date="2016-10-24T16:05:00Z">
          <w:pPr>
            <w:spacing w:line="300" w:lineRule="auto"/>
            <w:ind w:firstLineChars="200" w:firstLine="420"/>
            <w:jc w:val="left"/>
          </w:pPr>
        </w:pPrChange>
      </w:pPr>
      <w:del w:id="381" w:author="User" w:date="2016-10-24T16:05:00Z">
        <w:r w:rsidRPr="00C54053" w:rsidDel="00007DA7">
          <w:rPr>
            <w:rFonts w:ascii="Times New Roman" w:eastAsiaTheme="minorEastAsia" w:hAnsi="Times New Roman" w:cs="Times New Roman"/>
            <w:position w:val="-14"/>
          </w:rPr>
          <w:object w:dxaOrig="4680" w:dyaOrig="400">
            <v:shape id="_x0000_i1039" type="#_x0000_t75" style="width:234.25pt;height:20.4pt" o:ole="">
              <v:imagedata r:id="rId38" o:title=""/>
            </v:shape>
            <o:OLEObject Type="Embed" ProgID="Equation.DSMT4" ShapeID="_x0000_i1039" DrawAspect="Content" ObjectID="_1538844020" r:id="rId39"/>
          </w:object>
        </w:r>
        <w:r w:rsidR="00E25226" w:rsidRPr="00C54053" w:rsidDel="00007DA7">
          <w:rPr>
            <w:rFonts w:ascii="Times New Roman" w:eastAsiaTheme="minorEastAsia" w:hAnsi="Times New Roman" w:cs="Times New Roman"/>
            <w:position w:val="-12"/>
          </w:rPr>
          <w:delText xml:space="preserve">         </w:delText>
        </w:r>
        <w:r w:rsidR="00C54053" w:rsidRPr="00C54053" w:rsidDel="00007DA7">
          <w:rPr>
            <w:rFonts w:ascii="Times New Roman" w:eastAsiaTheme="minorEastAsia" w:hAnsi="Times New Roman" w:cs="Times New Roman"/>
            <w:position w:val="-12"/>
          </w:rPr>
          <w:delText xml:space="preserve">       </w:delText>
        </w:r>
        <w:r w:rsidR="00E25226" w:rsidRPr="00C54053" w:rsidDel="00007DA7">
          <w:rPr>
            <w:rFonts w:ascii="Times New Roman" w:eastAsiaTheme="minorEastAsia" w:hAnsi="Times New Roman" w:cs="Times New Roman"/>
            <w:position w:val="-12"/>
          </w:rPr>
          <w:delText xml:space="preserve">    </w:delText>
        </w:r>
        <w:r w:rsidR="00C54053" w:rsidDel="00007DA7">
          <w:rPr>
            <w:rFonts w:ascii="Times New Roman" w:eastAsiaTheme="minorEastAsia" w:hAnsi="Times New Roman" w:cs="Times New Roman" w:hint="eastAsia"/>
            <w:position w:val="-12"/>
          </w:rPr>
          <w:delText xml:space="preserve">           </w:delText>
        </w:r>
        <w:r w:rsidR="00E25226" w:rsidRPr="00C54053" w:rsidDel="00007DA7">
          <w:rPr>
            <w:rFonts w:ascii="Times New Roman" w:eastAsiaTheme="minorEastAsia" w:hAnsi="Times New Roman" w:cs="Times New Roman"/>
            <w:position w:val="-12"/>
          </w:rPr>
          <w:delText xml:space="preserve">                         (3)</w:delText>
        </w:r>
      </w:del>
    </w:p>
    <w:p w:rsidR="00E25226" w:rsidRPr="00C54053" w:rsidDel="00007DA7" w:rsidRDefault="00E25226">
      <w:pPr>
        <w:spacing w:line="300" w:lineRule="auto"/>
        <w:ind w:firstLine="480"/>
        <w:rPr>
          <w:del w:id="382" w:author="User" w:date="2016-10-24T16:05:00Z"/>
          <w:rFonts w:ascii="Times New Roman" w:eastAsiaTheme="minorEastAsia" w:hAnsi="Times New Roman" w:cs="Times New Roman"/>
          <w:sz w:val="24"/>
          <w:szCs w:val="24"/>
        </w:rPr>
        <w:pPrChange w:id="383" w:author="User" w:date="2016-10-24T16:39:00Z">
          <w:pPr>
            <w:spacing w:line="300" w:lineRule="auto"/>
          </w:pPr>
        </w:pPrChange>
      </w:pPr>
      <w:r w:rsidRPr="00C54053">
        <w:rPr>
          <w:rFonts w:ascii="Times New Roman" w:eastAsiaTheme="minorEastAsia" w:hAnsi="Times New Roman" w:cs="Times New Roman"/>
          <w:sz w:val="24"/>
          <w:szCs w:val="24"/>
        </w:rPr>
        <w:t xml:space="preserve">       </w:t>
      </w:r>
      <w:r w:rsidRPr="00C54053">
        <w:rPr>
          <w:rFonts w:ascii="Times New Roman" w:eastAsiaTheme="minorEastAsia" w:hAnsi="Times New Roman" w:cs="Times New Roman"/>
          <w:sz w:val="24"/>
          <w:szCs w:val="24"/>
        </w:rPr>
        <w:t>为了学习基于特征值的特征和</w:t>
      </w:r>
      <w:r w:rsidRPr="00C54053">
        <w:rPr>
          <w:rFonts w:ascii="Times New Roman" w:eastAsiaTheme="minorEastAsia" w:hAnsi="Times New Roman" w:cs="Times New Roman"/>
          <w:sz w:val="24"/>
          <w:szCs w:val="24"/>
        </w:rPr>
        <w:t>spin</w:t>
      </w:r>
      <w:proofErr w:type="gramStart"/>
      <w:r w:rsidRPr="00C54053">
        <w:rPr>
          <w:rFonts w:ascii="Times New Roman" w:eastAsiaTheme="minorEastAsia" w:hAnsi="Times New Roman" w:cs="Times New Roman"/>
          <w:sz w:val="24"/>
          <w:szCs w:val="24"/>
        </w:rPr>
        <w:t>图特征</w:t>
      </w:r>
      <w:proofErr w:type="gramEnd"/>
      <w:r w:rsidRPr="00C54053">
        <w:rPr>
          <w:rFonts w:ascii="Times New Roman" w:eastAsiaTheme="minorEastAsia" w:hAnsi="Times New Roman" w:cs="Times New Roman"/>
          <w:sz w:val="24"/>
          <w:szCs w:val="24"/>
        </w:rPr>
        <w:t>之间的关系，在</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中，对</w:t>
      </w:r>
      <w:r w:rsidRPr="00C54053">
        <w:rPr>
          <w:rFonts w:ascii="Times New Roman" w:eastAsiaTheme="minorEastAsia" w:hAnsi="Times New Roman" w:cs="Times New Roman"/>
          <w:sz w:val="24"/>
          <w:szCs w:val="24"/>
        </w:rPr>
        <w:t>Net1</w:t>
      </w:r>
      <w:r w:rsidRPr="00C54053">
        <w:rPr>
          <w:rFonts w:ascii="Times New Roman" w:eastAsiaTheme="minorEastAsia" w:hAnsi="Times New Roman" w:cs="Times New Roman"/>
          <w:sz w:val="24"/>
          <w:szCs w:val="24"/>
        </w:rPr>
        <w:t>输出合并形成的向量进行处理，</w:t>
      </w:r>
      <w:ins w:id="384" w:author="User" w:date="2016-10-24T16:38:00Z">
        <w:r w:rsidR="000A45C7">
          <w:rPr>
            <w:rFonts w:ascii="Times New Roman" w:eastAsiaTheme="minorEastAsia" w:hAnsi="Times New Roman" w:cs="Times New Roman" w:hint="eastAsia"/>
            <w:sz w:val="24"/>
            <w:szCs w:val="24"/>
          </w:rPr>
          <w:t>表</w:t>
        </w:r>
        <w:r w:rsidR="000A45C7">
          <w:rPr>
            <w:rFonts w:ascii="Times New Roman" w:eastAsiaTheme="minorEastAsia" w:hAnsi="Times New Roman" w:cs="Times New Roman" w:hint="eastAsia"/>
            <w:sz w:val="24"/>
            <w:szCs w:val="24"/>
          </w:rPr>
          <w:t>1</w:t>
        </w:r>
        <w:r w:rsidR="000A45C7">
          <w:rPr>
            <w:rFonts w:ascii="Times New Roman" w:eastAsiaTheme="minorEastAsia" w:hAnsi="Times New Roman" w:cs="Times New Roman" w:hint="eastAsia"/>
            <w:sz w:val="24"/>
            <w:szCs w:val="24"/>
          </w:rPr>
          <w:t>第</w:t>
        </w:r>
        <w:r w:rsidR="000A45C7">
          <w:rPr>
            <w:rFonts w:ascii="Times New Roman" w:eastAsiaTheme="minorEastAsia" w:hAnsi="Times New Roman" w:cs="Times New Roman" w:hint="eastAsia"/>
            <w:sz w:val="24"/>
            <w:szCs w:val="24"/>
          </w:rPr>
          <w:t>5</w:t>
        </w:r>
        <w:r w:rsidR="000A45C7">
          <w:rPr>
            <w:rFonts w:ascii="Times New Roman" w:eastAsiaTheme="minorEastAsia" w:hAnsi="Times New Roman" w:cs="Times New Roman" w:hint="eastAsia"/>
            <w:sz w:val="24"/>
            <w:szCs w:val="24"/>
          </w:rPr>
          <w:t>，</w:t>
        </w:r>
        <w:r w:rsidR="000A45C7">
          <w:rPr>
            <w:rFonts w:ascii="Times New Roman" w:eastAsiaTheme="minorEastAsia" w:hAnsi="Times New Roman" w:cs="Times New Roman" w:hint="eastAsia"/>
            <w:sz w:val="24"/>
            <w:szCs w:val="24"/>
          </w:rPr>
          <w:t>6</w:t>
        </w:r>
        <w:r w:rsidR="000A45C7">
          <w:rPr>
            <w:rFonts w:ascii="Times New Roman" w:eastAsiaTheme="minorEastAsia" w:hAnsi="Times New Roman" w:cs="Times New Roman" w:hint="eastAsia"/>
            <w:sz w:val="24"/>
            <w:szCs w:val="24"/>
          </w:rPr>
          <w:t>步表示了这个过程</w:t>
        </w:r>
      </w:ins>
      <w:del w:id="385" w:author="User" w:date="2016-10-24T16:38:00Z">
        <w:r w:rsidRPr="00C54053" w:rsidDel="000A45C7">
          <w:rPr>
            <w:rFonts w:ascii="Times New Roman" w:eastAsiaTheme="minorEastAsia" w:hAnsi="Times New Roman" w:cs="Times New Roman"/>
            <w:sz w:val="24"/>
            <w:szCs w:val="24"/>
          </w:rPr>
          <w:delText>过程如公式</w:delText>
        </w:r>
        <w:r w:rsidRPr="00C54053" w:rsidDel="000A45C7">
          <w:rPr>
            <w:rFonts w:ascii="Times New Roman" w:eastAsiaTheme="minorEastAsia" w:hAnsi="Times New Roman" w:cs="Times New Roman"/>
            <w:sz w:val="24"/>
            <w:szCs w:val="24"/>
          </w:rPr>
          <w:delText>4</w:delText>
        </w:r>
        <w:r w:rsidRPr="00C54053" w:rsidDel="000A45C7">
          <w:rPr>
            <w:rFonts w:ascii="Times New Roman" w:eastAsiaTheme="minorEastAsia" w:hAnsi="Times New Roman" w:cs="Times New Roman"/>
            <w:sz w:val="24"/>
            <w:szCs w:val="24"/>
          </w:rPr>
          <w:delText>所示</w:delText>
        </w:r>
      </w:del>
      <w:r w:rsidRPr="00C54053">
        <w:rPr>
          <w:rFonts w:ascii="Times New Roman" w:eastAsiaTheme="minorEastAsia" w:hAnsi="Times New Roman" w:cs="Times New Roman"/>
          <w:sz w:val="24"/>
          <w:szCs w:val="24"/>
        </w:rPr>
        <w:t>。</w:t>
      </w:r>
      <w:ins w:id="386" w:author="User" w:date="2016-10-24T16:39:00Z">
        <w:r w:rsidR="000A45C7">
          <w:rPr>
            <w:rFonts w:ascii="Times New Roman" w:eastAsiaTheme="minorEastAsia" w:hAnsi="Times New Roman" w:cs="Times New Roman" w:hint="eastAsia"/>
            <w:sz w:val="24"/>
            <w:szCs w:val="24"/>
          </w:rPr>
          <w:t>通过</w:t>
        </w:r>
        <w:r w:rsidR="000A45C7">
          <w:rPr>
            <w:rFonts w:ascii="Times New Roman" w:eastAsiaTheme="minorEastAsia" w:hAnsi="Times New Roman" w:cs="Times New Roman" w:hint="eastAsia"/>
            <w:sz w:val="24"/>
            <w:szCs w:val="24"/>
          </w:rPr>
          <w:t>Net2</w:t>
        </w:r>
        <w:r w:rsidR="000A45C7">
          <w:rPr>
            <w:rFonts w:ascii="Times New Roman" w:eastAsiaTheme="minorEastAsia" w:hAnsi="Times New Roman" w:cs="Times New Roman" w:hint="eastAsia"/>
            <w:sz w:val="24"/>
            <w:szCs w:val="24"/>
          </w:rPr>
          <w:t>的</w:t>
        </w:r>
        <w:r w:rsidR="000A45C7" w:rsidRPr="00C54053">
          <w:rPr>
            <w:rFonts w:ascii="Times New Roman" w:eastAsiaTheme="minorEastAsia" w:hAnsi="Times New Roman" w:cs="Times New Roman"/>
            <w:sz w:val="24"/>
            <w:szCs w:val="24"/>
          </w:rPr>
          <w:t>过程如公式</w:t>
        </w:r>
        <w:r w:rsidR="000A45C7">
          <w:rPr>
            <w:rFonts w:ascii="Times New Roman" w:eastAsiaTheme="minorEastAsia" w:hAnsi="Times New Roman" w:cs="Times New Roman" w:hint="eastAsia"/>
            <w:sz w:val="24"/>
            <w:szCs w:val="24"/>
          </w:rPr>
          <w:t>3</w:t>
        </w:r>
        <w:r w:rsidR="000A45C7" w:rsidRPr="00C54053">
          <w:rPr>
            <w:rFonts w:ascii="Times New Roman" w:eastAsiaTheme="minorEastAsia" w:hAnsi="Times New Roman" w:cs="Times New Roman"/>
            <w:sz w:val="24"/>
            <w:szCs w:val="24"/>
          </w:rPr>
          <w:t>所示。</w:t>
        </w:r>
      </w:ins>
    </w:p>
    <w:p w:rsidR="00E25226" w:rsidRPr="00C54053" w:rsidRDefault="00E25226">
      <w:pPr>
        <w:spacing w:line="300" w:lineRule="auto"/>
        <w:rPr>
          <w:rFonts w:ascii="Times New Roman" w:eastAsiaTheme="minorEastAsia" w:hAnsi="Times New Roman" w:cs="Times New Roman"/>
          <w:position w:val="-16"/>
        </w:rPr>
        <w:pPrChange w:id="387" w:author="User" w:date="2016-10-24T16:05:00Z">
          <w:pPr>
            <w:spacing w:line="300" w:lineRule="auto"/>
            <w:ind w:firstLineChars="1250" w:firstLine="2625"/>
          </w:pPr>
        </w:pPrChange>
      </w:pPr>
      <w:del w:id="388" w:author="User" w:date="2016-10-24T16:05:00Z">
        <w:r w:rsidRPr="00C54053" w:rsidDel="00007DA7">
          <w:rPr>
            <w:rFonts w:ascii="Times New Roman" w:eastAsiaTheme="minorEastAsia" w:hAnsi="Times New Roman" w:cs="Times New Roman"/>
            <w:position w:val="-12"/>
          </w:rPr>
          <w:object w:dxaOrig="3480" w:dyaOrig="380">
            <v:shape id="_x0000_i1040" type="#_x0000_t75" style="width:173.85pt;height:19pt" o:ole="">
              <v:imagedata r:id="rId40" o:title=""/>
            </v:shape>
            <o:OLEObject Type="Embed" ProgID="Equation.DSMT4" ShapeID="_x0000_i1040" DrawAspect="Content" ObjectID="_1538844021" r:id="rId41"/>
          </w:object>
        </w:r>
        <w:r w:rsidRPr="00C54053" w:rsidDel="00007DA7">
          <w:rPr>
            <w:rFonts w:ascii="Times New Roman" w:eastAsiaTheme="minorEastAsia" w:hAnsi="Times New Roman" w:cs="Times New Roman"/>
            <w:position w:val="-12"/>
          </w:rPr>
          <w:delText xml:space="preserve">                          </w:delText>
        </w:r>
        <w:r w:rsidRPr="00C54053" w:rsidDel="00007DA7">
          <w:rPr>
            <w:rFonts w:ascii="Times New Roman" w:eastAsiaTheme="minorEastAsia" w:hAnsi="Times New Roman" w:cs="Times New Roman"/>
            <w:position w:val="-16"/>
          </w:rPr>
          <w:delText xml:space="preserve">            (4)</w:delText>
        </w:r>
      </w:del>
    </w:p>
    <w:p w:rsidR="00E25226" w:rsidRPr="00C54053" w:rsidRDefault="00E25226" w:rsidP="008827BD">
      <w:pPr>
        <w:spacing w:line="300" w:lineRule="auto"/>
        <w:ind w:firstLineChars="200" w:firstLine="480"/>
        <w:rPr>
          <w:rFonts w:ascii="Times New Roman" w:eastAsiaTheme="minorEastAsia" w:hAnsi="Times New Roman" w:cs="Times New Roman"/>
          <w:position w:val="-16"/>
        </w:rPr>
      </w:pPr>
      <w:r w:rsidRPr="00C54053">
        <w:rPr>
          <w:rFonts w:ascii="Times New Roman" w:eastAsiaTheme="minorEastAsia" w:hAnsi="Times New Roman" w:cs="Times New Roman"/>
          <w:sz w:val="24"/>
          <w:szCs w:val="24"/>
        </w:rPr>
        <w:t>该深度神经模型充分了考虑各种特征自身特点以及特征之间的关系，通过</w:t>
      </w:r>
      <w:r w:rsidRPr="00C54053">
        <w:rPr>
          <w:rFonts w:ascii="Times New Roman" w:eastAsiaTheme="minorEastAsia" w:hAnsi="Times New Roman" w:cs="Times New Roman"/>
          <w:sz w:val="24"/>
          <w:szCs w:val="24"/>
        </w:rPr>
        <w:t>Net1</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实现对不同特征内部以及特征之间的表达</w:t>
      </w:r>
      <w:del w:id="389" w:author="User" w:date="2016-10-24T16:31:00Z">
        <w:r w:rsidRPr="00C54053" w:rsidDel="00582EA2">
          <w:rPr>
            <w:rFonts w:ascii="Times New Roman" w:eastAsiaTheme="minorEastAsia" w:hAnsi="Times New Roman" w:cs="Times New Roman"/>
            <w:sz w:val="24"/>
            <w:szCs w:val="24"/>
          </w:rPr>
          <w:delText>，以及特征结构性的提取</w:delText>
        </w:r>
      </w:del>
      <w:r w:rsidRPr="00C54053">
        <w:rPr>
          <w:rFonts w:ascii="Times New Roman" w:eastAsiaTheme="minorEastAsia" w:hAnsi="Times New Roman" w:cs="Times New Roman"/>
          <w:sz w:val="24"/>
          <w:szCs w:val="24"/>
        </w:rPr>
        <w:t>。</w:t>
      </w:r>
    </w:p>
    <w:p w:rsidR="00E25226" w:rsidRPr="00C54053" w:rsidRDefault="00E25226" w:rsidP="00791EBA">
      <w:pPr>
        <w:spacing w:line="300" w:lineRule="auto"/>
        <w:rPr>
          <w:rFonts w:ascii="Times New Roman" w:eastAsiaTheme="minorEastAsia" w:hAnsi="Times New Roman" w:cs="Times New Roman"/>
          <w:b/>
          <w:sz w:val="24"/>
          <w:szCs w:val="24"/>
        </w:rPr>
      </w:pPr>
      <w:r w:rsidRPr="00C54053">
        <w:rPr>
          <w:rFonts w:ascii="Times New Roman" w:eastAsiaTheme="minorEastAsia" w:hAnsi="Times New Roman" w:cs="Times New Roman"/>
          <w:b/>
          <w:sz w:val="24"/>
          <w:szCs w:val="24"/>
        </w:rPr>
        <w:t xml:space="preserve">C. </w:t>
      </w:r>
      <w:r w:rsidRPr="00C54053">
        <w:rPr>
          <w:rFonts w:ascii="Times New Roman" w:eastAsiaTheme="minorEastAsia" w:hAnsi="Times New Roman" w:cs="Times New Roman"/>
          <w:b/>
          <w:sz w:val="24"/>
          <w:szCs w:val="24"/>
        </w:rPr>
        <w:t>空间结构性的提取</w:t>
      </w:r>
    </w:p>
    <w:p w:rsidR="00E25226" w:rsidRPr="00C54053" w:rsidDel="00A26C19" w:rsidRDefault="00E25226" w:rsidP="00193CA7">
      <w:pPr>
        <w:pStyle w:val="af1"/>
        <w:spacing w:before="0" w:beforeAutospacing="0" w:after="0" w:afterAutospacing="0" w:line="300" w:lineRule="auto"/>
        <w:ind w:firstLineChars="200" w:firstLine="480"/>
        <w:rPr>
          <w:del w:id="390" w:author="User" w:date="2016-10-23T09:56:00Z"/>
          <w:rFonts w:ascii="Times New Roman" w:eastAsiaTheme="minorEastAsia" w:hAnsi="Times New Roman" w:cs="Times New Roman"/>
        </w:rPr>
      </w:pPr>
      <w:r w:rsidRPr="00C54053">
        <w:rPr>
          <w:rFonts w:ascii="Times New Roman" w:eastAsiaTheme="minorEastAsia" w:hAnsi="Times New Roman" w:cs="Times New Roman"/>
        </w:rPr>
        <w:t>深度神经网络模型通过</w:t>
      </w:r>
      <w:del w:id="391" w:author="User" w:date="2016-10-23T10:03:00Z">
        <w:r w:rsidRPr="00C54053" w:rsidDel="00607C55">
          <w:rPr>
            <w:rFonts w:ascii="Times New Roman" w:eastAsiaTheme="minorEastAsia" w:hAnsi="Times New Roman" w:cs="Times New Roman"/>
          </w:rPr>
          <w:delText>基于</w:delText>
        </w:r>
        <w:r w:rsidRPr="00C54053" w:rsidDel="00607C55">
          <w:rPr>
            <w:rFonts w:ascii="Times New Roman" w:eastAsiaTheme="minorEastAsia" w:hAnsi="Times New Roman" w:cs="Times New Roman"/>
          </w:rPr>
          <w:delText>DMST</w:delText>
        </w:r>
        <w:r w:rsidRPr="00C54053" w:rsidDel="00607C55">
          <w:rPr>
            <w:rFonts w:ascii="Times New Roman" w:eastAsiaTheme="minorEastAsia" w:hAnsi="Times New Roman" w:cs="Times New Roman"/>
          </w:rPr>
          <w:delText>结构的池化层</w:delText>
        </w:r>
      </w:del>
      <w:ins w:id="392" w:author="User" w:date="2016-10-23T10:03:00Z">
        <w:r w:rsidR="00607C55">
          <w:rPr>
            <w:rFonts w:ascii="Times New Roman" w:eastAsiaTheme="minorEastAsia" w:hAnsi="Times New Roman" w:cs="Times New Roman" w:hint="eastAsia"/>
          </w:rPr>
          <w:t>Net3</w:t>
        </w:r>
      </w:ins>
      <w:r w:rsidRPr="00C54053">
        <w:rPr>
          <w:rFonts w:ascii="Times New Roman" w:eastAsiaTheme="minorEastAsia" w:hAnsi="Times New Roman" w:cs="Times New Roman"/>
        </w:rPr>
        <w:t>考虑点与点间空间结构性。</w:t>
      </w:r>
    </w:p>
    <w:p w:rsidR="00E25226" w:rsidRPr="00C54053" w:rsidRDefault="00E25226" w:rsidP="00745414">
      <w:pPr>
        <w:pStyle w:val="af1"/>
        <w:spacing w:before="0" w:beforeAutospacing="0" w:after="0" w:afterAutospacing="0" w:line="300" w:lineRule="auto"/>
        <w:ind w:firstLineChars="200" w:firstLine="480"/>
        <w:rPr>
          <w:rFonts w:ascii="Times New Roman" w:eastAsiaTheme="minorEastAsia" w:hAnsi="Times New Roman" w:cs="Times New Roman"/>
        </w:rPr>
      </w:pPr>
      <w:r w:rsidRPr="00C54053">
        <w:rPr>
          <w:rFonts w:ascii="Times New Roman" w:eastAsiaTheme="minorEastAsia" w:hAnsi="Times New Roman" w:cs="Times New Roman"/>
        </w:rPr>
        <w:t>良好的</w:t>
      </w:r>
      <w:proofErr w:type="gramStart"/>
      <w:r w:rsidRPr="00C54053">
        <w:rPr>
          <w:rFonts w:ascii="Times New Roman" w:eastAsiaTheme="minorEastAsia" w:hAnsi="Times New Roman" w:cs="Times New Roman"/>
        </w:rPr>
        <w:t>点集特征</w:t>
      </w:r>
      <w:proofErr w:type="gramEnd"/>
      <w:r w:rsidRPr="00C54053">
        <w:rPr>
          <w:rFonts w:ascii="Times New Roman" w:eastAsiaTheme="minorEastAsia" w:hAnsi="Times New Roman" w:cs="Times New Roman"/>
        </w:rPr>
        <w:t>能很好的</w:t>
      </w:r>
      <w:proofErr w:type="gramStart"/>
      <w:r w:rsidRPr="00C54053">
        <w:rPr>
          <w:rFonts w:ascii="Times New Roman" w:eastAsiaTheme="minorEastAsia" w:hAnsi="Times New Roman" w:cs="Times New Roman"/>
        </w:rPr>
        <w:t>描述点集内点</w:t>
      </w:r>
      <w:proofErr w:type="gramEnd"/>
      <w:r w:rsidRPr="00C54053">
        <w:rPr>
          <w:rFonts w:ascii="Times New Roman" w:eastAsiaTheme="minorEastAsia" w:hAnsi="Times New Roman" w:cs="Times New Roman"/>
        </w:rPr>
        <w:t>与点之间的空间和拓扑关系，但点</w:t>
      </w:r>
      <w:proofErr w:type="gramStart"/>
      <w:r w:rsidRPr="00C54053">
        <w:rPr>
          <w:rFonts w:ascii="Times New Roman" w:eastAsiaTheme="minorEastAsia" w:hAnsi="Times New Roman" w:cs="Times New Roman"/>
        </w:rPr>
        <w:t>云本身</w:t>
      </w:r>
      <w:proofErr w:type="gramEnd"/>
      <w:r w:rsidRPr="00C54053">
        <w:rPr>
          <w:rFonts w:ascii="Times New Roman" w:eastAsiaTheme="minorEastAsia" w:hAnsi="Times New Roman" w:cs="Times New Roman"/>
        </w:rPr>
        <w:t>缺乏组织性，点与点之间没有明确的临近关系，</w:t>
      </w:r>
      <w:r w:rsidR="00DB5D5D" w:rsidRPr="00C54053">
        <w:rPr>
          <w:rFonts w:ascii="Times New Roman" w:eastAsiaTheme="minorEastAsia" w:hAnsi="Times New Roman" w:cs="Times New Roman"/>
        </w:rPr>
        <w:t>需要根据点云中</w:t>
      </w:r>
      <w:r w:rsidR="00193AE6" w:rsidRPr="00C54053">
        <w:rPr>
          <w:rFonts w:ascii="Times New Roman" w:eastAsiaTheme="minorEastAsia" w:hAnsi="Times New Roman" w:cs="Times New Roman"/>
        </w:rPr>
        <w:t>点</w:t>
      </w:r>
      <w:r w:rsidR="00DB5D5D" w:rsidRPr="00C54053">
        <w:rPr>
          <w:rFonts w:ascii="Times New Roman" w:eastAsiaTheme="minorEastAsia" w:hAnsi="Times New Roman" w:cs="Times New Roman"/>
        </w:rPr>
        <w:t>空间分布</w:t>
      </w:r>
      <w:r w:rsidR="00193AE6" w:rsidRPr="00C54053">
        <w:rPr>
          <w:rFonts w:ascii="Times New Roman" w:eastAsiaTheme="minorEastAsia" w:hAnsi="Times New Roman" w:cs="Times New Roman"/>
        </w:rPr>
        <w:t>的特点</w:t>
      </w:r>
      <w:r w:rsidR="00DB5D5D" w:rsidRPr="00C54053">
        <w:rPr>
          <w:rFonts w:ascii="Times New Roman" w:eastAsiaTheme="minorEastAsia" w:hAnsi="Times New Roman" w:cs="Times New Roman"/>
        </w:rPr>
        <w:t>建立</w:t>
      </w:r>
      <w:r w:rsidRPr="00C54053">
        <w:rPr>
          <w:rFonts w:ascii="Times New Roman" w:eastAsiaTheme="minorEastAsia" w:hAnsi="Times New Roman" w:cs="Times New Roman"/>
        </w:rPr>
        <w:t>深度神经网络模型。</w:t>
      </w:r>
    </w:p>
    <w:p w:rsidR="00A26C19" w:rsidRDefault="00E25226">
      <w:pPr>
        <w:spacing w:line="300" w:lineRule="auto"/>
        <w:ind w:firstLine="480"/>
        <w:rPr>
          <w:ins w:id="393" w:author="User" w:date="2016-10-23T09:56:00Z"/>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点云中存在较多噪声点和地物边界点，这类点分布比较散乱，</w:t>
      </w:r>
      <w:proofErr w:type="gramStart"/>
      <w:r w:rsidR="00962288" w:rsidRPr="00C54053">
        <w:rPr>
          <w:rFonts w:ascii="Times New Roman" w:eastAsiaTheme="minorEastAsia" w:hAnsi="Times New Roman" w:cs="Times New Roman"/>
          <w:sz w:val="24"/>
          <w:szCs w:val="24"/>
        </w:rPr>
        <w:t>且</w:t>
      </w:r>
      <w:r w:rsidRPr="00C54053">
        <w:rPr>
          <w:rFonts w:ascii="Times New Roman" w:eastAsiaTheme="minorEastAsia" w:hAnsi="Times New Roman" w:cs="Times New Roman"/>
          <w:sz w:val="24"/>
          <w:szCs w:val="24"/>
        </w:rPr>
        <w:t>点特征</w:t>
      </w:r>
      <w:proofErr w:type="gramEnd"/>
      <w:r w:rsidRPr="00C54053">
        <w:rPr>
          <w:rFonts w:ascii="Times New Roman" w:eastAsiaTheme="minorEastAsia" w:hAnsi="Times New Roman" w:cs="Times New Roman"/>
          <w:sz w:val="24"/>
          <w:szCs w:val="24"/>
        </w:rPr>
        <w:t>不稳健</w:t>
      </w:r>
      <w:r w:rsidR="00EB04A0" w:rsidRPr="00C54053">
        <w:rPr>
          <w:rFonts w:ascii="Times New Roman" w:eastAsiaTheme="minorEastAsia" w:hAnsi="Times New Roman" w:cs="Times New Roman"/>
          <w:sz w:val="24"/>
          <w:szCs w:val="24"/>
        </w:rPr>
        <w:t>，</w:t>
      </w:r>
      <w:r w:rsidR="007D6774" w:rsidRPr="00C54053">
        <w:rPr>
          <w:rFonts w:ascii="Times New Roman" w:eastAsiaTheme="minorEastAsia" w:hAnsi="Times New Roman" w:cs="Times New Roman"/>
          <w:sz w:val="24"/>
          <w:szCs w:val="24"/>
        </w:rPr>
        <w:t>不能</w:t>
      </w:r>
      <w:r w:rsidR="00193AE6" w:rsidRPr="00C54053">
        <w:rPr>
          <w:rFonts w:ascii="Times New Roman" w:eastAsiaTheme="minorEastAsia" w:hAnsi="Times New Roman" w:cs="Times New Roman"/>
          <w:sz w:val="24"/>
          <w:szCs w:val="24"/>
        </w:rPr>
        <w:t>充分</w:t>
      </w:r>
      <w:r w:rsidR="007D6774" w:rsidRPr="00C54053">
        <w:rPr>
          <w:rFonts w:ascii="Times New Roman" w:eastAsiaTheme="minorEastAsia" w:hAnsi="Times New Roman" w:cs="Times New Roman"/>
          <w:sz w:val="24"/>
          <w:szCs w:val="24"/>
        </w:rPr>
        <w:t>体现</w:t>
      </w:r>
      <w:proofErr w:type="gramStart"/>
      <w:r w:rsidR="007D6774" w:rsidRPr="00C54053">
        <w:rPr>
          <w:rFonts w:ascii="Times New Roman" w:eastAsiaTheme="minorEastAsia" w:hAnsi="Times New Roman" w:cs="Times New Roman"/>
          <w:sz w:val="24"/>
          <w:szCs w:val="24"/>
        </w:rPr>
        <w:t>点集所</w:t>
      </w:r>
      <w:proofErr w:type="gramEnd"/>
      <w:r w:rsidR="007D6774" w:rsidRPr="00C54053">
        <w:rPr>
          <w:rFonts w:ascii="Times New Roman" w:eastAsiaTheme="minorEastAsia" w:hAnsi="Times New Roman" w:cs="Times New Roman"/>
          <w:sz w:val="24"/>
          <w:szCs w:val="24"/>
        </w:rPr>
        <w:t>表示地物的特点，</w:t>
      </w:r>
      <w:r w:rsidRPr="00C54053">
        <w:rPr>
          <w:rFonts w:ascii="Times New Roman" w:eastAsiaTheme="minorEastAsia" w:hAnsi="Times New Roman" w:cs="Times New Roman"/>
          <w:sz w:val="24"/>
          <w:szCs w:val="24"/>
        </w:rPr>
        <w:t>因此需要减少这些点对整个</w:t>
      </w:r>
      <w:proofErr w:type="gramStart"/>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的影响，突出点集中主体部分点的特征，主体部分点通常分布在物体表面，分布相对比较整齐和密集。</w:t>
      </w:r>
      <w:ins w:id="394" w:author="User" w:date="2016-10-23T09:51:00Z">
        <w:r w:rsidR="00FF603C">
          <w:rPr>
            <w:rFonts w:ascii="Times New Roman" w:eastAsiaTheme="minorEastAsia" w:hAnsi="Times New Roman" w:cs="Times New Roman" w:hint="eastAsia"/>
            <w:sz w:val="24"/>
            <w:szCs w:val="24"/>
          </w:rPr>
          <w:t>但是</w:t>
        </w:r>
      </w:ins>
      <w:ins w:id="395" w:author="User" w:date="2016-10-23T09:52:00Z">
        <w:r w:rsidR="00FF603C">
          <w:rPr>
            <w:rFonts w:ascii="Times New Roman" w:eastAsiaTheme="minorEastAsia" w:hAnsi="Times New Roman" w:cs="Times New Roman" w:hint="eastAsia"/>
            <w:sz w:val="24"/>
            <w:szCs w:val="24"/>
          </w:rPr>
          <w:t>同时</w:t>
        </w:r>
      </w:ins>
      <w:ins w:id="396" w:author="User" w:date="2016-10-23T09:51:00Z">
        <w:r w:rsidR="00FF603C">
          <w:rPr>
            <w:rFonts w:ascii="Times New Roman" w:eastAsiaTheme="minorEastAsia" w:hAnsi="Times New Roman" w:cs="Times New Roman" w:hint="eastAsia"/>
            <w:sz w:val="24"/>
            <w:szCs w:val="24"/>
          </w:rPr>
          <w:t>当</w:t>
        </w:r>
      </w:ins>
      <w:ins w:id="397" w:author="User" w:date="2016-10-23T09:52:00Z">
        <w:r w:rsidR="00FF603C">
          <w:rPr>
            <w:rFonts w:ascii="Times New Roman" w:eastAsiaTheme="minorEastAsia" w:hAnsi="Times New Roman" w:cs="Times New Roman" w:hint="eastAsia"/>
            <w:sz w:val="24"/>
            <w:szCs w:val="24"/>
          </w:rPr>
          <w:t>两个类别具有较大相似度</w:t>
        </w:r>
        <w:proofErr w:type="gramStart"/>
        <w:r w:rsidR="00FF603C">
          <w:rPr>
            <w:rFonts w:ascii="Times New Roman" w:eastAsiaTheme="minorEastAsia" w:hAnsi="Times New Roman" w:cs="Times New Roman" w:hint="eastAsia"/>
            <w:sz w:val="24"/>
            <w:szCs w:val="24"/>
          </w:rPr>
          <w:t>时</w:t>
        </w:r>
      </w:ins>
      <w:ins w:id="398" w:author="User" w:date="2016-10-23T09:51:00Z">
        <w:r w:rsidR="00FF603C">
          <w:rPr>
            <w:rFonts w:ascii="Times New Roman" w:eastAsiaTheme="minorEastAsia" w:hAnsi="Times New Roman" w:cs="Times New Roman" w:hint="eastAsia"/>
            <w:sz w:val="24"/>
            <w:szCs w:val="24"/>
          </w:rPr>
          <w:t>主体</w:t>
        </w:r>
        <w:proofErr w:type="gramEnd"/>
        <w:r w:rsidR="00FF603C">
          <w:rPr>
            <w:rFonts w:ascii="Times New Roman" w:eastAsiaTheme="minorEastAsia" w:hAnsi="Times New Roman" w:cs="Times New Roman" w:hint="eastAsia"/>
            <w:sz w:val="24"/>
            <w:szCs w:val="24"/>
          </w:rPr>
          <w:t>部分点</w:t>
        </w:r>
      </w:ins>
      <w:ins w:id="399" w:author="User" w:date="2016-10-23T09:52:00Z">
        <w:r w:rsidR="00FF603C">
          <w:rPr>
            <w:rFonts w:ascii="Times New Roman" w:eastAsiaTheme="minorEastAsia" w:hAnsi="Times New Roman" w:cs="Times New Roman" w:hint="eastAsia"/>
            <w:sz w:val="24"/>
            <w:szCs w:val="24"/>
          </w:rPr>
          <w:t>将无法有效分类这两个类别</w:t>
        </w:r>
      </w:ins>
      <w:ins w:id="400" w:author="User" w:date="2016-10-23T09:54:00Z">
        <w:r w:rsidR="00A26C19">
          <w:rPr>
            <w:rFonts w:ascii="Times New Roman" w:eastAsiaTheme="minorEastAsia" w:hAnsi="Times New Roman" w:cs="Times New Roman" w:hint="eastAsia"/>
            <w:sz w:val="24"/>
            <w:szCs w:val="24"/>
          </w:rPr>
          <w:t>，需要更加显著的特征点</w:t>
        </w:r>
      </w:ins>
      <w:ins w:id="401" w:author="User" w:date="2016-10-23T09:55:00Z">
        <w:r w:rsidR="00A26C19">
          <w:rPr>
            <w:rFonts w:ascii="Times New Roman" w:eastAsiaTheme="minorEastAsia" w:hAnsi="Times New Roman" w:cs="Times New Roman" w:hint="eastAsia"/>
            <w:sz w:val="24"/>
            <w:szCs w:val="24"/>
          </w:rPr>
          <w:t>进行区分，</w:t>
        </w:r>
        <w:proofErr w:type="gramStart"/>
        <w:r w:rsidR="00A26C19">
          <w:rPr>
            <w:rFonts w:ascii="Times New Roman" w:eastAsiaTheme="minorEastAsia" w:hAnsi="Times New Roman" w:cs="Times New Roman" w:hint="eastAsia"/>
            <w:sz w:val="24"/>
            <w:szCs w:val="24"/>
          </w:rPr>
          <w:t>而特征</w:t>
        </w:r>
        <w:proofErr w:type="gramEnd"/>
        <w:r w:rsidR="00A26C19">
          <w:rPr>
            <w:rFonts w:ascii="Times New Roman" w:eastAsiaTheme="minorEastAsia" w:hAnsi="Times New Roman" w:cs="Times New Roman" w:hint="eastAsia"/>
            <w:sz w:val="24"/>
            <w:szCs w:val="24"/>
          </w:rPr>
          <w:t>点往往是边界点</w:t>
        </w:r>
      </w:ins>
      <w:ins w:id="402" w:author="User" w:date="2016-10-23T09:51:00Z">
        <w:r w:rsidR="00FF603C">
          <w:rPr>
            <w:rFonts w:ascii="Times New Roman" w:eastAsiaTheme="minorEastAsia" w:hAnsi="Times New Roman" w:cs="Times New Roman" w:hint="eastAsia"/>
            <w:sz w:val="24"/>
            <w:szCs w:val="24"/>
          </w:rPr>
          <w:t>。</w:t>
        </w:r>
      </w:ins>
      <w:ins w:id="403" w:author="User" w:date="2016-10-23T09:55:00Z">
        <w:r w:rsidR="00A26C19">
          <w:rPr>
            <w:rFonts w:ascii="Times New Roman" w:eastAsiaTheme="minorEastAsia" w:hAnsi="Times New Roman" w:cs="Times New Roman" w:hint="eastAsia"/>
            <w:sz w:val="24"/>
            <w:szCs w:val="24"/>
          </w:rPr>
          <w:t>综上，对</w:t>
        </w:r>
        <w:proofErr w:type="gramStart"/>
        <w:r w:rsidR="00A26C19">
          <w:rPr>
            <w:rFonts w:ascii="Times New Roman" w:eastAsiaTheme="minorEastAsia" w:hAnsi="Times New Roman" w:cs="Times New Roman" w:hint="eastAsia"/>
            <w:sz w:val="24"/>
            <w:szCs w:val="24"/>
          </w:rPr>
          <w:t>一个点集进行</w:t>
        </w:r>
        <w:proofErr w:type="gramEnd"/>
        <w:r w:rsidR="00A26C19">
          <w:rPr>
            <w:rFonts w:ascii="Times New Roman" w:eastAsiaTheme="minorEastAsia" w:hAnsi="Times New Roman" w:cs="Times New Roman" w:hint="eastAsia"/>
            <w:sz w:val="24"/>
            <w:szCs w:val="24"/>
          </w:rPr>
          <w:t>分类时，</w:t>
        </w:r>
      </w:ins>
      <w:ins w:id="404" w:author="User" w:date="2016-10-23T09:56:00Z">
        <w:r w:rsidR="00A26C19">
          <w:rPr>
            <w:rFonts w:ascii="Times New Roman" w:eastAsiaTheme="minorEastAsia" w:hAnsi="Times New Roman" w:cs="Times New Roman" w:hint="eastAsia"/>
            <w:sz w:val="24"/>
            <w:szCs w:val="24"/>
          </w:rPr>
          <w:t>需要兼顾主体部分点和边界点，</w:t>
        </w:r>
      </w:ins>
      <w:ins w:id="405" w:author="User" w:date="2016-10-23T09:57:00Z">
        <w:r w:rsidR="0008324A">
          <w:rPr>
            <w:rFonts w:ascii="Times New Roman" w:eastAsiaTheme="minorEastAsia" w:hAnsi="Times New Roman" w:cs="Times New Roman" w:hint="eastAsia"/>
            <w:sz w:val="24"/>
            <w:szCs w:val="24"/>
          </w:rPr>
          <w:t>所以首先需要</w:t>
        </w:r>
      </w:ins>
      <w:ins w:id="406" w:author="User" w:date="2016-10-24T13:55:00Z">
        <w:r w:rsidR="0008324A">
          <w:rPr>
            <w:rFonts w:ascii="Times New Roman" w:eastAsiaTheme="minorEastAsia" w:hAnsi="Times New Roman" w:cs="Times New Roman" w:hint="eastAsia"/>
            <w:sz w:val="24"/>
            <w:szCs w:val="24"/>
          </w:rPr>
          <w:t>粗略</w:t>
        </w:r>
      </w:ins>
      <w:ins w:id="407" w:author="User" w:date="2016-10-23T09:57:00Z">
        <w:r w:rsidR="00A26C19">
          <w:rPr>
            <w:rFonts w:ascii="Times New Roman" w:eastAsiaTheme="minorEastAsia" w:hAnsi="Times New Roman" w:cs="Times New Roman" w:hint="eastAsia"/>
            <w:sz w:val="24"/>
            <w:szCs w:val="24"/>
          </w:rPr>
          <w:t>的区分主体</w:t>
        </w:r>
      </w:ins>
      <w:ins w:id="408" w:author="User" w:date="2016-10-23T09:58:00Z">
        <w:r w:rsidR="00A26C19">
          <w:rPr>
            <w:rFonts w:ascii="Times New Roman" w:eastAsiaTheme="minorEastAsia" w:hAnsi="Times New Roman" w:cs="Times New Roman" w:hint="eastAsia"/>
            <w:sz w:val="24"/>
            <w:szCs w:val="24"/>
          </w:rPr>
          <w:t>部分点和边界点</w:t>
        </w:r>
      </w:ins>
      <w:ins w:id="409" w:author="User" w:date="2016-10-24T13:55:00Z">
        <w:r w:rsidR="0008324A">
          <w:rPr>
            <w:rFonts w:ascii="Times New Roman" w:eastAsiaTheme="minorEastAsia" w:hAnsi="Times New Roman" w:cs="Times New Roman" w:hint="eastAsia"/>
            <w:sz w:val="24"/>
            <w:szCs w:val="24"/>
          </w:rPr>
          <w:t>，然后</w:t>
        </w:r>
      </w:ins>
      <w:ins w:id="410" w:author="User" w:date="2016-10-23T09:59:00Z">
        <w:r w:rsidR="0008324A">
          <w:rPr>
            <w:rFonts w:ascii="Times New Roman" w:eastAsiaTheme="minorEastAsia" w:hAnsi="Times New Roman" w:cs="Times New Roman" w:hint="eastAsia"/>
            <w:sz w:val="24"/>
            <w:szCs w:val="24"/>
          </w:rPr>
          <w:t>在神经网络中采用不同的权值进行特征提取，</w:t>
        </w:r>
      </w:ins>
      <w:ins w:id="411" w:author="User" w:date="2016-10-24T13:55:00Z">
        <w:r w:rsidR="0008324A">
          <w:rPr>
            <w:rFonts w:ascii="Times New Roman" w:eastAsiaTheme="minorEastAsia" w:hAnsi="Times New Roman" w:cs="Times New Roman" w:hint="eastAsia"/>
            <w:sz w:val="24"/>
            <w:szCs w:val="24"/>
          </w:rPr>
          <w:t>最</w:t>
        </w:r>
      </w:ins>
      <w:ins w:id="412" w:author="User" w:date="2016-10-24T13:56:00Z">
        <w:r w:rsidR="0008324A">
          <w:rPr>
            <w:rFonts w:ascii="Times New Roman" w:eastAsiaTheme="minorEastAsia" w:hAnsi="Times New Roman" w:cs="Times New Roman" w:hint="eastAsia"/>
            <w:sz w:val="24"/>
            <w:szCs w:val="24"/>
          </w:rPr>
          <w:t>后</w:t>
        </w:r>
      </w:ins>
      <w:ins w:id="413" w:author="User" w:date="2016-10-23T09:59:00Z">
        <w:r w:rsidR="00A26C19">
          <w:rPr>
            <w:rFonts w:ascii="Times New Roman" w:eastAsiaTheme="minorEastAsia" w:hAnsi="Times New Roman" w:cs="Times New Roman" w:hint="eastAsia"/>
            <w:sz w:val="24"/>
            <w:szCs w:val="24"/>
          </w:rPr>
          <w:t>有效的把主体部分的特征和边界点的特征</w:t>
        </w:r>
      </w:ins>
      <w:ins w:id="414" w:author="User" w:date="2016-10-23T10:00:00Z">
        <w:r w:rsidR="00A26C19">
          <w:rPr>
            <w:rFonts w:ascii="Times New Roman" w:eastAsiaTheme="minorEastAsia" w:hAnsi="Times New Roman" w:cs="Times New Roman" w:hint="eastAsia"/>
            <w:sz w:val="24"/>
            <w:szCs w:val="24"/>
          </w:rPr>
          <w:t>的信息进行</w:t>
        </w:r>
      </w:ins>
      <w:ins w:id="415" w:author="User" w:date="2016-10-23T10:01:00Z">
        <w:r w:rsidR="00A26C19">
          <w:rPr>
            <w:rFonts w:ascii="Times New Roman" w:eastAsiaTheme="minorEastAsia" w:hAnsi="Times New Roman" w:cs="Times New Roman" w:hint="eastAsia"/>
            <w:sz w:val="24"/>
            <w:szCs w:val="24"/>
          </w:rPr>
          <w:t>融合，让</w:t>
        </w:r>
      </w:ins>
      <w:ins w:id="416" w:author="User" w:date="2016-10-23T10:02:00Z">
        <w:r w:rsidR="00A26C19">
          <w:rPr>
            <w:rFonts w:ascii="Times New Roman" w:eastAsiaTheme="minorEastAsia" w:hAnsi="Times New Roman" w:cs="Times New Roman" w:hint="eastAsia"/>
            <w:sz w:val="24"/>
            <w:szCs w:val="24"/>
          </w:rPr>
          <w:t>神经网络自动的确定边界点的特征和主体部分特征的贡献</w:t>
        </w:r>
      </w:ins>
      <w:ins w:id="417" w:author="User" w:date="2016-10-23T09:56:00Z">
        <w:r w:rsidR="00A26C19">
          <w:rPr>
            <w:rFonts w:ascii="Times New Roman" w:eastAsiaTheme="minorEastAsia" w:hAnsi="Times New Roman" w:cs="Times New Roman" w:hint="eastAsia"/>
            <w:sz w:val="24"/>
            <w:szCs w:val="24"/>
          </w:rPr>
          <w:t>。</w:t>
        </w:r>
      </w:ins>
    </w:p>
    <w:p w:rsidR="0063278D" w:rsidRDefault="00E25226">
      <w:pPr>
        <w:spacing w:line="300" w:lineRule="auto"/>
        <w:ind w:firstLine="480"/>
        <w:rPr>
          <w:ins w:id="418" w:author="User" w:date="2016-10-23T10:07:00Z"/>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本文通过</w:t>
      </w:r>
      <w:r w:rsidRPr="00C54053">
        <w:rPr>
          <w:rFonts w:ascii="Times New Roman" w:eastAsiaTheme="minorEastAsia" w:hAnsi="Times New Roman" w:cs="Times New Roman"/>
          <w:sz w:val="24"/>
          <w:szCs w:val="24"/>
        </w:rPr>
        <w:t>the distance minimum spanning tree (</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算法</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组织点云中点的</w:t>
      </w:r>
      <w:r w:rsidR="00193AE6" w:rsidRPr="00C54053">
        <w:rPr>
          <w:rFonts w:ascii="Times New Roman" w:eastAsiaTheme="minorEastAsia" w:hAnsi="Times New Roman" w:cs="Times New Roman"/>
          <w:sz w:val="24"/>
          <w:szCs w:val="24"/>
        </w:rPr>
        <w:t>结构</w:t>
      </w:r>
      <w:r w:rsidRPr="00C54053">
        <w:rPr>
          <w:rFonts w:ascii="Times New Roman" w:eastAsiaTheme="minorEastAsia" w:hAnsi="Times New Roman" w:cs="Times New Roman"/>
          <w:sz w:val="24"/>
          <w:szCs w:val="24"/>
        </w:rPr>
        <w:t>，</w:t>
      </w:r>
      <w:ins w:id="419" w:author="User" w:date="2016-10-23T10:04:00Z">
        <w:r w:rsidR="00C634F5">
          <w:rPr>
            <w:rFonts w:ascii="Times New Roman" w:eastAsiaTheme="minorEastAsia" w:hAnsi="Times New Roman" w:cs="Times New Roman" w:hint="eastAsia"/>
            <w:sz w:val="24"/>
            <w:szCs w:val="24"/>
          </w:rPr>
          <w:t>这种方法能够有效的区分边界点和</w:t>
        </w:r>
        <w:r w:rsidR="007461AD">
          <w:rPr>
            <w:rFonts w:ascii="Times New Roman" w:eastAsiaTheme="minorEastAsia" w:hAnsi="Times New Roman" w:cs="Times New Roman" w:hint="eastAsia"/>
            <w:sz w:val="24"/>
            <w:szCs w:val="24"/>
          </w:rPr>
          <w:t>主体部分点</w:t>
        </w:r>
        <w:r w:rsidR="00C634F5">
          <w:rPr>
            <w:rFonts w:ascii="Times New Roman" w:eastAsiaTheme="minorEastAsia" w:hAnsi="Times New Roman" w:cs="Times New Roman" w:hint="eastAsia"/>
            <w:sz w:val="24"/>
            <w:szCs w:val="24"/>
          </w:rPr>
          <w:t>。</w:t>
        </w:r>
      </w:ins>
      <w:r w:rsidRPr="00C54053">
        <w:rPr>
          <w:rFonts w:ascii="Times New Roman" w:eastAsiaTheme="minorEastAsia" w:hAnsi="Times New Roman" w:cs="Times New Roman"/>
          <w:sz w:val="24"/>
          <w:szCs w:val="24"/>
        </w:rPr>
        <w:t>由于</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结合了</w:t>
      </w:r>
      <w:r w:rsidRPr="00C54053">
        <w:rPr>
          <w:rFonts w:ascii="Times New Roman" w:eastAsiaTheme="minorEastAsia" w:hAnsi="Times New Roman" w:cs="Times New Roman"/>
          <w:sz w:val="24"/>
          <w:szCs w:val="24"/>
        </w:rPr>
        <w:t>MST</w:t>
      </w:r>
      <w:r w:rsidRPr="00C54053">
        <w:rPr>
          <w:rFonts w:ascii="Times New Roman" w:eastAsiaTheme="minorEastAsia" w:hAnsi="Times New Roman" w:cs="Times New Roman"/>
          <w:sz w:val="24"/>
          <w:szCs w:val="24"/>
        </w:rPr>
        <w:t>算法，使得点集中主体部分点位于树主干而</w:t>
      </w:r>
      <w:r w:rsidR="007D6774" w:rsidRPr="00C54053">
        <w:rPr>
          <w:rFonts w:ascii="Times New Roman" w:eastAsiaTheme="minorEastAsia" w:hAnsi="Times New Roman" w:cs="Times New Roman"/>
          <w:sz w:val="24"/>
          <w:szCs w:val="24"/>
        </w:rPr>
        <w:t>散乱的</w:t>
      </w:r>
      <w:r w:rsidRPr="00C54053">
        <w:rPr>
          <w:rFonts w:ascii="Times New Roman" w:eastAsiaTheme="minorEastAsia" w:hAnsi="Times New Roman" w:cs="Times New Roman"/>
          <w:sz w:val="24"/>
          <w:szCs w:val="24"/>
        </w:rPr>
        <w:t>点</w:t>
      </w:r>
      <w:r w:rsidR="007D6774" w:rsidRPr="00C54053">
        <w:rPr>
          <w:rFonts w:ascii="Times New Roman" w:eastAsiaTheme="minorEastAsia" w:hAnsi="Times New Roman" w:cs="Times New Roman"/>
          <w:sz w:val="24"/>
          <w:szCs w:val="24"/>
        </w:rPr>
        <w:t>位于</w:t>
      </w:r>
      <w:r w:rsidRPr="00C54053">
        <w:rPr>
          <w:rFonts w:ascii="Times New Roman" w:eastAsiaTheme="minorEastAsia" w:hAnsi="Times New Roman" w:cs="Times New Roman"/>
          <w:sz w:val="24"/>
          <w:szCs w:val="24"/>
        </w:rPr>
        <w:t>叶子节点。</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还结合了</w:t>
      </w:r>
      <w:proofErr w:type="spellStart"/>
      <w:r w:rsidRPr="00C54053">
        <w:rPr>
          <w:rFonts w:ascii="Times New Roman" w:eastAsiaTheme="minorEastAsia" w:hAnsi="Times New Roman" w:cs="Times New Roman"/>
          <w:sz w:val="24"/>
          <w:szCs w:val="24"/>
        </w:rPr>
        <w:t>Dijkstra</w:t>
      </w:r>
      <w:proofErr w:type="spellEnd"/>
      <w:r w:rsidRPr="00C54053">
        <w:rPr>
          <w:rFonts w:ascii="Times New Roman" w:eastAsiaTheme="minorEastAsia" w:hAnsi="Times New Roman" w:cs="Times New Roman"/>
          <w:sz w:val="24"/>
          <w:szCs w:val="24"/>
        </w:rPr>
        <w:t>算法，</w:t>
      </w:r>
      <w:proofErr w:type="gramStart"/>
      <w:r w:rsidRPr="00C54053">
        <w:rPr>
          <w:rFonts w:ascii="Times New Roman" w:eastAsiaTheme="minorEastAsia" w:hAnsi="Times New Roman" w:cs="Times New Roman"/>
          <w:sz w:val="24"/>
          <w:szCs w:val="24"/>
        </w:rPr>
        <w:t>以点集中心点</w:t>
      </w:r>
      <w:proofErr w:type="gramEnd"/>
      <w:r w:rsidRPr="00C54053">
        <w:rPr>
          <w:rFonts w:ascii="Times New Roman" w:eastAsiaTheme="minorEastAsia" w:hAnsi="Times New Roman" w:cs="Times New Roman"/>
          <w:sz w:val="24"/>
          <w:szCs w:val="24"/>
        </w:rPr>
        <w:t>作为根节点后，边界点更容易成为叶子节点。</w:t>
      </w:r>
      <w:r w:rsidR="007F5FF6" w:rsidRPr="00C54053">
        <w:rPr>
          <w:rFonts w:ascii="Times New Roman" w:eastAsiaTheme="minorEastAsia" w:hAnsi="Times New Roman" w:cs="Times New Roman"/>
          <w:sz w:val="24"/>
          <w:szCs w:val="24"/>
        </w:rPr>
        <w:t>叶子节点指在</w:t>
      </w:r>
      <w:proofErr w:type="spellStart"/>
      <w:r w:rsidR="007F5FF6" w:rsidRPr="00C54053">
        <w:rPr>
          <w:rFonts w:ascii="Times New Roman" w:eastAsiaTheme="minorEastAsia" w:hAnsi="Times New Roman" w:cs="Times New Roman"/>
          <w:sz w:val="24"/>
          <w:szCs w:val="24"/>
        </w:rPr>
        <w:t>DMst</w:t>
      </w:r>
      <w:proofErr w:type="spellEnd"/>
      <w:r w:rsidR="007F5FF6" w:rsidRPr="00C54053">
        <w:rPr>
          <w:rFonts w:ascii="Times New Roman" w:eastAsiaTheme="minorEastAsia" w:hAnsi="Times New Roman" w:cs="Times New Roman"/>
          <w:sz w:val="24"/>
          <w:szCs w:val="24"/>
        </w:rPr>
        <w:t>上只和一个其他节点相连的节点</w:t>
      </w:r>
      <w:ins w:id="420" w:author="User" w:date="2016-10-23T10:04:00Z">
        <w:r w:rsidR="00C634F5">
          <w:rPr>
            <w:rFonts w:ascii="Times New Roman" w:eastAsiaTheme="minorEastAsia" w:hAnsi="Times New Roman" w:cs="Times New Roman" w:hint="eastAsia"/>
            <w:sz w:val="24"/>
            <w:szCs w:val="24"/>
          </w:rPr>
          <w:t>。</w:t>
        </w:r>
      </w:ins>
      <w:ins w:id="421" w:author="User" w:date="2016-10-24T16:52:00Z">
        <w:r w:rsidR="00273B29">
          <w:rPr>
            <w:rFonts w:ascii="Times New Roman" w:eastAsiaTheme="minorEastAsia" w:hAnsi="Times New Roman" w:cs="Times New Roman" w:hint="eastAsia"/>
            <w:sz w:val="24"/>
            <w:szCs w:val="24"/>
          </w:rPr>
          <w:t>值得注意的</w:t>
        </w:r>
        <w:proofErr w:type="gramStart"/>
        <w:r w:rsidR="00273B29">
          <w:rPr>
            <w:rFonts w:ascii="Times New Roman" w:eastAsiaTheme="minorEastAsia" w:hAnsi="Times New Roman" w:cs="Times New Roman" w:hint="eastAsia"/>
            <w:sz w:val="24"/>
            <w:szCs w:val="24"/>
          </w:rPr>
          <w:t>是当根节点</w:t>
        </w:r>
        <w:proofErr w:type="gramEnd"/>
        <w:r w:rsidR="00273B29">
          <w:rPr>
            <w:rFonts w:ascii="Times New Roman" w:eastAsiaTheme="minorEastAsia" w:hAnsi="Times New Roman" w:cs="Times New Roman" w:hint="eastAsia"/>
            <w:sz w:val="24"/>
            <w:szCs w:val="24"/>
          </w:rPr>
          <w:t>也是只有一个节点和它相连时，它</w:t>
        </w:r>
      </w:ins>
      <w:ins w:id="422" w:author="User" w:date="2016-10-24T16:53:00Z">
        <w:r w:rsidR="00273B29">
          <w:rPr>
            <w:rFonts w:ascii="Times New Roman" w:eastAsiaTheme="minorEastAsia" w:hAnsi="Times New Roman" w:cs="Times New Roman" w:hint="eastAsia"/>
            <w:sz w:val="24"/>
            <w:szCs w:val="24"/>
          </w:rPr>
          <w:t>也作为叶子节点。</w:t>
        </w:r>
      </w:ins>
      <w:del w:id="423" w:author="User" w:date="2016-10-23T10:04:00Z">
        <w:r w:rsidR="007F5FF6" w:rsidRPr="00C54053" w:rsidDel="00C634F5">
          <w:rPr>
            <w:rFonts w:ascii="Times New Roman" w:eastAsiaTheme="minorEastAsia" w:hAnsi="Times New Roman" w:cs="Times New Roman"/>
            <w:sz w:val="24"/>
            <w:szCs w:val="24"/>
          </w:rPr>
          <w:delText>，</w:delText>
        </w:r>
        <w:r w:rsidRPr="00C54053" w:rsidDel="00C634F5">
          <w:rPr>
            <w:rFonts w:ascii="Times New Roman" w:eastAsiaTheme="minorEastAsia" w:hAnsi="Times New Roman" w:cs="Times New Roman"/>
            <w:sz w:val="24"/>
            <w:szCs w:val="24"/>
          </w:rPr>
          <w:delText>在这种组织方式的基础上，通过逐步去除</w:delText>
        </w:r>
        <w:r w:rsidRPr="00C54053" w:rsidDel="00C634F5">
          <w:rPr>
            <w:rFonts w:ascii="Times New Roman" w:eastAsiaTheme="minorEastAsia" w:hAnsi="Times New Roman" w:cs="Times New Roman"/>
            <w:sz w:val="24"/>
            <w:szCs w:val="24"/>
          </w:rPr>
          <w:delText>DMst</w:delText>
        </w:r>
        <w:r w:rsidRPr="00C54053" w:rsidDel="00C634F5">
          <w:rPr>
            <w:rFonts w:ascii="Times New Roman" w:eastAsiaTheme="minorEastAsia" w:hAnsi="Times New Roman" w:cs="Times New Roman"/>
            <w:sz w:val="24"/>
            <w:szCs w:val="24"/>
          </w:rPr>
          <w:delText>上的叶子节点，能够达到强化点集主体部分特征的效果</w:delText>
        </w:r>
      </w:del>
      <w:del w:id="424" w:author="User" w:date="2016-10-24T16:32:00Z">
        <w:r w:rsidRPr="00C54053" w:rsidDel="000A45C7">
          <w:rPr>
            <w:rFonts w:ascii="Times New Roman" w:eastAsiaTheme="minorEastAsia" w:hAnsi="Times New Roman" w:cs="Times New Roman"/>
            <w:sz w:val="24"/>
            <w:szCs w:val="24"/>
          </w:rPr>
          <w:delText>。</w:delText>
        </w:r>
      </w:del>
    </w:p>
    <w:p w:rsidR="0063278D" w:rsidRPr="0008324A" w:rsidDel="0063278D" w:rsidRDefault="0063278D" w:rsidP="0063278D">
      <w:pPr>
        <w:spacing w:line="300" w:lineRule="auto"/>
        <w:ind w:firstLine="480"/>
        <w:rPr>
          <w:ins w:id="425" w:author="User" w:date="2016-10-23T10:08:00Z"/>
          <w:rFonts w:ascii="Times New Roman" w:eastAsiaTheme="minorEastAsia" w:hAnsi="Times New Roman" w:cs="Times New Roman"/>
          <w:sz w:val="24"/>
          <w:szCs w:val="24"/>
          <w:rPrChange w:id="426" w:author="User" w:date="2016-10-24T13:57:00Z">
            <w:rPr>
              <w:ins w:id="427" w:author="User" w:date="2016-10-23T10:08:00Z"/>
              <w:rFonts w:ascii="Times New Roman" w:eastAsiaTheme="minorEastAsia" w:hAnsi="Times New Roman" w:cs="Times New Roman"/>
            </w:rPr>
          </w:rPrChange>
        </w:rPr>
      </w:pPr>
      <w:ins w:id="428" w:author="User" w:date="2016-10-23T10:06:00Z">
        <w:r>
          <w:rPr>
            <w:rFonts w:ascii="Times New Roman" w:eastAsiaTheme="minorEastAsia" w:hAnsi="Times New Roman" w:cs="Times New Roman" w:hint="eastAsia"/>
            <w:sz w:val="24"/>
            <w:szCs w:val="24"/>
          </w:rPr>
          <w:t>区分出边界</w:t>
        </w:r>
      </w:ins>
      <w:ins w:id="429" w:author="User" w:date="2016-10-23T10:07:00Z">
        <w:r>
          <w:rPr>
            <w:rFonts w:ascii="Times New Roman" w:eastAsiaTheme="minorEastAsia" w:hAnsi="Times New Roman" w:cs="Times New Roman" w:hint="eastAsia"/>
            <w:sz w:val="24"/>
            <w:szCs w:val="24"/>
          </w:rPr>
          <w:t>点和主体部分点以后，</w:t>
        </w:r>
        <w:r w:rsidRPr="0008324A">
          <w:rPr>
            <w:rFonts w:ascii="Times New Roman" w:eastAsiaTheme="minorEastAsia" w:hAnsi="Times New Roman" w:cs="Times New Roman"/>
            <w:sz w:val="24"/>
            <w:szCs w:val="24"/>
            <w:rPrChange w:id="430" w:author="User" w:date="2016-10-24T13:57:00Z">
              <w:rPr>
                <w:rFonts w:ascii="Times New Roman" w:eastAsiaTheme="minorEastAsia" w:hAnsi="Times New Roman" w:cs="Times New Roman"/>
              </w:rPr>
            </w:rPrChange>
          </w:rPr>
          <w:t xml:space="preserve"> </w:t>
        </w:r>
        <w:r w:rsidRPr="0008324A">
          <w:rPr>
            <w:rFonts w:ascii="Times New Roman" w:eastAsiaTheme="minorEastAsia" w:hAnsi="Times New Roman" w:cs="Times New Roman" w:hint="eastAsia"/>
            <w:sz w:val="24"/>
            <w:szCs w:val="24"/>
            <w:rPrChange w:id="431" w:author="User" w:date="2016-10-24T13:57:00Z">
              <w:rPr>
                <w:rFonts w:ascii="Times New Roman" w:eastAsiaTheme="minorEastAsia" w:hAnsi="Times New Roman" w:cs="Times New Roman" w:hint="eastAsia"/>
              </w:rPr>
            </w:rPrChange>
          </w:rPr>
          <w:t>我们将</w:t>
        </w:r>
      </w:ins>
      <w:ins w:id="432" w:author="User" w:date="2016-10-23T10:08:00Z">
        <w:r w:rsidRPr="0008324A">
          <w:rPr>
            <w:rFonts w:ascii="Times New Roman" w:eastAsiaTheme="minorEastAsia" w:hAnsi="Times New Roman" w:cs="Times New Roman" w:hint="eastAsia"/>
            <w:sz w:val="24"/>
            <w:szCs w:val="24"/>
            <w:rPrChange w:id="433" w:author="User" w:date="2016-10-24T13:57:00Z">
              <w:rPr>
                <w:rFonts w:ascii="Times New Roman" w:eastAsiaTheme="minorEastAsia" w:hAnsi="Times New Roman" w:cs="Times New Roman" w:hint="eastAsia"/>
              </w:rPr>
            </w:rPrChange>
          </w:rPr>
          <w:t>在</w:t>
        </w:r>
        <w:r w:rsidRPr="0008324A">
          <w:rPr>
            <w:rFonts w:ascii="Times New Roman" w:eastAsiaTheme="minorEastAsia" w:hAnsi="Times New Roman" w:cs="Times New Roman"/>
            <w:sz w:val="24"/>
            <w:szCs w:val="24"/>
            <w:rPrChange w:id="434" w:author="User" w:date="2016-10-24T13:57:00Z">
              <w:rPr>
                <w:rFonts w:ascii="Times New Roman" w:eastAsiaTheme="minorEastAsia" w:hAnsi="Times New Roman" w:cs="Times New Roman"/>
              </w:rPr>
            </w:rPrChange>
          </w:rPr>
          <w:t>Net3</w:t>
        </w:r>
        <w:r w:rsidRPr="0008324A">
          <w:rPr>
            <w:rFonts w:ascii="Times New Roman" w:eastAsiaTheme="minorEastAsia" w:hAnsi="Times New Roman" w:cs="Times New Roman" w:hint="eastAsia"/>
            <w:sz w:val="24"/>
            <w:szCs w:val="24"/>
            <w:rPrChange w:id="435" w:author="User" w:date="2016-10-24T13:57:00Z">
              <w:rPr>
                <w:rFonts w:ascii="Times New Roman" w:eastAsiaTheme="minorEastAsia" w:hAnsi="Times New Roman" w:cs="Times New Roman" w:hint="eastAsia"/>
              </w:rPr>
            </w:rPrChange>
          </w:rPr>
          <w:t>进行基于</w:t>
        </w:r>
        <w:proofErr w:type="spellStart"/>
        <w:r w:rsidRPr="0008324A">
          <w:rPr>
            <w:rFonts w:ascii="Times New Roman" w:eastAsiaTheme="minorEastAsia" w:hAnsi="Times New Roman" w:cs="Times New Roman"/>
            <w:sz w:val="24"/>
            <w:szCs w:val="24"/>
            <w:rPrChange w:id="436" w:author="User" w:date="2016-10-24T13:57:00Z">
              <w:rPr>
                <w:rFonts w:ascii="Times New Roman" w:eastAsiaTheme="minorEastAsia" w:hAnsi="Times New Roman" w:cs="Times New Roman"/>
              </w:rPr>
            </w:rPrChange>
          </w:rPr>
          <w:t>DMst</w:t>
        </w:r>
        <w:proofErr w:type="spellEnd"/>
        <w:r w:rsidRPr="0008324A">
          <w:rPr>
            <w:rFonts w:ascii="Times New Roman" w:eastAsiaTheme="minorEastAsia" w:hAnsi="Times New Roman" w:cs="Times New Roman" w:hint="eastAsia"/>
            <w:sz w:val="24"/>
            <w:szCs w:val="24"/>
            <w:rPrChange w:id="437" w:author="User" w:date="2016-10-24T13:57:00Z">
              <w:rPr>
                <w:rFonts w:ascii="Times New Roman" w:eastAsiaTheme="minorEastAsia" w:hAnsi="Times New Roman" w:cs="Times New Roman" w:hint="eastAsia"/>
              </w:rPr>
            </w:rPrChange>
          </w:rPr>
          <w:t>的池化</w:t>
        </w:r>
      </w:ins>
      <w:ins w:id="438" w:author="User" w:date="2016-10-24T16:44:00Z">
        <w:r w:rsidR="00273B29">
          <w:rPr>
            <w:rFonts w:ascii="Times New Roman" w:eastAsiaTheme="minorEastAsia" w:hAnsi="Times New Roman" w:cs="Times New Roman" w:hint="eastAsia"/>
            <w:sz w:val="24"/>
            <w:szCs w:val="24"/>
          </w:rPr>
          <w:t>，在每执行一次</w:t>
        </w:r>
        <w:r w:rsidR="00273B29">
          <w:rPr>
            <w:rFonts w:ascii="Times New Roman" w:eastAsiaTheme="minorEastAsia" w:hAnsi="Times New Roman" w:cs="Times New Roman" w:hint="eastAsia"/>
            <w:sz w:val="24"/>
            <w:szCs w:val="24"/>
          </w:rPr>
          <w:t>Net1</w:t>
        </w:r>
        <w:r w:rsidR="00273B29">
          <w:rPr>
            <w:rFonts w:ascii="Times New Roman" w:eastAsiaTheme="minorEastAsia" w:hAnsi="Times New Roman" w:cs="Times New Roman" w:hint="eastAsia"/>
            <w:sz w:val="24"/>
            <w:szCs w:val="24"/>
          </w:rPr>
          <w:t>或</w:t>
        </w:r>
        <w:r w:rsidR="00273B29">
          <w:rPr>
            <w:rFonts w:ascii="Times New Roman" w:eastAsiaTheme="minorEastAsia" w:hAnsi="Times New Roman" w:cs="Times New Roman" w:hint="eastAsia"/>
            <w:sz w:val="24"/>
            <w:szCs w:val="24"/>
          </w:rPr>
          <w:t>Net2</w:t>
        </w:r>
        <w:r w:rsidR="00273B29">
          <w:rPr>
            <w:rFonts w:ascii="Times New Roman" w:eastAsiaTheme="minorEastAsia" w:hAnsi="Times New Roman" w:cs="Times New Roman" w:hint="eastAsia"/>
            <w:sz w:val="24"/>
            <w:szCs w:val="24"/>
          </w:rPr>
          <w:t>以后都</w:t>
        </w:r>
      </w:ins>
      <w:ins w:id="439" w:author="User" w:date="2016-10-24T16:45:00Z">
        <w:r w:rsidR="00273B29">
          <w:rPr>
            <w:rFonts w:ascii="Times New Roman" w:eastAsiaTheme="minorEastAsia" w:hAnsi="Times New Roman" w:cs="Times New Roman" w:hint="eastAsia"/>
            <w:sz w:val="24"/>
            <w:szCs w:val="24"/>
          </w:rPr>
          <w:t>会</w:t>
        </w:r>
      </w:ins>
      <w:ins w:id="440" w:author="User" w:date="2016-10-24T16:44:00Z">
        <w:r w:rsidR="00273B29">
          <w:rPr>
            <w:rFonts w:ascii="Times New Roman" w:eastAsiaTheme="minorEastAsia" w:hAnsi="Times New Roman" w:cs="Times New Roman" w:hint="eastAsia"/>
            <w:sz w:val="24"/>
            <w:szCs w:val="24"/>
          </w:rPr>
          <w:t>紧</w:t>
        </w:r>
      </w:ins>
      <w:ins w:id="441" w:author="User" w:date="2016-10-24T16:45:00Z">
        <w:r w:rsidR="00273B29">
          <w:rPr>
            <w:rFonts w:ascii="Times New Roman" w:eastAsiaTheme="minorEastAsia" w:hAnsi="Times New Roman" w:cs="Times New Roman" w:hint="eastAsia"/>
            <w:sz w:val="24"/>
            <w:szCs w:val="24"/>
          </w:rPr>
          <w:t>接着一个</w:t>
        </w:r>
        <w:r w:rsidR="00273B29">
          <w:rPr>
            <w:rFonts w:ascii="Times New Roman" w:eastAsiaTheme="minorEastAsia" w:hAnsi="Times New Roman" w:cs="Times New Roman" w:hint="eastAsia"/>
            <w:sz w:val="24"/>
            <w:szCs w:val="24"/>
          </w:rPr>
          <w:t>Net3</w:t>
        </w:r>
      </w:ins>
      <w:ins w:id="442" w:author="User" w:date="2016-10-23T10:08:00Z">
        <w:r w:rsidRPr="0008324A">
          <w:rPr>
            <w:rFonts w:ascii="Times New Roman" w:eastAsiaTheme="minorEastAsia" w:hAnsi="Times New Roman" w:cs="Times New Roman" w:hint="eastAsia"/>
            <w:sz w:val="24"/>
            <w:szCs w:val="24"/>
            <w:rPrChange w:id="443" w:author="User" w:date="2016-10-24T13:57:00Z">
              <w:rPr>
                <w:rFonts w:ascii="Times New Roman" w:eastAsiaTheme="minorEastAsia" w:hAnsi="Times New Roman" w:cs="Times New Roman" w:hint="eastAsia"/>
              </w:rPr>
            </w:rPrChange>
          </w:rPr>
          <w:t>。</w:t>
        </w:r>
      </w:ins>
      <w:ins w:id="444" w:author="User" w:date="2016-10-24T16:42:00Z">
        <w:r w:rsidR="00141224">
          <w:rPr>
            <w:rFonts w:ascii="Times New Roman" w:eastAsiaTheme="minorEastAsia" w:hAnsi="Times New Roman" w:cs="Times New Roman" w:hint="eastAsia"/>
            <w:sz w:val="24"/>
            <w:szCs w:val="24"/>
          </w:rPr>
          <w:t>表</w:t>
        </w:r>
        <w:r w:rsidR="00141224">
          <w:rPr>
            <w:rFonts w:ascii="Times New Roman" w:eastAsiaTheme="minorEastAsia" w:hAnsi="Times New Roman" w:cs="Times New Roman" w:hint="eastAsia"/>
            <w:sz w:val="24"/>
            <w:szCs w:val="24"/>
          </w:rPr>
          <w:t>1</w:t>
        </w:r>
        <w:r w:rsidR="00141224">
          <w:rPr>
            <w:rFonts w:ascii="Times New Roman" w:eastAsiaTheme="minorEastAsia" w:hAnsi="Times New Roman" w:cs="Times New Roman" w:hint="eastAsia"/>
            <w:sz w:val="24"/>
            <w:szCs w:val="24"/>
          </w:rPr>
          <w:t>第</w:t>
        </w:r>
        <w:r w:rsidR="00141224">
          <w:rPr>
            <w:rFonts w:ascii="Times New Roman" w:eastAsiaTheme="minorEastAsia" w:hAnsi="Times New Roman" w:cs="Times New Roman" w:hint="eastAsia"/>
            <w:sz w:val="24"/>
            <w:szCs w:val="24"/>
          </w:rPr>
          <w:t>1</w:t>
        </w:r>
        <w:r w:rsidR="00141224">
          <w:rPr>
            <w:rFonts w:ascii="Times New Roman" w:eastAsiaTheme="minorEastAsia" w:hAnsi="Times New Roman" w:cs="Times New Roman" w:hint="eastAsia"/>
            <w:sz w:val="24"/>
            <w:szCs w:val="24"/>
          </w:rPr>
          <w:t>，</w:t>
        </w:r>
        <w:r w:rsidR="00141224">
          <w:rPr>
            <w:rFonts w:ascii="Times New Roman" w:eastAsiaTheme="minorEastAsia" w:hAnsi="Times New Roman" w:cs="Times New Roman" w:hint="eastAsia"/>
            <w:sz w:val="24"/>
            <w:szCs w:val="24"/>
          </w:rPr>
          <w:t>4</w:t>
        </w:r>
        <w:r w:rsidR="00141224">
          <w:rPr>
            <w:rFonts w:ascii="Times New Roman" w:eastAsiaTheme="minorEastAsia" w:hAnsi="Times New Roman" w:cs="Times New Roman" w:hint="eastAsia"/>
            <w:sz w:val="24"/>
            <w:szCs w:val="24"/>
          </w:rPr>
          <w:t>，</w:t>
        </w:r>
        <w:r w:rsidR="00141224">
          <w:rPr>
            <w:rFonts w:ascii="Times New Roman" w:eastAsiaTheme="minorEastAsia" w:hAnsi="Times New Roman" w:cs="Times New Roman" w:hint="eastAsia"/>
            <w:sz w:val="24"/>
            <w:szCs w:val="24"/>
          </w:rPr>
          <w:t>7</w:t>
        </w:r>
        <w:r w:rsidR="00141224">
          <w:rPr>
            <w:rFonts w:ascii="Times New Roman" w:eastAsiaTheme="minorEastAsia" w:hAnsi="Times New Roman" w:cs="Times New Roman" w:hint="eastAsia"/>
            <w:sz w:val="24"/>
            <w:szCs w:val="24"/>
          </w:rPr>
          <w:t>步表示了这个过程。</w:t>
        </w:r>
      </w:ins>
    </w:p>
    <w:p w:rsidR="0063278D" w:rsidRPr="0063278D" w:rsidDel="0063278D" w:rsidRDefault="0063278D">
      <w:pPr>
        <w:spacing w:line="300" w:lineRule="auto"/>
        <w:ind w:firstLine="480"/>
        <w:rPr>
          <w:del w:id="445" w:author="User" w:date="2016-10-23T10:08:00Z"/>
          <w:rFonts w:ascii="Times New Roman" w:eastAsiaTheme="minorEastAsia" w:hAnsi="Times New Roman" w:cs="Times New Roman"/>
        </w:rPr>
      </w:pPr>
    </w:p>
    <w:p w:rsidR="00E25226" w:rsidRPr="00C54053" w:rsidDel="0063278D" w:rsidRDefault="00E25226">
      <w:pPr>
        <w:spacing w:line="300" w:lineRule="auto"/>
        <w:ind w:firstLine="480"/>
        <w:rPr>
          <w:del w:id="446" w:author="User" w:date="2016-10-23T10:05:00Z"/>
          <w:rFonts w:ascii="Times New Roman" w:eastAsiaTheme="minorEastAsia" w:hAnsi="Times New Roman" w:cs="Times New Roman"/>
        </w:rPr>
      </w:pPr>
      <w:del w:id="447" w:author="User" w:date="2016-10-23T10:05:00Z">
        <w:r w:rsidRPr="00C54053" w:rsidDel="0063278D">
          <w:rPr>
            <w:rFonts w:ascii="Times New Roman" w:eastAsiaTheme="minorEastAsia" w:hAnsi="Times New Roman" w:cs="Times New Roman"/>
            <w:sz w:val="24"/>
            <w:szCs w:val="24"/>
          </w:rPr>
          <w:delText>具体的，在</w:delText>
        </w:r>
        <w:r w:rsidRPr="00C54053" w:rsidDel="0063278D">
          <w:rPr>
            <w:rFonts w:ascii="Times New Roman" w:eastAsiaTheme="minorEastAsia" w:hAnsi="Times New Roman" w:cs="Times New Roman"/>
            <w:sz w:val="24"/>
            <w:szCs w:val="24"/>
          </w:rPr>
          <w:delText>Pooling</w:delText>
        </w:r>
        <w:r w:rsidRPr="00C54053" w:rsidDel="0063278D">
          <w:rPr>
            <w:rFonts w:ascii="Times New Roman" w:eastAsiaTheme="minorEastAsia" w:hAnsi="Times New Roman" w:cs="Times New Roman"/>
            <w:sz w:val="24"/>
            <w:szCs w:val="24"/>
          </w:rPr>
          <w:delText>层中，每一个</w:delText>
        </w:r>
        <w:r w:rsidRPr="00C54053" w:rsidDel="0063278D">
          <w:rPr>
            <w:rFonts w:ascii="Times New Roman" w:eastAsiaTheme="minorEastAsia" w:hAnsi="Times New Roman" w:cs="Times New Roman"/>
            <w:sz w:val="24"/>
            <w:szCs w:val="24"/>
          </w:rPr>
          <w:delText>pooling</w:delText>
        </w:r>
        <w:r w:rsidRPr="00C54053" w:rsidDel="0063278D">
          <w:rPr>
            <w:rFonts w:ascii="Times New Roman" w:eastAsiaTheme="minorEastAsia" w:hAnsi="Times New Roman" w:cs="Times New Roman"/>
            <w:sz w:val="24"/>
            <w:szCs w:val="24"/>
          </w:rPr>
          <w:delText>层进行一次剪枝操作，</w:delText>
        </w:r>
        <w:r w:rsidR="00353DCD" w:rsidRPr="00C54053" w:rsidDel="0063278D">
          <w:rPr>
            <w:rFonts w:ascii="Times New Roman" w:eastAsiaTheme="minorEastAsia" w:hAnsi="Times New Roman" w:cs="Times New Roman"/>
            <w:sz w:val="24"/>
            <w:szCs w:val="24"/>
          </w:rPr>
          <w:delText>即</w:delText>
        </w:r>
        <w:r w:rsidRPr="00C54053" w:rsidDel="0063278D">
          <w:rPr>
            <w:rFonts w:ascii="Times New Roman" w:eastAsiaTheme="minorEastAsia" w:hAnsi="Times New Roman" w:cs="Times New Roman"/>
            <w:sz w:val="24"/>
            <w:szCs w:val="24"/>
          </w:rPr>
          <w:delText>去除叶子节点对应的特征，经过一次剪枝后，</w:delText>
        </w:r>
        <w:r w:rsidR="007F5FF6" w:rsidRPr="00C54053" w:rsidDel="0063278D">
          <w:rPr>
            <w:rFonts w:ascii="Times New Roman" w:eastAsiaTheme="minorEastAsia" w:hAnsi="Times New Roman" w:cs="Times New Roman"/>
            <w:sz w:val="24"/>
            <w:szCs w:val="24"/>
          </w:rPr>
          <w:delText>原先</w:delText>
        </w:r>
        <w:r w:rsidRPr="00C54053" w:rsidDel="0063278D">
          <w:rPr>
            <w:rFonts w:ascii="Times New Roman" w:eastAsiaTheme="minorEastAsia" w:hAnsi="Times New Roman" w:cs="Times New Roman"/>
            <w:sz w:val="24"/>
            <w:szCs w:val="24"/>
          </w:rPr>
          <w:delText>非叶子节点可能会变成新的叶子节点，多个</w:delText>
        </w:r>
        <w:r w:rsidRPr="00C54053" w:rsidDel="0063278D">
          <w:rPr>
            <w:rFonts w:ascii="Times New Roman" w:eastAsiaTheme="minorEastAsia" w:hAnsi="Times New Roman" w:cs="Times New Roman"/>
            <w:sz w:val="24"/>
            <w:szCs w:val="24"/>
          </w:rPr>
          <w:delText>pooling</w:delText>
        </w:r>
        <w:r w:rsidRPr="00C54053" w:rsidDel="0063278D">
          <w:rPr>
            <w:rFonts w:ascii="Times New Roman" w:eastAsiaTheme="minorEastAsia" w:hAnsi="Times New Roman" w:cs="Times New Roman"/>
            <w:sz w:val="24"/>
            <w:szCs w:val="24"/>
          </w:rPr>
          <w:delText>层形成一个逐层剪枝过程。如果一个点集在执行剪枝后不再有点，这个点集在这个</w:delText>
        </w:r>
        <w:r w:rsidRPr="00C54053" w:rsidDel="0063278D">
          <w:rPr>
            <w:rFonts w:ascii="Times New Roman" w:eastAsiaTheme="minorEastAsia" w:hAnsi="Times New Roman" w:cs="Times New Roman"/>
            <w:sz w:val="24"/>
            <w:szCs w:val="24"/>
          </w:rPr>
          <w:delText>pooling</w:delText>
        </w:r>
        <w:r w:rsidRPr="00C54053" w:rsidDel="0063278D">
          <w:rPr>
            <w:rFonts w:ascii="Times New Roman" w:eastAsiaTheme="minorEastAsia" w:hAnsi="Times New Roman" w:cs="Times New Roman"/>
            <w:sz w:val="24"/>
            <w:szCs w:val="24"/>
          </w:rPr>
          <w:delText>层不执行剪枝操作，确保包含点数量较少的点集在深度神经网络中始终存在点。值得注意的是，在剪枝过程中，</w:delText>
        </w:r>
        <w:r w:rsidRPr="00C54053" w:rsidDel="0063278D">
          <w:rPr>
            <w:rFonts w:ascii="Times New Roman" w:eastAsiaTheme="minorEastAsia" w:hAnsi="Times New Roman" w:cs="Times New Roman"/>
            <w:sz w:val="24"/>
            <w:szCs w:val="24"/>
          </w:rPr>
          <w:delText>DMst</w:delText>
        </w:r>
        <w:r w:rsidRPr="00C54053" w:rsidDel="0063278D">
          <w:rPr>
            <w:rFonts w:ascii="Times New Roman" w:eastAsiaTheme="minorEastAsia" w:hAnsi="Times New Roman" w:cs="Times New Roman"/>
            <w:sz w:val="24"/>
            <w:szCs w:val="24"/>
          </w:rPr>
          <w:delText>中的根节点视作普通节点，且如果它是叶节点，也会被剪枝。</w:delText>
        </w:r>
      </w:del>
    </w:p>
    <w:p w:rsidR="00E25226" w:rsidRPr="00C54053" w:rsidRDefault="00E25226">
      <w:pPr>
        <w:spacing w:line="300" w:lineRule="auto"/>
        <w:ind w:firstLine="480"/>
        <w:rPr>
          <w:rFonts w:ascii="Times New Roman" w:eastAsiaTheme="minorEastAsia" w:hAnsi="Times New Roman" w:cs="Times New Roman"/>
          <w:sz w:val="24"/>
          <w:szCs w:val="24"/>
        </w:rPr>
      </w:pPr>
      <w:del w:id="448" w:author="User" w:date="2016-10-23T10:08:00Z">
        <w:r w:rsidRPr="00C54053" w:rsidDel="0063278D">
          <w:rPr>
            <w:rFonts w:ascii="Times New Roman" w:eastAsiaTheme="minorEastAsia" w:hAnsi="Times New Roman" w:cs="Times New Roman"/>
            <w:sz w:val="24"/>
            <w:szCs w:val="24"/>
          </w:rPr>
          <w:delText>除了剪枝操作外，同时要对非叶子节点进行强化，达到突出点集主体部分特征的效果。</w:delText>
        </w:r>
      </w:del>
      <w:r w:rsidRPr="00C54053">
        <w:rPr>
          <w:rFonts w:ascii="Times New Roman" w:eastAsiaTheme="minorEastAsia" w:hAnsi="Times New Roman" w:cs="Times New Roman"/>
          <w:sz w:val="24"/>
          <w:szCs w:val="24"/>
        </w:rPr>
        <w:t>具体的，对</w:t>
      </w:r>
      <w:ins w:id="449" w:author="User" w:date="2016-10-23T10:08:00Z">
        <w:r w:rsidR="0063278D">
          <w:rPr>
            <w:rFonts w:ascii="Times New Roman" w:eastAsiaTheme="minorEastAsia" w:hAnsi="Times New Roman" w:cs="Times New Roman" w:hint="eastAsia"/>
            <w:sz w:val="24"/>
            <w:szCs w:val="24"/>
          </w:rPr>
          <w:t>每一个</w:t>
        </w:r>
      </w:ins>
      <w:del w:id="450" w:author="User" w:date="2016-10-23T10:08:00Z">
        <w:r w:rsidRPr="00C54053" w:rsidDel="0063278D">
          <w:rPr>
            <w:rFonts w:ascii="Times New Roman" w:eastAsiaTheme="minorEastAsia" w:hAnsi="Times New Roman" w:cs="Times New Roman"/>
            <w:sz w:val="24"/>
            <w:szCs w:val="24"/>
          </w:rPr>
          <w:delText>一个非叶子</w:delText>
        </w:r>
      </w:del>
      <w:r w:rsidRPr="00C54053">
        <w:rPr>
          <w:rFonts w:ascii="Times New Roman" w:eastAsiaTheme="minorEastAsia" w:hAnsi="Times New Roman" w:cs="Times New Roman"/>
          <w:sz w:val="24"/>
          <w:szCs w:val="24"/>
        </w:rPr>
        <w:t>节点和</w:t>
      </w:r>
      <w:r w:rsidR="007F5FF6" w:rsidRPr="00C54053">
        <w:rPr>
          <w:rFonts w:ascii="Times New Roman" w:eastAsiaTheme="minorEastAsia" w:hAnsi="Times New Roman" w:cs="Times New Roman"/>
          <w:sz w:val="24"/>
          <w:szCs w:val="24"/>
        </w:rPr>
        <w:t>其</w:t>
      </w:r>
      <w:r w:rsidRPr="00C54053">
        <w:rPr>
          <w:rFonts w:ascii="Times New Roman" w:eastAsiaTheme="minorEastAsia" w:hAnsi="Times New Roman" w:cs="Times New Roman"/>
          <w:sz w:val="24"/>
          <w:szCs w:val="24"/>
        </w:rPr>
        <w:t>所有相连接节点的特征进行</w:t>
      </w:r>
      <w:r w:rsidRPr="00C54053">
        <w:rPr>
          <w:rFonts w:ascii="Times New Roman" w:eastAsiaTheme="minorEastAsia" w:hAnsi="Times New Roman" w:cs="Times New Roman"/>
          <w:sz w:val="24"/>
          <w:szCs w:val="24"/>
        </w:rPr>
        <w:t>max pooling</w:t>
      </w:r>
      <w:r w:rsidRPr="00C54053">
        <w:rPr>
          <w:rFonts w:ascii="Times New Roman" w:eastAsiaTheme="minorEastAsia" w:hAnsi="Times New Roman" w:cs="Times New Roman"/>
          <w:sz w:val="24"/>
          <w:szCs w:val="24"/>
        </w:rPr>
        <w:t>，然后，把</w:t>
      </w:r>
      <w:r w:rsidRPr="00C54053">
        <w:rPr>
          <w:rFonts w:ascii="Times New Roman" w:eastAsiaTheme="minorEastAsia" w:hAnsi="Times New Roman" w:cs="Times New Roman"/>
          <w:sz w:val="24"/>
          <w:szCs w:val="24"/>
        </w:rPr>
        <w:t>max pooling</w:t>
      </w:r>
      <w:r w:rsidR="007F5FF6" w:rsidRPr="00C54053">
        <w:rPr>
          <w:rFonts w:ascii="Times New Roman" w:eastAsiaTheme="minorEastAsia" w:hAnsi="Times New Roman" w:cs="Times New Roman"/>
          <w:sz w:val="24"/>
          <w:szCs w:val="24"/>
        </w:rPr>
        <w:t>后的特征</w:t>
      </w:r>
      <w:r w:rsidRPr="00C54053">
        <w:rPr>
          <w:rFonts w:ascii="Times New Roman" w:eastAsiaTheme="minorEastAsia" w:hAnsi="Times New Roman" w:cs="Times New Roman"/>
          <w:sz w:val="24"/>
          <w:szCs w:val="24"/>
        </w:rPr>
        <w:t>作为这个</w:t>
      </w:r>
      <w:del w:id="451" w:author="User" w:date="2016-10-24T13:58:00Z">
        <w:r w:rsidRPr="00C54053" w:rsidDel="00E73D38">
          <w:rPr>
            <w:rFonts w:ascii="Times New Roman" w:eastAsiaTheme="minorEastAsia" w:hAnsi="Times New Roman" w:cs="Times New Roman"/>
            <w:sz w:val="24"/>
            <w:szCs w:val="24"/>
          </w:rPr>
          <w:delText>非叶子</w:delText>
        </w:r>
      </w:del>
      <w:r w:rsidRPr="00C54053">
        <w:rPr>
          <w:rFonts w:ascii="Times New Roman" w:eastAsiaTheme="minorEastAsia" w:hAnsi="Times New Roman" w:cs="Times New Roman"/>
          <w:sz w:val="24"/>
          <w:szCs w:val="24"/>
        </w:rPr>
        <w:t>节点</w:t>
      </w:r>
      <w:r w:rsidR="007F5FF6" w:rsidRPr="00C54053">
        <w:rPr>
          <w:rFonts w:ascii="Times New Roman" w:eastAsiaTheme="minorEastAsia" w:hAnsi="Times New Roman" w:cs="Times New Roman"/>
          <w:sz w:val="24"/>
          <w:szCs w:val="24"/>
        </w:rPr>
        <w:t>特征</w:t>
      </w:r>
      <w:r w:rsidRPr="00C54053">
        <w:rPr>
          <w:rFonts w:ascii="Times New Roman" w:eastAsiaTheme="minorEastAsia" w:hAnsi="Times New Roman" w:cs="Times New Roman"/>
          <w:sz w:val="24"/>
          <w:szCs w:val="24"/>
        </w:rPr>
        <w:t>。</w:t>
      </w:r>
      <w:del w:id="452" w:author="User" w:date="2016-10-23T10:09:00Z">
        <w:r w:rsidRPr="00C54053" w:rsidDel="0063278D">
          <w:rPr>
            <w:rFonts w:ascii="Times New Roman" w:eastAsiaTheme="minorEastAsia" w:hAnsi="Times New Roman" w:cs="Times New Roman"/>
            <w:sz w:val="24"/>
            <w:szCs w:val="24"/>
          </w:rPr>
          <w:delText>剪枝过程中，在剔除噪声点和边界点的同时，也会去除主体部分点，所以，</w:delText>
        </w:r>
      </w:del>
      <w:r w:rsidRPr="00C54053">
        <w:rPr>
          <w:rFonts w:ascii="Times New Roman" w:eastAsiaTheme="minorEastAsia" w:hAnsi="Times New Roman" w:cs="Times New Roman"/>
          <w:sz w:val="24"/>
          <w:szCs w:val="24"/>
        </w:rPr>
        <w:t>采用</w:t>
      </w:r>
      <w:r w:rsidRPr="00C54053">
        <w:rPr>
          <w:rFonts w:ascii="Times New Roman" w:eastAsiaTheme="minorEastAsia" w:hAnsi="Times New Roman" w:cs="Times New Roman"/>
          <w:sz w:val="24"/>
          <w:szCs w:val="24"/>
        </w:rPr>
        <w:t>max pooling</w:t>
      </w:r>
      <w:r w:rsidRPr="00C54053">
        <w:rPr>
          <w:rFonts w:ascii="Times New Roman" w:eastAsiaTheme="minorEastAsia" w:hAnsi="Times New Roman" w:cs="Times New Roman"/>
          <w:sz w:val="24"/>
          <w:szCs w:val="24"/>
        </w:rPr>
        <w:t>是为了最大化的</w:t>
      </w:r>
      <w:r w:rsidRPr="00C54053">
        <w:rPr>
          <w:rFonts w:ascii="Times New Roman" w:eastAsiaTheme="minorEastAsia" w:hAnsi="Times New Roman" w:cs="Times New Roman"/>
          <w:sz w:val="24"/>
          <w:szCs w:val="24"/>
        </w:rPr>
        <w:lastRenderedPageBreak/>
        <w:t>保留</w:t>
      </w:r>
      <w:del w:id="453" w:author="User" w:date="2016-10-23T10:09:00Z">
        <w:r w:rsidRPr="00C54053" w:rsidDel="0063278D">
          <w:rPr>
            <w:rFonts w:ascii="Times New Roman" w:eastAsiaTheme="minorEastAsia" w:hAnsi="Times New Roman" w:cs="Times New Roman"/>
            <w:sz w:val="24"/>
            <w:szCs w:val="24"/>
          </w:rPr>
          <w:delText>那些被去除的主体部分点的</w:delText>
        </w:r>
      </w:del>
      <w:ins w:id="454" w:author="User" w:date="2016-10-23T10:09:00Z">
        <w:r w:rsidR="0063278D">
          <w:rPr>
            <w:rFonts w:ascii="Times New Roman" w:eastAsiaTheme="minorEastAsia" w:hAnsi="Times New Roman" w:cs="Times New Roman" w:hint="eastAsia"/>
            <w:sz w:val="24"/>
            <w:szCs w:val="24"/>
          </w:rPr>
          <w:t>有可能对分类有帮助的</w:t>
        </w:r>
      </w:ins>
      <w:r w:rsidRPr="00C54053">
        <w:rPr>
          <w:rFonts w:ascii="Times New Roman" w:eastAsiaTheme="minorEastAsia" w:hAnsi="Times New Roman" w:cs="Times New Roman"/>
          <w:sz w:val="24"/>
          <w:szCs w:val="24"/>
        </w:rPr>
        <w:t>信息</w:t>
      </w:r>
      <w:del w:id="455" w:author="User" w:date="2016-10-23T10:09:00Z">
        <w:r w:rsidRPr="00C54053" w:rsidDel="0063278D">
          <w:rPr>
            <w:rFonts w:ascii="Times New Roman" w:eastAsiaTheme="minorEastAsia" w:hAnsi="Times New Roman" w:cs="Times New Roman"/>
            <w:sz w:val="24"/>
            <w:szCs w:val="24"/>
          </w:rPr>
          <w:delText>，又不被噪声点和边界点信息干扰</w:delText>
        </w:r>
      </w:del>
      <w:r w:rsidRPr="00C54053">
        <w:rPr>
          <w:rFonts w:ascii="Times New Roman" w:eastAsiaTheme="minorEastAsia" w:hAnsi="Times New Roman" w:cs="Times New Roman"/>
          <w:sz w:val="24"/>
          <w:szCs w:val="24"/>
        </w:rPr>
        <w:t>。</w:t>
      </w:r>
      <w:ins w:id="456" w:author="User" w:date="2016-10-24T16:46:00Z">
        <w:r w:rsidR="00273B29">
          <w:rPr>
            <w:rFonts w:ascii="Times New Roman" w:eastAsiaTheme="minorEastAsia" w:hAnsi="Times New Roman" w:cs="Times New Roman" w:hint="eastAsia"/>
            <w:sz w:val="24"/>
            <w:szCs w:val="24"/>
          </w:rPr>
          <w:t>公式</w:t>
        </w:r>
        <w:r w:rsidR="00273B29">
          <w:rPr>
            <w:rFonts w:ascii="Times New Roman" w:eastAsiaTheme="minorEastAsia" w:hAnsi="Times New Roman" w:cs="Times New Roman" w:hint="eastAsia"/>
            <w:sz w:val="24"/>
            <w:szCs w:val="24"/>
          </w:rPr>
          <w:t>2</w:t>
        </w:r>
        <w:r w:rsidR="00273B29">
          <w:rPr>
            <w:rFonts w:ascii="Times New Roman" w:eastAsiaTheme="minorEastAsia" w:hAnsi="Times New Roman" w:cs="Times New Roman" w:hint="eastAsia"/>
            <w:sz w:val="24"/>
            <w:szCs w:val="24"/>
          </w:rPr>
          <w:t>和</w:t>
        </w:r>
        <w:r w:rsidR="00273B29">
          <w:rPr>
            <w:rFonts w:ascii="Times New Roman" w:eastAsiaTheme="minorEastAsia" w:hAnsi="Times New Roman" w:cs="Times New Roman" w:hint="eastAsia"/>
            <w:sz w:val="24"/>
            <w:szCs w:val="24"/>
          </w:rPr>
          <w:t>4</w:t>
        </w:r>
        <w:r w:rsidR="00273B29">
          <w:rPr>
            <w:rFonts w:ascii="Times New Roman" w:eastAsiaTheme="minorEastAsia" w:hAnsi="Times New Roman" w:cs="Times New Roman" w:hint="eastAsia"/>
            <w:sz w:val="24"/>
            <w:szCs w:val="24"/>
          </w:rPr>
          <w:t>表示了</w:t>
        </w:r>
        <w:r w:rsidR="00273B29" w:rsidRPr="00C54053">
          <w:rPr>
            <w:rFonts w:ascii="Times New Roman" w:eastAsiaTheme="minorEastAsia" w:hAnsi="Times New Roman" w:cs="Times New Roman"/>
            <w:sz w:val="24"/>
            <w:szCs w:val="24"/>
          </w:rPr>
          <w:t>pooling</w:t>
        </w:r>
        <w:r w:rsidR="00273B29">
          <w:rPr>
            <w:rFonts w:ascii="Times New Roman" w:eastAsiaTheme="minorEastAsia" w:hAnsi="Times New Roman" w:cs="Times New Roman" w:hint="eastAsia"/>
            <w:sz w:val="24"/>
            <w:szCs w:val="24"/>
          </w:rPr>
          <w:t>过程。</w:t>
        </w:r>
      </w:ins>
      <w:ins w:id="457" w:author="User" w:date="2016-10-24T13:58:00Z">
        <w:r w:rsidR="00E73D38">
          <w:rPr>
            <w:rFonts w:ascii="Times New Roman" w:eastAsiaTheme="minorEastAsia" w:hAnsi="Times New Roman" w:cs="Times New Roman" w:hint="eastAsia"/>
            <w:sz w:val="24"/>
            <w:szCs w:val="24"/>
          </w:rPr>
          <w:t>这样虽然边界点和叶子节点是采用</w:t>
        </w:r>
      </w:ins>
      <w:ins w:id="458" w:author="User" w:date="2016-10-24T13:59:00Z">
        <w:r w:rsidR="00E73D38">
          <w:rPr>
            <w:rFonts w:ascii="Times New Roman" w:eastAsiaTheme="minorEastAsia" w:hAnsi="Times New Roman" w:cs="Times New Roman" w:hint="eastAsia"/>
            <w:sz w:val="24"/>
            <w:szCs w:val="24"/>
          </w:rPr>
          <w:t>的不同的权值，但是因为叶子节点和非叶子节点相互连接，随着</w:t>
        </w:r>
      </w:ins>
      <w:ins w:id="459" w:author="User" w:date="2016-10-24T14:00:00Z">
        <w:r w:rsidR="00E73D38">
          <w:rPr>
            <w:rFonts w:ascii="Times New Roman" w:eastAsiaTheme="minorEastAsia" w:hAnsi="Times New Roman" w:cs="Times New Roman" w:hint="eastAsia"/>
            <w:sz w:val="24"/>
            <w:szCs w:val="24"/>
          </w:rPr>
          <w:t>pooling</w:t>
        </w:r>
        <w:r w:rsidR="00E73D38">
          <w:rPr>
            <w:rFonts w:ascii="Times New Roman" w:eastAsiaTheme="minorEastAsia" w:hAnsi="Times New Roman" w:cs="Times New Roman" w:hint="eastAsia"/>
            <w:sz w:val="24"/>
            <w:szCs w:val="24"/>
          </w:rPr>
          <w:t>次数的增加，边界点和主体点的信息能够有效的在</w:t>
        </w:r>
      </w:ins>
      <w:ins w:id="460" w:author="User" w:date="2016-10-24T14:01:00Z">
        <w:r w:rsidR="00E73D38">
          <w:rPr>
            <w:rFonts w:ascii="Times New Roman" w:eastAsiaTheme="minorEastAsia" w:hAnsi="Times New Roman" w:cs="Times New Roman" w:hint="eastAsia"/>
            <w:sz w:val="24"/>
            <w:szCs w:val="24"/>
          </w:rPr>
          <w:t>神经网络中传递。</w:t>
        </w:r>
      </w:ins>
      <w:ins w:id="461" w:author="User" w:date="2016-10-24T16:47:00Z">
        <w:r w:rsidR="00273B29">
          <w:rPr>
            <w:rFonts w:ascii="Times New Roman" w:eastAsiaTheme="minorEastAsia" w:hAnsi="Times New Roman" w:cs="Times New Roman" w:hint="eastAsia"/>
            <w:sz w:val="24"/>
            <w:szCs w:val="24"/>
          </w:rPr>
          <w:t>同时我们也能从正向公式</w:t>
        </w:r>
        <w:r w:rsidR="00273B29">
          <w:rPr>
            <w:rFonts w:ascii="Times New Roman" w:eastAsiaTheme="minorEastAsia" w:hAnsi="Times New Roman" w:cs="Times New Roman" w:hint="eastAsia"/>
            <w:sz w:val="24"/>
            <w:szCs w:val="24"/>
          </w:rPr>
          <w:t>2,4</w:t>
        </w:r>
        <w:r w:rsidR="00273B29">
          <w:rPr>
            <w:rFonts w:ascii="Times New Roman" w:eastAsiaTheme="minorEastAsia" w:hAnsi="Times New Roman" w:cs="Times New Roman" w:hint="eastAsia"/>
            <w:sz w:val="24"/>
            <w:szCs w:val="24"/>
          </w:rPr>
          <w:t>，以及反向公式</w:t>
        </w:r>
        <w:r w:rsidR="00273B29">
          <w:rPr>
            <w:rFonts w:ascii="Times New Roman" w:eastAsiaTheme="minorEastAsia" w:hAnsi="Times New Roman" w:cs="Times New Roman" w:hint="eastAsia"/>
            <w:sz w:val="24"/>
            <w:szCs w:val="24"/>
          </w:rPr>
          <w:t>9</w:t>
        </w:r>
        <w:r w:rsidR="00273B29">
          <w:rPr>
            <w:rFonts w:ascii="Times New Roman" w:eastAsiaTheme="minorEastAsia" w:hAnsi="Times New Roman" w:cs="Times New Roman" w:hint="eastAsia"/>
            <w:sz w:val="24"/>
            <w:szCs w:val="24"/>
          </w:rPr>
          <w:t>中</w:t>
        </w:r>
      </w:ins>
      <w:ins w:id="462" w:author="User" w:date="2016-10-24T16:49:00Z">
        <w:r w:rsidR="00273B29">
          <w:rPr>
            <w:rFonts w:ascii="Times New Roman" w:eastAsiaTheme="minorEastAsia" w:hAnsi="Times New Roman" w:cs="Times New Roman" w:hint="eastAsia"/>
            <w:sz w:val="24"/>
            <w:szCs w:val="24"/>
          </w:rPr>
          <w:t>发现</w:t>
        </w:r>
      </w:ins>
      <w:ins w:id="463" w:author="User" w:date="2016-10-24T16:47:00Z">
        <w:r w:rsidR="00273B29">
          <w:rPr>
            <w:rFonts w:ascii="Times New Roman" w:eastAsiaTheme="minorEastAsia" w:hAnsi="Times New Roman" w:cs="Times New Roman" w:hint="eastAsia"/>
            <w:sz w:val="24"/>
            <w:szCs w:val="24"/>
          </w:rPr>
          <w:t>，</w:t>
        </w:r>
      </w:ins>
      <w:ins w:id="464" w:author="User" w:date="2016-10-24T16:48:00Z">
        <w:r w:rsidR="00273B29">
          <w:rPr>
            <w:rFonts w:ascii="Times New Roman" w:eastAsiaTheme="minorEastAsia" w:hAnsi="Times New Roman" w:cs="Times New Roman" w:hint="eastAsia"/>
            <w:sz w:val="24"/>
            <w:szCs w:val="24"/>
          </w:rPr>
          <w:t>边界点和主体点以及和他们相关的权重经过</w:t>
        </w:r>
        <w:r w:rsidR="00273B29">
          <w:rPr>
            <w:rFonts w:ascii="Times New Roman" w:eastAsiaTheme="minorEastAsia" w:hAnsi="Times New Roman" w:cs="Times New Roman" w:hint="eastAsia"/>
            <w:sz w:val="24"/>
            <w:szCs w:val="24"/>
          </w:rPr>
          <w:t>pooling</w:t>
        </w:r>
        <w:r w:rsidR="00273B29">
          <w:rPr>
            <w:rFonts w:ascii="Times New Roman" w:eastAsiaTheme="minorEastAsia" w:hAnsi="Times New Roman" w:cs="Times New Roman" w:hint="eastAsia"/>
            <w:sz w:val="24"/>
            <w:szCs w:val="24"/>
          </w:rPr>
          <w:t>混合到了一起</w:t>
        </w:r>
      </w:ins>
      <w:ins w:id="465" w:author="User" w:date="2016-10-24T16:49:00Z">
        <w:r w:rsidR="00273B29">
          <w:rPr>
            <w:rFonts w:ascii="Times New Roman" w:eastAsiaTheme="minorEastAsia" w:hAnsi="Times New Roman" w:cs="Times New Roman" w:hint="eastAsia"/>
            <w:sz w:val="24"/>
            <w:szCs w:val="24"/>
          </w:rPr>
          <w:t>，这样神经网络能够自主的决定这两部分各自的比重。</w:t>
        </w:r>
      </w:ins>
    </w:p>
    <w:p w:rsidR="00E25226" w:rsidRPr="00414770" w:rsidDel="00007DA7" w:rsidRDefault="00E25226">
      <w:pPr>
        <w:spacing w:line="300" w:lineRule="auto"/>
        <w:ind w:firstLine="480"/>
        <w:rPr>
          <w:del w:id="466" w:author="User" w:date="2016-10-24T16:05:00Z"/>
          <w:rFonts w:ascii="Times New Roman" w:eastAsiaTheme="minorEastAsia" w:hAnsi="Times New Roman" w:cs="Times New Roman"/>
          <w:sz w:val="24"/>
          <w:szCs w:val="24"/>
          <w:highlight w:val="yellow"/>
          <w:rPrChange w:id="467" w:author="User" w:date="2016-10-24T17:38:00Z">
            <w:rPr>
              <w:del w:id="468" w:author="User" w:date="2016-10-24T16:05:00Z"/>
              <w:rFonts w:ascii="Times New Roman" w:eastAsiaTheme="minorEastAsia" w:hAnsi="Times New Roman" w:cs="Times New Roman"/>
              <w:sz w:val="24"/>
              <w:szCs w:val="24"/>
            </w:rPr>
          </w:rPrChange>
        </w:rPr>
      </w:pPr>
      <w:commentRangeStart w:id="469"/>
      <w:r w:rsidRPr="00414770">
        <w:rPr>
          <w:rFonts w:ascii="Times New Roman" w:eastAsiaTheme="minorEastAsia" w:hAnsi="Times New Roman" w:cs="Times New Roman" w:hint="eastAsia"/>
          <w:sz w:val="24"/>
          <w:szCs w:val="24"/>
          <w:highlight w:val="yellow"/>
          <w:rPrChange w:id="470" w:author="User" w:date="2016-10-24T17:38:00Z">
            <w:rPr>
              <w:rFonts w:ascii="Times New Roman" w:eastAsiaTheme="minorEastAsia" w:hAnsi="Times New Roman" w:cs="Times New Roman" w:hint="eastAsia"/>
              <w:sz w:val="24"/>
              <w:szCs w:val="24"/>
            </w:rPr>
          </w:rPrChange>
        </w:rPr>
        <w:t>图</w:t>
      </w:r>
      <w:r w:rsidRPr="00414770">
        <w:rPr>
          <w:rFonts w:ascii="Times New Roman" w:eastAsiaTheme="minorEastAsia" w:hAnsi="Times New Roman" w:cs="Times New Roman"/>
          <w:sz w:val="24"/>
          <w:szCs w:val="24"/>
          <w:highlight w:val="yellow"/>
          <w:rPrChange w:id="471" w:author="User" w:date="2016-10-24T17:38:00Z">
            <w:rPr>
              <w:rFonts w:ascii="Times New Roman" w:eastAsiaTheme="minorEastAsia" w:hAnsi="Times New Roman" w:cs="Times New Roman"/>
              <w:sz w:val="24"/>
              <w:szCs w:val="24"/>
            </w:rPr>
          </w:rPrChange>
        </w:rPr>
        <w:t>2</w:t>
      </w:r>
      <w:r w:rsidRPr="00414770">
        <w:rPr>
          <w:rFonts w:ascii="Times New Roman" w:eastAsiaTheme="minorEastAsia" w:hAnsi="Times New Roman" w:cs="Times New Roman" w:hint="eastAsia"/>
          <w:sz w:val="24"/>
          <w:szCs w:val="24"/>
          <w:highlight w:val="yellow"/>
          <w:rPrChange w:id="472" w:author="User" w:date="2016-10-24T17:38:00Z">
            <w:rPr>
              <w:rFonts w:ascii="Times New Roman" w:eastAsiaTheme="minorEastAsia" w:hAnsi="Times New Roman" w:cs="Times New Roman" w:hint="eastAsia"/>
              <w:sz w:val="24"/>
              <w:szCs w:val="24"/>
            </w:rPr>
          </w:rPrChange>
        </w:rPr>
        <w:t>显示了一个</w:t>
      </w:r>
      <w:r w:rsidRPr="00414770">
        <w:rPr>
          <w:rFonts w:ascii="Times New Roman" w:eastAsiaTheme="minorEastAsia" w:hAnsi="Times New Roman" w:cs="Times New Roman"/>
          <w:sz w:val="24"/>
          <w:szCs w:val="24"/>
          <w:highlight w:val="yellow"/>
          <w:rPrChange w:id="473" w:author="User" w:date="2016-10-24T17:38:00Z">
            <w:rPr>
              <w:rFonts w:ascii="Times New Roman" w:eastAsiaTheme="minorEastAsia" w:hAnsi="Times New Roman" w:cs="Times New Roman"/>
              <w:sz w:val="24"/>
              <w:szCs w:val="24"/>
            </w:rPr>
          </w:rPrChange>
        </w:rPr>
        <w:t>2</w:t>
      </w:r>
      <w:proofErr w:type="gramStart"/>
      <w:r w:rsidRPr="00414770">
        <w:rPr>
          <w:rFonts w:ascii="Times New Roman" w:eastAsiaTheme="minorEastAsia" w:hAnsi="Times New Roman" w:cs="Times New Roman" w:hint="eastAsia"/>
          <w:sz w:val="24"/>
          <w:szCs w:val="24"/>
          <w:highlight w:val="yellow"/>
          <w:rPrChange w:id="474" w:author="User" w:date="2016-10-24T17:38:00Z">
            <w:rPr>
              <w:rFonts w:ascii="Times New Roman" w:eastAsiaTheme="minorEastAsia" w:hAnsi="Times New Roman" w:cs="Times New Roman" w:hint="eastAsia"/>
              <w:sz w:val="24"/>
              <w:szCs w:val="24"/>
            </w:rPr>
          </w:rPrChange>
        </w:rPr>
        <w:t>维点集</w:t>
      </w:r>
      <w:proofErr w:type="spellStart"/>
      <w:proofErr w:type="gramEnd"/>
      <w:ins w:id="475" w:author="User" w:date="2016-10-23T10:10:00Z">
        <w:r w:rsidR="0063278D" w:rsidRPr="00414770">
          <w:rPr>
            <w:rFonts w:ascii="Times New Roman" w:eastAsiaTheme="minorEastAsia" w:hAnsi="Times New Roman" w:cs="Times New Roman"/>
            <w:sz w:val="24"/>
            <w:szCs w:val="24"/>
            <w:highlight w:val="yellow"/>
            <w:rPrChange w:id="476" w:author="User" w:date="2016-10-24T17:38:00Z">
              <w:rPr>
                <w:rFonts w:ascii="Times New Roman" w:eastAsiaTheme="minorEastAsia" w:hAnsi="Times New Roman" w:cs="Times New Roman"/>
              </w:rPr>
            </w:rPrChange>
          </w:rPr>
          <w:t>DMst</w:t>
        </w:r>
        <w:proofErr w:type="spellEnd"/>
        <w:r w:rsidR="0063278D" w:rsidRPr="00414770">
          <w:rPr>
            <w:rFonts w:ascii="Times New Roman" w:eastAsiaTheme="minorEastAsia" w:hAnsi="Times New Roman" w:cs="Times New Roman" w:hint="eastAsia"/>
            <w:sz w:val="24"/>
            <w:szCs w:val="24"/>
            <w:highlight w:val="yellow"/>
            <w:rPrChange w:id="477" w:author="User" w:date="2016-10-24T17:38:00Z">
              <w:rPr>
                <w:rFonts w:ascii="Times New Roman" w:eastAsiaTheme="minorEastAsia" w:hAnsi="Times New Roman" w:cs="Times New Roman" w:hint="eastAsia"/>
              </w:rPr>
            </w:rPrChange>
          </w:rPr>
          <w:t>的池化</w:t>
        </w:r>
      </w:ins>
      <w:del w:id="478" w:author="User" w:date="2016-10-23T10:10:00Z">
        <w:r w:rsidRPr="00414770" w:rsidDel="0063278D">
          <w:rPr>
            <w:rFonts w:ascii="Times New Roman" w:eastAsiaTheme="minorEastAsia" w:hAnsi="Times New Roman" w:cs="Times New Roman" w:hint="eastAsia"/>
            <w:sz w:val="24"/>
            <w:szCs w:val="24"/>
            <w:highlight w:val="yellow"/>
            <w:rPrChange w:id="479" w:author="User" w:date="2016-10-24T17:38:00Z">
              <w:rPr>
                <w:rFonts w:ascii="Times New Roman" w:eastAsiaTheme="minorEastAsia" w:hAnsi="Times New Roman" w:cs="Times New Roman" w:hint="eastAsia"/>
                <w:sz w:val="24"/>
                <w:szCs w:val="24"/>
              </w:rPr>
            </w:rPrChange>
          </w:rPr>
          <w:delText>剪枝</w:delText>
        </w:r>
      </w:del>
      <w:r w:rsidRPr="00414770">
        <w:rPr>
          <w:rFonts w:ascii="Times New Roman" w:eastAsiaTheme="minorEastAsia" w:hAnsi="Times New Roman" w:cs="Times New Roman" w:hint="eastAsia"/>
          <w:sz w:val="24"/>
          <w:szCs w:val="24"/>
          <w:highlight w:val="yellow"/>
          <w:rPrChange w:id="480" w:author="User" w:date="2016-10-24T17:38:00Z">
            <w:rPr>
              <w:rFonts w:ascii="Times New Roman" w:eastAsiaTheme="minorEastAsia" w:hAnsi="Times New Roman" w:cs="Times New Roman" w:hint="eastAsia"/>
              <w:sz w:val="24"/>
              <w:szCs w:val="24"/>
            </w:rPr>
          </w:rPrChange>
        </w:rPr>
        <w:t>的过程。图</w:t>
      </w:r>
      <w:r w:rsidRPr="00414770">
        <w:rPr>
          <w:rFonts w:ascii="Times New Roman" w:eastAsiaTheme="minorEastAsia" w:hAnsi="Times New Roman" w:cs="Times New Roman"/>
          <w:sz w:val="24"/>
          <w:szCs w:val="24"/>
          <w:highlight w:val="yellow"/>
          <w:rPrChange w:id="481" w:author="User" w:date="2016-10-24T17:38:00Z">
            <w:rPr>
              <w:rFonts w:ascii="Times New Roman" w:eastAsiaTheme="minorEastAsia" w:hAnsi="Times New Roman" w:cs="Times New Roman"/>
              <w:sz w:val="24"/>
              <w:szCs w:val="24"/>
            </w:rPr>
          </w:rPrChange>
        </w:rPr>
        <w:t xml:space="preserve">2 (a) </w:t>
      </w:r>
      <w:r w:rsidRPr="00414770">
        <w:rPr>
          <w:rFonts w:ascii="Times New Roman" w:eastAsiaTheme="minorEastAsia" w:hAnsi="Times New Roman" w:cs="Times New Roman" w:hint="eastAsia"/>
          <w:sz w:val="24"/>
          <w:szCs w:val="24"/>
          <w:highlight w:val="yellow"/>
          <w:rPrChange w:id="482" w:author="User" w:date="2016-10-24T17:38:00Z">
            <w:rPr>
              <w:rFonts w:ascii="Times New Roman" w:eastAsiaTheme="minorEastAsia" w:hAnsi="Times New Roman" w:cs="Times New Roman" w:hint="eastAsia"/>
              <w:sz w:val="24"/>
              <w:szCs w:val="24"/>
            </w:rPr>
          </w:rPrChange>
        </w:rPr>
        <w:t>显示了</w:t>
      </w:r>
      <w:del w:id="483" w:author="User" w:date="2016-10-23T10:10:00Z">
        <w:r w:rsidRPr="00414770" w:rsidDel="0063278D">
          <w:rPr>
            <w:rFonts w:ascii="Times New Roman" w:eastAsiaTheme="minorEastAsia" w:hAnsi="Times New Roman" w:cs="Times New Roman"/>
            <w:sz w:val="24"/>
            <w:szCs w:val="24"/>
            <w:highlight w:val="yellow"/>
            <w:rPrChange w:id="484" w:author="User" w:date="2016-10-24T17:38:00Z">
              <w:rPr>
                <w:rFonts w:ascii="Times New Roman" w:eastAsiaTheme="minorEastAsia" w:hAnsi="Times New Roman" w:cs="Times New Roman"/>
                <w:sz w:val="24"/>
                <w:szCs w:val="24"/>
              </w:rPr>
            </w:rPrChange>
          </w:rPr>
          <w:delText>2</w:delText>
        </w:r>
        <w:r w:rsidRPr="00414770" w:rsidDel="0063278D">
          <w:rPr>
            <w:rFonts w:ascii="Times New Roman" w:eastAsiaTheme="minorEastAsia" w:hAnsi="Times New Roman" w:cs="Times New Roman" w:hint="eastAsia"/>
            <w:sz w:val="24"/>
            <w:szCs w:val="24"/>
            <w:highlight w:val="yellow"/>
            <w:rPrChange w:id="485" w:author="User" w:date="2016-10-24T17:38:00Z">
              <w:rPr>
                <w:rFonts w:ascii="Times New Roman" w:eastAsiaTheme="minorEastAsia" w:hAnsi="Times New Roman" w:cs="Times New Roman" w:hint="eastAsia"/>
                <w:sz w:val="24"/>
                <w:szCs w:val="24"/>
              </w:rPr>
            </w:rPrChange>
          </w:rPr>
          <w:delText>次剪枝过程中</w:delText>
        </w:r>
      </w:del>
      <w:proofErr w:type="spellStart"/>
      <w:r w:rsidRPr="00414770">
        <w:rPr>
          <w:rFonts w:ascii="Times New Roman" w:eastAsiaTheme="minorEastAsia" w:hAnsi="Times New Roman" w:cs="Times New Roman"/>
          <w:sz w:val="24"/>
          <w:szCs w:val="24"/>
          <w:highlight w:val="yellow"/>
          <w:rPrChange w:id="486" w:author="User" w:date="2016-10-24T17:38:00Z">
            <w:rPr>
              <w:rFonts w:ascii="Times New Roman" w:eastAsiaTheme="minorEastAsia" w:hAnsi="Times New Roman" w:cs="Times New Roman"/>
              <w:sz w:val="24"/>
              <w:szCs w:val="24"/>
            </w:rPr>
          </w:rPrChange>
        </w:rPr>
        <w:t>DMst</w:t>
      </w:r>
      <w:proofErr w:type="spellEnd"/>
      <w:r w:rsidRPr="00414770">
        <w:rPr>
          <w:rFonts w:ascii="Times New Roman" w:eastAsiaTheme="minorEastAsia" w:hAnsi="Times New Roman" w:cs="Times New Roman" w:hint="eastAsia"/>
          <w:sz w:val="24"/>
          <w:szCs w:val="24"/>
          <w:highlight w:val="yellow"/>
          <w:rPrChange w:id="487" w:author="User" w:date="2016-10-24T17:38:00Z">
            <w:rPr>
              <w:rFonts w:ascii="Times New Roman" w:eastAsiaTheme="minorEastAsia" w:hAnsi="Times New Roman" w:cs="Times New Roman" w:hint="eastAsia"/>
              <w:sz w:val="24"/>
              <w:szCs w:val="24"/>
            </w:rPr>
          </w:rPrChange>
        </w:rPr>
        <w:t>中</w:t>
      </w:r>
      <w:ins w:id="488" w:author="User" w:date="2016-10-23T10:10:00Z">
        <w:r w:rsidR="0063278D" w:rsidRPr="00414770">
          <w:rPr>
            <w:rFonts w:ascii="Times New Roman" w:eastAsiaTheme="minorEastAsia" w:hAnsi="Times New Roman" w:cs="Times New Roman" w:hint="eastAsia"/>
            <w:sz w:val="24"/>
            <w:szCs w:val="24"/>
            <w:highlight w:val="yellow"/>
            <w:rPrChange w:id="489" w:author="User" w:date="2016-10-24T17:38:00Z">
              <w:rPr>
                <w:rFonts w:ascii="Times New Roman" w:eastAsiaTheme="minorEastAsia" w:hAnsi="Times New Roman" w:cs="Times New Roman" w:hint="eastAsia"/>
                <w:sz w:val="24"/>
                <w:szCs w:val="24"/>
              </w:rPr>
            </w:rPrChange>
          </w:rPr>
          <w:t>各</w:t>
        </w:r>
      </w:ins>
      <w:r w:rsidRPr="00414770">
        <w:rPr>
          <w:rFonts w:ascii="Times New Roman" w:eastAsiaTheme="minorEastAsia" w:hAnsi="Times New Roman" w:cs="Times New Roman" w:hint="eastAsia"/>
          <w:sz w:val="24"/>
          <w:szCs w:val="24"/>
          <w:highlight w:val="yellow"/>
          <w:rPrChange w:id="490" w:author="User" w:date="2016-10-24T17:38:00Z">
            <w:rPr>
              <w:rFonts w:ascii="Times New Roman" w:eastAsiaTheme="minorEastAsia" w:hAnsi="Times New Roman" w:cs="Times New Roman" w:hint="eastAsia"/>
              <w:sz w:val="24"/>
              <w:szCs w:val="24"/>
            </w:rPr>
          </w:rPrChange>
        </w:rPr>
        <w:t>节点</w:t>
      </w:r>
      <w:del w:id="491" w:author="User" w:date="2016-10-23T10:10:00Z">
        <w:r w:rsidRPr="00414770" w:rsidDel="0063278D">
          <w:rPr>
            <w:rFonts w:ascii="Times New Roman" w:eastAsiaTheme="minorEastAsia" w:hAnsi="Times New Roman" w:cs="Times New Roman" w:hint="eastAsia"/>
            <w:sz w:val="24"/>
            <w:szCs w:val="24"/>
            <w:highlight w:val="yellow"/>
            <w:rPrChange w:id="492" w:author="User" w:date="2016-10-24T17:38:00Z">
              <w:rPr>
                <w:rFonts w:ascii="Times New Roman" w:eastAsiaTheme="minorEastAsia" w:hAnsi="Times New Roman" w:cs="Times New Roman" w:hint="eastAsia"/>
                <w:sz w:val="24"/>
                <w:szCs w:val="24"/>
              </w:rPr>
            </w:rPrChange>
          </w:rPr>
          <w:delText>的变化</w:delText>
        </w:r>
      </w:del>
      <w:r w:rsidRPr="00414770">
        <w:rPr>
          <w:rFonts w:ascii="Times New Roman" w:eastAsiaTheme="minorEastAsia" w:hAnsi="Times New Roman" w:cs="Times New Roman" w:hint="eastAsia"/>
          <w:sz w:val="24"/>
          <w:szCs w:val="24"/>
          <w:highlight w:val="yellow"/>
          <w:rPrChange w:id="493" w:author="User" w:date="2016-10-24T17:38:00Z">
            <w:rPr>
              <w:rFonts w:ascii="Times New Roman" w:eastAsiaTheme="minorEastAsia" w:hAnsi="Times New Roman" w:cs="Times New Roman" w:hint="eastAsia"/>
              <w:sz w:val="24"/>
              <w:szCs w:val="24"/>
            </w:rPr>
          </w:rPrChange>
        </w:rPr>
        <w:t>，图</w:t>
      </w:r>
      <w:r w:rsidRPr="00414770">
        <w:rPr>
          <w:rFonts w:ascii="Times New Roman" w:eastAsiaTheme="minorEastAsia" w:hAnsi="Times New Roman" w:cs="Times New Roman"/>
          <w:sz w:val="24"/>
          <w:szCs w:val="24"/>
          <w:highlight w:val="yellow"/>
          <w:rPrChange w:id="494" w:author="User" w:date="2016-10-24T17:38:00Z">
            <w:rPr>
              <w:rFonts w:ascii="Times New Roman" w:eastAsiaTheme="minorEastAsia" w:hAnsi="Times New Roman" w:cs="Times New Roman"/>
              <w:sz w:val="24"/>
              <w:szCs w:val="24"/>
            </w:rPr>
          </w:rPrChange>
        </w:rPr>
        <w:t xml:space="preserve">2 (b) </w:t>
      </w:r>
      <w:r w:rsidRPr="00414770">
        <w:rPr>
          <w:rFonts w:ascii="Times New Roman" w:eastAsiaTheme="minorEastAsia" w:hAnsi="Times New Roman" w:cs="Times New Roman" w:hint="eastAsia"/>
          <w:sz w:val="24"/>
          <w:szCs w:val="24"/>
          <w:highlight w:val="yellow"/>
          <w:rPrChange w:id="495" w:author="User" w:date="2016-10-24T17:38:00Z">
            <w:rPr>
              <w:rFonts w:ascii="Times New Roman" w:eastAsiaTheme="minorEastAsia" w:hAnsi="Times New Roman" w:cs="Times New Roman" w:hint="eastAsia"/>
              <w:sz w:val="24"/>
              <w:szCs w:val="24"/>
            </w:rPr>
          </w:rPrChange>
        </w:rPr>
        <w:t>显示了</w:t>
      </w:r>
      <w:del w:id="496" w:author="User" w:date="2016-10-23T10:10:00Z">
        <w:r w:rsidRPr="00414770" w:rsidDel="0063278D">
          <w:rPr>
            <w:rFonts w:ascii="Times New Roman" w:eastAsiaTheme="minorEastAsia" w:hAnsi="Times New Roman" w:cs="Times New Roman" w:hint="eastAsia"/>
            <w:sz w:val="24"/>
            <w:szCs w:val="24"/>
            <w:highlight w:val="yellow"/>
            <w:rPrChange w:id="497" w:author="User" w:date="2016-10-24T17:38:00Z">
              <w:rPr>
                <w:rFonts w:ascii="Times New Roman" w:eastAsiaTheme="minorEastAsia" w:hAnsi="Times New Roman" w:cs="Times New Roman" w:hint="eastAsia"/>
                <w:sz w:val="24"/>
                <w:szCs w:val="24"/>
              </w:rPr>
            </w:rPrChange>
          </w:rPr>
          <w:delText>第一次剪枝过程中</w:delText>
        </w:r>
      </w:del>
      <w:r w:rsidRPr="00414770">
        <w:rPr>
          <w:rFonts w:ascii="Times New Roman" w:eastAsiaTheme="minorEastAsia" w:hAnsi="Times New Roman" w:cs="Times New Roman" w:hint="eastAsia"/>
          <w:sz w:val="24"/>
          <w:szCs w:val="24"/>
          <w:highlight w:val="yellow"/>
          <w:rPrChange w:id="498" w:author="User" w:date="2016-10-24T17:38:00Z">
            <w:rPr>
              <w:rFonts w:ascii="Times New Roman" w:eastAsiaTheme="minorEastAsia" w:hAnsi="Times New Roman" w:cs="Times New Roman" w:hint="eastAsia"/>
              <w:sz w:val="24"/>
              <w:szCs w:val="24"/>
            </w:rPr>
          </w:rPrChange>
        </w:rPr>
        <w:t>网络的连接方式。</w:t>
      </w:r>
      <w:del w:id="499" w:author="User" w:date="2016-10-23T10:10:00Z">
        <w:r w:rsidRPr="00414770" w:rsidDel="0063278D">
          <w:rPr>
            <w:rFonts w:ascii="Times New Roman" w:eastAsiaTheme="minorEastAsia" w:hAnsi="Times New Roman" w:cs="Times New Roman" w:hint="eastAsia"/>
            <w:sz w:val="24"/>
            <w:szCs w:val="24"/>
            <w:highlight w:val="yellow"/>
            <w:rPrChange w:id="500" w:author="User" w:date="2016-10-24T17:38:00Z">
              <w:rPr>
                <w:rFonts w:ascii="Times New Roman" w:eastAsiaTheme="minorEastAsia" w:hAnsi="Times New Roman" w:cs="Times New Roman" w:hint="eastAsia"/>
                <w:sz w:val="24"/>
                <w:szCs w:val="24"/>
              </w:rPr>
            </w:rPrChange>
          </w:rPr>
          <w:delText>蓝色点是</w:delText>
        </w:r>
        <w:r w:rsidRPr="00414770" w:rsidDel="0063278D">
          <w:rPr>
            <w:rFonts w:ascii="Times New Roman" w:eastAsiaTheme="minorEastAsia" w:hAnsi="Times New Roman" w:cs="Times New Roman"/>
            <w:sz w:val="24"/>
            <w:szCs w:val="24"/>
            <w:highlight w:val="yellow"/>
            <w:rPrChange w:id="501" w:author="User" w:date="2016-10-24T17:38:00Z">
              <w:rPr>
                <w:rFonts w:ascii="Times New Roman" w:eastAsiaTheme="minorEastAsia" w:hAnsi="Times New Roman" w:cs="Times New Roman"/>
                <w:sz w:val="24"/>
                <w:szCs w:val="24"/>
              </w:rPr>
            </w:rPrChange>
          </w:rPr>
          <w:delText>DMst</w:delText>
        </w:r>
        <w:r w:rsidRPr="00414770" w:rsidDel="0063278D">
          <w:rPr>
            <w:rFonts w:ascii="Times New Roman" w:eastAsiaTheme="minorEastAsia" w:hAnsi="Times New Roman" w:cs="Times New Roman" w:hint="eastAsia"/>
            <w:sz w:val="24"/>
            <w:szCs w:val="24"/>
            <w:highlight w:val="yellow"/>
            <w:rPrChange w:id="502" w:author="User" w:date="2016-10-24T17:38:00Z">
              <w:rPr>
                <w:rFonts w:ascii="Times New Roman" w:eastAsiaTheme="minorEastAsia" w:hAnsi="Times New Roman" w:cs="Times New Roman" w:hint="eastAsia"/>
                <w:sz w:val="24"/>
                <w:szCs w:val="24"/>
              </w:rPr>
            </w:rPrChange>
          </w:rPr>
          <w:delText>中节点，</w:delText>
        </w:r>
        <w:r w:rsidRPr="00414770" w:rsidDel="0063278D">
          <w:rPr>
            <w:rFonts w:ascii="Times New Roman" w:eastAsiaTheme="minorEastAsia" w:hAnsi="Times New Roman" w:cs="Times New Roman"/>
            <w:sz w:val="24"/>
            <w:szCs w:val="24"/>
            <w:highlight w:val="yellow"/>
            <w:rPrChange w:id="503" w:author="User" w:date="2016-10-24T17:38:00Z">
              <w:rPr>
                <w:rFonts w:ascii="Times New Roman" w:eastAsiaTheme="minorEastAsia" w:hAnsi="Times New Roman" w:cs="Times New Roman"/>
                <w:sz w:val="24"/>
                <w:szCs w:val="24"/>
              </w:rPr>
            </w:rPrChange>
          </w:rPr>
          <w:delText>DMst</w:delText>
        </w:r>
        <w:r w:rsidRPr="00414770" w:rsidDel="0063278D">
          <w:rPr>
            <w:rFonts w:ascii="Times New Roman" w:eastAsiaTheme="minorEastAsia" w:hAnsi="Times New Roman" w:cs="Times New Roman" w:hint="eastAsia"/>
            <w:sz w:val="24"/>
            <w:szCs w:val="24"/>
            <w:highlight w:val="yellow"/>
            <w:rPrChange w:id="504" w:author="User" w:date="2016-10-24T17:38:00Z">
              <w:rPr>
                <w:rFonts w:ascii="Times New Roman" w:eastAsiaTheme="minorEastAsia" w:hAnsi="Times New Roman" w:cs="Times New Roman" w:hint="eastAsia"/>
                <w:sz w:val="24"/>
                <w:szCs w:val="24"/>
              </w:rPr>
            </w:rPrChange>
          </w:rPr>
          <w:delText>的根节点用红色表示，图</w:delText>
        </w:r>
        <w:r w:rsidRPr="00414770" w:rsidDel="0063278D">
          <w:rPr>
            <w:rFonts w:ascii="Times New Roman" w:eastAsiaTheme="minorEastAsia" w:hAnsi="Times New Roman" w:cs="Times New Roman"/>
            <w:sz w:val="24"/>
            <w:szCs w:val="24"/>
            <w:highlight w:val="yellow"/>
            <w:rPrChange w:id="505" w:author="User" w:date="2016-10-24T17:38:00Z">
              <w:rPr>
                <w:rFonts w:ascii="Times New Roman" w:eastAsiaTheme="minorEastAsia" w:hAnsi="Times New Roman" w:cs="Times New Roman"/>
                <w:sz w:val="24"/>
                <w:szCs w:val="24"/>
              </w:rPr>
            </w:rPrChange>
          </w:rPr>
          <w:delText>2(a)</w:delText>
        </w:r>
        <w:r w:rsidRPr="00414770" w:rsidDel="0063278D">
          <w:rPr>
            <w:rFonts w:ascii="Times New Roman" w:eastAsiaTheme="minorEastAsia" w:hAnsi="Times New Roman" w:cs="Times New Roman" w:hint="eastAsia"/>
            <w:sz w:val="24"/>
            <w:szCs w:val="24"/>
            <w:highlight w:val="yellow"/>
            <w:rPrChange w:id="506" w:author="User" w:date="2016-10-24T17:38:00Z">
              <w:rPr>
                <w:rFonts w:ascii="Times New Roman" w:eastAsiaTheme="minorEastAsia" w:hAnsi="Times New Roman" w:cs="Times New Roman" w:hint="eastAsia"/>
                <w:sz w:val="24"/>
                <w:szCs w:val="24"/>
              </w:rPr>
            </w:rPrChange>
          </w:rPr>
          <w:delText>中的节点对应图</w:delText>
        </w:r>
        <w:r w:rsidRPr="00414770" w:rsidDel="0063278D">
          <w:rPr>
            <w:rFonts w:ascii="Times New Roman" w:eastAsiaTheme="minorEastAsia" w:hAnsi="Times New Roman" w:cs="Times New Roman"/>
            <w:sz w:val="24"/>
            <w:szCs w:val="24"/>
            <w:highlight w:val="yellow"/>
            <w:rPrChange w:id="507" w:author="User" w:date="2016-10-24T17:38:00Z">
              <w:rPr>
                <w:rFonts w:ascii="Times New Roman" w:eastAsiaTheme="minorEastAsia" w:hAnsi="Times New Roman" w:cs="Times New Roman"/>
                <w:sz w:val="24"/>
                <w:szCs w:val="24"/>
              </w:rPr>
            </w:rPrChange>
          </w:rPr>
          <w:delText>2 (b)</w:delText>
        </w:r>
        <w:r w:rsidRPr="00414770" w:rsidDel="0063278D">
          <w:rPr>
            <w:rFonts w:ascii="Times New Roman" w:eastAsiaTheme="minorEastAsia" w:hAnsi="Times New Roman" w:cs="Times New Roman" w:hint="eastAsia"/>
            <w:sz w:val="24"/>
            <w:szCs w:val="24"/>
            <w:highlight w:val="yellow"/>
            <w:rPrChange w:id="508" w:author="User" w:date="2016-10-24T17:38:00Z">
              <w:rPr>
                <w:rFonts w:ascii="Times New Roman" w:eastAsiaTheme="minorEastAsia" w:hAnsi="Times New Roman" w:cs="Times New Roman" w:hint="eastAsia"/>
                <w:sz w:val="24"/>
                <w:szCs w:val="24"/>
              </w:rPr>
            </w:rPrChange>
          </w:rPr>
          <w:delText>中相同数字的节点。经过第一次剪枝后，黑色节点被保留，而褐色节点被删除。经过第一次剪枝后节点</w:delText>
        </w:r>
        <w:r w:rsidRPr="00414770" w:rsidDel="0063278D">
          <w:rPr>
            <w:rFonts w:ascii="Times New Roman" w:eastAsiaTheme="minorEastAsia" w:hAnsi="Times New Roman" w:cs="Times New Roman"/>
            <w:sz w:val="24"/>
            <w:szCs w:val="24"/>
            <w:highlight w:val="yellow"/>
            <w:rPrChange w:id="509" w:author="User" w:date="2016-10-24T17:38:00Z">
              <w:rPr>
                <w:rFonts w:ascii="Times New Roman" w:eastAsiaTheme="minorEastAsia" w:hAnsi="Times New Roman" w:cs="Times New Roman"/>
                <w:sz w:val="24"/>
                <w:szCs w:val="24"/>
              </w:rPr>
            </w:rPrChange>
          </w:rPr>
          <w:delText>5</w:delText>
        </w:r>
        <w:r w:rsidRPr="00414770" w:rsidDel="0063278D">
          <w:rPr>
            <w:rFonts w:ascii="Times New Roman" w:eastAsiaTheme="minorEastAsia" w:hAnsi="Times New Roman" w:cs="Times New Roman" w:hint="eastAsia"/>
            <w:sz w:val="24"/>
            <w:szCs w:val="24"/>
            <w:highlight w:val="yellow"/>
            <w:rPrChange w:id="510" w:author="User" w:date="2016-10-24T17:38:00Z">
              <w:rPr>
                <w:rFonts w:ascii="Times New Roman" w:eastAsiaTheme="minorEastAsia" w:hAnsi="Times New Roman" w:cs="Times New Roman" w:hint="eastAsia"/>
                <w:sz w:val="24"/>
                <w:szCs w:val="24"/>
              </w:rPr>
            </w:rPrChange>
          </w:rPr>
          <w:delText>也变成了一个叶节点，所以，节点</w:delText>
        </w:r>
        <w:r w:rsidRPr="00414770" w:rsidDel="0063278D">
          <w:rPr>
            <w:rFonts w:ascii="Times New Roman" w:eastAsiaTheme="minorEastAsia" w:hAnsi="Times New Roman" w:cs="Times New Roman"/>
            <w:sz w:val="24"/>
            <w:szCs w:val="24"/>
            <w:highlight w:val="yellow"/>
            <w:rPrChange w:id="511" w:author="User" w:date="2016-10-24T17:38:00Z">
              <w:rPr>
                <w:rFonts w:ascii="Times New Roman" w:eastAsiaTheme="minorEastAsia" w:hAnsi="Times New Roman" w:cs="Times New Roman"/>
                <w:sz w:val="24"/>
                <w:szCs w:val="24"/>
              </w:rPr>
            </w:rPrChange>
          </w:rPr>
          <w:delText>5</w:delText>
        </w:r>
        <w:r w:rsidRPr="00414770" w:rsidDel="0063278D">
          <w:rPr>
            <w:rFonts w:ascii="Times New Roman" w:eastAsiaTheme="minorEastAsia" w:hAnsi="Times New Roman" w:cs="Times New Roman" w:hint="eastAsia"/>
            <w:sz w:val="24"/>
            <w:szCs w:val="24"/>
            <w:highlight w:val="yellow"/>
            <w:rPrChange w:id="512" w:author="User" w:date="2016-10-24T17:38:00Z">
              <w:rPr>
                <w:rFonts w:ascii="Times New Roman" w:eastAsiaTheme="minorEastAsia" w:hAnsi="Times New Roman" w:cs="Times New Roman" w:hint="eastAsia"/>
                <w:sz w:val="24"/>
                <w:szCs w:val="24"/>
              </w:rPr>
            </w:rPrChange>
          </w:rPr>
          <w:delText>在第二次剪枝中被删除。</w:delText>
        </w:r>
      </w:del>
      <w:del w:id="513" w:author="User" w:date="2016-10-24T16:50:00Z">
        <w:r w:rsidRPr="00414770" w:rsidDel="00273B29">
          <w:rPr>
            <w:rFonts w:ascii="Times New Roman" w:eastAsiaTheme="minorEastAsia" w:hAnsi="Times New Roman" w:cs="Times New Roman" w:hint="eastAsia"/>
            <w:sz w:val="24"/>
            <w:szCs w:val="24"/>
            <w:highlight w:val="yellow"/>
            <w:rPrChange w:id="514" w:author="User" w:date="2016-10-24T17:38:00Z">
              <w:rPr>
                <w:rFonts w:ascii="Times New Roman" w:eastAsiaTheme="minorEastAsia" w:hAnsi="Times New Roman" w:cs="Times New Roman" w:hint="eastAsia"/>
                <w:sz w:val="24"/>
                <w:szCs w:val="24"/>
              </w:rPr>
            </w:rPrChange>
          </w:rPr>
          <w:delText>整个基于</w:delText>
        </w:r>
        <w:r w:rsidRPr="00414770" w:rsidDel="00273B29">
          <w:rPr>
            <w:rFonts w:ascii="Times New Roman" w:eastAsiaTheme="minorEastAsia" w:hAnsi="Times New Roman" w:cs="Times New Roman"/>
            <w:sz w:val="24"/>
            <w:szCs w:val="24"/>
            <w:highlight w:val="yellow"/>
            <w:rPrChange w:id="515" w:author="User" w:date="2016-10-24T17:38:00Z">
              <w:rPr>
                <w:rFonts w:ascii="Times New Roman" w:eastAsiaTheme="minorEastAsia" w:hAnsi="Times New Roman" w:cs="Times New Roman"/>
                <w:sz w:val="24"/>
                <w:szCs w:val="24"/>
              </w:rPr>
            </w:rPrChange>
          </w:rPr>
          <w:delText>DMST</w:delText>
        </w:r>
        <w:r w:rsidRPr="00414770" w:rsidDel="00273B29">
          <w:rPr>
            <w:rFonts w:ascii="Times New Roman" w:eastAsiaTheme="minorEastAsia" w:hAnsi="Times New Roman" w:cs="Times New Roman" w:hint="eastAsia"/>
            <w:sz w:val="24"/>
            <w:szCs w:val="24"/>
            <w:highlight w:val="yellow"/>
            <w:rPrChange w:id="516" w:author="User" w:date="2016-10-24T17:38:00Z">
              <w:rPr>
                <w:rFonts w:ascii="Times New Roman" w:eastAsiaTheme="minorEastAsia" w:hAnsi="Times New Roman" w:cs="Times New Roman" w:hint="eastAsia"/>
                <w:sz w:val="24"/>
                <w:szCs w:val="24"/>
              </w:rPr>
            </w:rPrChange>
          </w:rPr>
          <w:delText>结构的池化层过程由式</w:delText>
        </w:r>
        <w:r w:rsidRPr="00414770" w:rsidDel="00273B29">
          <w:rPr>
            <w:rFonts w:ascii="Times New Roman" w:eastAsiaTheme="minorEastAsia" w:hAnsi="Times New Roman" w:cs="Times New Roman"/>
            <w:sz w:val="24"/>
            <w:szCs w:val="24"/>
            <w:highlight w:val="yellow"/>
            <w:rPrChange w:id="517" w:author="User" w:date="2016-10-24T17:38:00Z">
              <w:rPr>
                <w:rFonts w:ascii="Times New Roman" w:eastAsiaTheme="minorEastAsia" w:hAnsi="Times New Roman" w:cs="Times New Roman"/>
                <w:sz w:val="24"/>
                <w:szCs w:val="24"/>
              </w:rPr>
            </w:rPrChange>
          </w:rPr>
          <w:delText>5</w:delText>
        </w:r>
        <w:r w:rsidRPr="00414770" w:rsidDel="00273B29">
          <w:rPr>
            <w:rFonts w:ascii="Times New Roman" w:eastAsiaTheme="minorEastAsia" w:hAnsi="Times New Roman" w:cs="Times New Roman" w:hint="eastAsia"/>
            <w:sz w:val="24"/>
            <w:szCs w:val="24"/>
            <w:highlight w:val="yellow"/>
            <w:rPrChange w:id="518" w:author="User" w:date="2016-10-24T17:38:00Z">
              <w:rPr>
                <w:rFonts w:ascii="Times New Roman" w:eastAsiaTheme="minorEastAsia" w:hAnsi="Times New Roman" w:cs="Times New Roman" w:hint="eastAsia"/>
                <w:sz w:val="24"/>
                <w:szCs w:val="24"/>
              </w:rPr>
            </w:rPrChange>
          </w:rPr>
          <w:delText>表示，</w:delText>
        </w:r>
        <w:r w:rsidRPr="00414770" w:rsidDel="00273B29">
          <w:rPr>
            <w:rFonts w:ascii="Times New Roman" w:eastAsiaTheme="minorEastAsia" w:hAnsi="Times New Roman" w:cs="Times New Roman"/>
            <w:sz w:val="24"/>
            <w:szCs w:val="24"/>
            <w:highlight w:val="yellow"/>
            <w:rPrChange w:id="519" w:author="User" w:date="2016-10-24T17:38:00Z">
              <w:rPr>
                <w:rFonts w:ascii="Times New Roman" w:eastAsiaTheme="minorEastAsia" w:hAnsi="Times New Roman" w:cs="Times New Roman"/>
                <w:sz w:val="24"/>
                <w:szCs w:val="24"/>
              </w:rPr>
            </w:rPrChange>
          </w:rPr>
          <w:delText>Xl+1c</w:delText>
        </w:r>
        <w:r w:rsidRPr="00414770" w:rsidDel="00273B29">
          <w:rPr>
            <w:rFonts w:ascii="Times New Roman" w:eastAsiaTheme="minorEastAsia" w:hAnsi="Times New Roman" w:cs="Times New Roman" w:hint="eastAsia"/>
            <w:sz w:val="24"/>
            <w:szCs w:val="24"/>
            <w:highlight w:val="yellow"/>
            <w:rPrChange w:id="520" w:author="User" w:date="2016-10-24T17:38:00Z">
              <w:rPr>
                <w:rFonts w:ascii="Times New Roman" w:eastAsiaTheme="minorEastAsia" w:hAnsi="Times New Roman" w:cs="Times New Roman" w:hint="eastAsia"/>
                <w:sz w:val="24"/>
                <w:szCs w:val="24"/>
              </w:rPr>
            </w:rPrChange>
          </w:rPr>
          <w:delText>是和第</w:delText>
        </w:r>
        <w:r w:rsidRPr="00414770" w:rsidDel="00273B29">
          <w:rPr>
            <w:rFonts w:ascii="Times New Roman" w:eastAsiaTheme="minorEastAsia" w:hAnsi="Times New Roman" w:cs="Times New Roman"/>
            <w:sz w:val="24"/>
            <w:szCs w:val="24"/>
            <w:highlight w:val="yellow"/>
            <w:rPrChange w:id="521" w:author="User" w:date="2016-10-24T17:38:00Z">
              <w:rPr>
                <w:rFonts w:ascii="Times New Roman" w:eastAsiaTheme="minorEastAsia" w:hAnsi="Times New Roman" w:cs="Times New Roman"/>
                <w:sz w:val="24"/>
                <w:szCs w:val="24"/>
              </w:rPr>
            </w:rPrChange>
          </w:rPr>
          <w:delText>i</w:delText>
        </w:r>
        <w:r w:rsidRPr="00414770" w:rsidDel="00273B29">
          <w:rPr>
            <w:rFonts w:ascii="Times New Roman" w:eastAsiaTheme="minorEastAsia" w:hAnsi="Times New Roman" w:cs="Times New Roman" w:hint="eastAsia"/>
            <w:sz w:val="24"/>
            <w:szCs w:val="24"/>
            <w:highlight w:val="yellow"/>
            <w:rPrChange w:id="522" w:author="User" w:date="2016-10-24T17:38:00Z">
              <w:rPr>
                <w:rFonts w:ascii="Times New Roman" w:eastAsiaTheme="minorEastAsia" w:hAnsi="Times New Roman" w:cs="Times New Roman" w:hint="eastAsia"/>
                <w:sz w:val="24"/>
                <w:szCs w:val="24"/>
              </w:rPr>
            </w:rPrChange>
          </w:rPr>
          <w:delText>个节点相连接的节点对应的网络中的特征。</w:delText>
        </w:r>
      </w:del>
    </w:p>
    <w:p w:rsidR="00E25226" w:rsidRPr="00414770" w:rsidRDefault="00E25226" w:rsidP="00273B29">
      <w:pPr>
        <w:spacing w:line="300" w:lineRule="auto"/>
        <w:ind w:firstLine="480"/>
        <w:rPr>
          <w:rFonts w:ascii="Times New Roman" w:eastAsiaTheme="minorEastAsia" w:hAnsi="Times New Roman" w:cs="Times New Roman"/>
          <w:position w:val="-16"/>
          <w:highlight w:val="yellow"/>
          <w:rPrChange w:id="523" w:author="User" w:date="2016-10-24T17:38:00Z">
            <w:rPr>
              <w:rFonts w:ascii="Times New Roman" w:eastAsiaTheme="minorEastAsia" w:hAnsi="Times New Roman" w:cs="Times New Roman"/>
              <w:position w:val="-16"/>
            </w:rPr>
          </w:rPrChange>
        </w:rPr>
      </w:pPr>
      <w:del w:id="524" w:author="User" w:date="2016-10-24T16:05:00Z">
        <w:r w:rsidRPr="00231D64" w:rsidDel="00007DA7">
          <w:rPr>
            <w:rFonts w:ascii="Times New Roman" w:eastAsiaTheme="minorEastAsia" w:hAnsi="Times New Roman" w:cs="Times New Roman"/>
            <w:position w:val="-72"/>
            <w:highlight w:val="yellow"/>
          </w:rPr>
          <w:object w:dxaOrig="5960" w:dyaOrig="1560">
            <v:shape id="_x0000_i1041" type="#_x0000_t75" style="width:297.4pt;height:78.1pt" o:ole="">
              <v:imagedata r:id="rId42" o:title=""/>
            </v:shape>
            <o:OLEObject Type="Embed" ProgID="Equation.DSMT4" ShapeID="_x0000_i1041" DrawAspect="Content" ObjectID="_1538844022" r:id="rId43"/>
          </w:object>
        </w:r>
        <w:r w:rsidRPr="00414770" w:rsidDel="00007DA7">
          <w:rPr>
            <w:rFonts w:ascii="Times New Roman" w:eastAsiaTheme="minorEastAsia" w:hAnsi="Times New Roman" w:cs="Times New Roman"/>
            <w:position w:val="-16"/>
            <w:highlight w:val="yellow"/>
            <w:rPrChange w:id="525" w:author="User" w:date="2016-10-24T17:38:00Z">
              <w:rPr>
                <w:rFonts w:ascii="Times New Roman" w:eastAsiaTheme="minorEastAsia" w:hAnsi="Times New Roman" w:cs="Times New Roman"/>
                <w:position w:val="-16"/>
              </w:rPr>
            </w:rPrChange>
          </w:rPr>
          <w:delText xml:space="preserve">                          (5)</w:delText>
        </w:r>
      </w:del>
    </w:p>
    <w:p w:rsidR="00E25226" w:rsidRPr="00414770" w:rsidRDefault="00693F27">
      <w:pPr>
        <w:spacing w:line="300" w:lineRule="auto"/>
        <w:ind w:firstLine="480"/>
        <w:rPr>
          <w:rFonts w:ascii="Times New Roman" w:eastAsiaTheme="minorEastAsia" w:hAnsi="Times New Roman" w:cs="Times New Roman"/>
          <w:sz w:val="24"/>
          <w:szCs w:val="24"/>
          <w:highlight w:val="yellow"/>
          <w:rPrChange w:id="526" w:author="User" w:date="2016-10-24T17:38:00Z">
            <w:rPr>
              <w:rFonts w:ascii="Times New Roman" w:eastAsiaTheme="minorEastAsia" w:hAnsi="Times New Roman" w:cs="Times New Roman"/>
              <w:sz w:val="24"/>
              <w:szCs w:val="24"/>
            </w:rPr>
          </w:rPrChange>
        </w:rPr>
      </w:pPr>
      <w:r w:rsidRPr="00414770">
        <w:rPr>
          <w:rFonts w:ascii="Times New Roman" w:eastAsiaTheme="minorEastAsia" w:hAnsi="Times New Roman" w:cs="Times New Roman"/>
          <w:noProof/>
          <w:highlight w:val="yellow"/>
          <w:rPrChange w:id="527" w:author="Unknown">
            <w:rPr>
              <w:rFonts w:ascii="Times New Roman" w:eastAsiaTheme="minorEastAsia" w:hAnsi="Times New Roman" w:cs="Times New Roman"/>
              <w:noProof/>
            </w:rPr>
          </w:rPrChange>
        </w:rPr>
        <mc:AlternateContent>
          <mc:Choice Requires="wpg">
            <w:drawing>
              <wp:anchor distT="0" distB="0" distL="114300" distR="114300" simplePos="0" relativeHeight="251652608" behindDoc="0" locked="0" layoutInCell="1" allowOverlap="1" wp14:anchorId="4FE3DB0F" wp14:editId="73579BD9">
                <wp:simplePos x="0" y="0"/>
                <wp:positionH relativeFrom="column">
                  <wp:posOffset>852706</wp:posOffset>
                </wp:positionH>
                <wp:positionV relativeFrom="paragraph">
                  <wp:posOffset>201974</wp:posOffset>
                </wp:positionV>
                <wp:extent cx="1655931" cy="1727791"/>
                <wp:effectExtent l="0" t="0" r="1905" b="6350"/>
                <wp:wrapNone/>
                <wp:docPr id="48" name="组合 1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5931" cy="1727791"/>
                          <a:chOff x="4929" y="953"/>
                          <a:chExt cx="16559" cy="17279"/>
                        </a:xfrm>
                      </wpg:grpSpPr>
                      <wpg:grpSp>
                        <wpg:cNvPr id="49" name="组合 73"/>
                        <wpg:cNvGrpSpPr>
                          <a:grpSpLocks/>
                        </wpg:cNvGrpSpPr>
                        <wpg:grpSpPr bwMode="auto">
                          <a:xfrm>
                            <a:off x="6028" y="4174"/>
                            <a:ext cx="11142" cy="11137"/>
                            <a:chOff x="3474" y="3650"/>
                            <a:chExt cx="5398" cy="4675"/>
                          </a:xfrm>
                        </wpg:grpSpPr>
                        <wpg:grpSp>
                          <wpg:cNvPr id="50" name="组合 1241"/>
                          <wpg:cNvGrpSpPr>
                            <a:grpSpLocks/>
                          </wpg:cNvGrpSpPr>
                          <wpg:grpSpPr bwMode="auto">
                            <a:xfrm>
                              <a:off x="3474" y="3650"/>
                              <a:ext cx="5334" cy="4675"/>
                              <a:chOff x="3474" y="3650"/>
                              <a:chExt cx="5334" cy="4674"/>
                            </a:xfrm>
                          </wpg:grpSpPr>
                          <wpg:grpSp>
                            <wpg:cNvPr id="52" name="组合 1243"/>
                            <wpg:cNvGrpSpPr>
                              <a:grpSpLocks/>
                            </wpg:cNvGrpSpPr>
                            <wpg:grpSpPr bwMode="auto">
                              <a:xfrm>
                                <a:off x="3474" y="3650"/>
                                <a:ext cx="5334" cy="4674"/>
                                <a:chOff x="3474" y="3649"/>
                                <a:chExt cx="5334" cy="4672"/>
                              </a:xfrm>
                            </wpg:grpSpPr>
                            <wpg:grpSp>
                              <wpg:cNvPr id="53" name="组合 1244"/>
                              <wpg:cNvGrpSpPr>
                                <a:grpSpLocks/>
                              </wpg:cNvGrpSpPr>
                              <wpg:grpSpPr bwMode="auto">
                                <a:xfrm>
                                  <a:off x="3474" y="3649"/>
                                  <a:ext cx="5334" cy="4672"/>
                                  <a:chOff x="3474" y="3648"/>
                                  <a:chExt cx="5334" cy="4670"/>
                                </a:xfrm>
                              </wpg:grpSpPr>
                              <wps:wsp>
                                <wps:cNvPr id="62" name="直接连接符 1245"/>
                                <wps:cNvCnPr/>
                                <wps:spPr bwMode="auto">
                                  <a:xfrm flipH="1" flipV="1">
                                    <a:off x="5554" y="4298"/>
                                    <a:ext cx="2873" cy="207"/>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g:cNvPr id="63" name="组合 1246"/>
                                <wpg:cNvGrpSpPr>
                                  <a:grpSpLocks/>
                                </wpg:cNvGrpSpPr>
                                <wpg:grpSpPr bwMode="auto">
                                  <a:xfrm>
                                    <a:off x="3474" y="3648"/>
                                    <a:ext cx="5334" cy="4670"/>
                                    <a:chOff x="3474" y="3647"/>
                                    <a:chExt cx="5334" cy="4668"/>
                                  </a:xfrm>
                                </wpg:grpSpPr>
                                <wps:wsp>
                                  <wps:cNvPr id="1152" name="椭圆 1247"/>
                                  <wps:cNvSpPr>
                                    <a:spLocks noChangeArrowheads="1"/>
                                  </wps:cNvSpPr>
                                  <wps:spPr bwMode="auto">
                                    <a:xfrm>
                                      <a:off x="3474" y="5457"/>
                                      <a:ext cx="762" cy="762"/>
                                    </a:xfrm>
                                    <a:prstGeom prst="ellipse">
                                      <a:avLst/>
                                    </a:prstGeom>
                                    <a:solidFill>
                                      <a:srgbClr val="4F81BD"/>
                                    </a:solidFill>
                                    <a:ln w="25400">
                                      <a:solidFill>
                                        <a:srgbClr val="243F60"/>
                                      </a:solidFill>
                                      <a:round/>
                                      <a:headEnd/>
                                      <a:tailEnd/>
                                    </a:ln>
                                  </wps:spPr>
                                  <wps:txbx>
                                    <w:txbxContent>
                                      <w:p w:rsidR="00231D64" w:rsidRDefault="00231D64" w:rsidP="007F5700"/>
                                    </w:txbxContent>
                                  </wps:txbx>
                                  <wps:bodyPr rot="0" vert="horz" wrap="square" lIns="91440" tIns="45720" rIns="91440" bIns="45720" anchor="ctr" anchorCtr="0" upright="1">
                                    <a:noAutofit/>
                                  </wps:bodyPr>
                                </wps:wsp>
                                <wps:wsp>
                                  <wps:cNvPr id="1153" name="椭圆 1248"/>
                                  <wps:cNvSpPr>
                                    <a:spLocks noChangeArrowheads="1"/>
                                  </wps:cNvSpPr>
                                  <wps:spPr bwMode="auto">
                                    <a:xfrm>
                                      <a:off x="4903" y="3647"/>
                                      <a:ext cx="762" cy="762"/>
                                    </a:xfrm>
                                    <a:prstGeom prst="ellipse">
                                      <a:avLst/>
                                    </a:prstGeom>
                                    <a:solidFill>
                                      <a:srgbClr val="4F81BD"/>
                                    </a:solidFill>
                                    <a:ln w="25400">
                                      <a:solidFill>
                                        <a:srgbClr val="243F60"/>
                                      </a:solidFill>
                                      <a:round/>
                                      <a:headEnd/>
                                      <a:tailEnd/>
                                    </a:ln>
                                  </wps:spPr>
                                  <wps:txbx>
                                    <w:txbxContent>
                                      <w:p w:rsidR="00231D64" w:rsidRDefault="00231D64" w:rsidP="007F5700"/>
                                    </w:txbxContent>
                                  </wps:txbx>
                                  <wps:bodyPr rot="0" vert="horz" wrap="square" lIns="91440" tIns="45720" rIns="91440" bIns="45720" anchor="ctr" anchorCtr="0" upright="1">
                                    <a:noAutofit/>
                                  </wps:bodyPr>
                                </wps:wsp>
                                <wps:wsp>
                                  <wps:cNvPr id="1155" name="椭圆 1250"/>
                                  <wps:cNvSpPr>
                                    <a:spLocks noChangeArrowheads="1"/>
                                  </wps:cNvSpPr>
                                  <wps:spPr bwMode="auto">
                                    <a:xfrm>
                                      <a:off x="8046" y="7553"/>
                                      <a:ext cx="762" cy="762"/>
                                    </a:xfrm>
                                    <a:prstGeom prst="ellipse">
                                      <a:avLst/>
                                    </a:prstGeom>
                                    <a:solidFill>
                                      <a:srgbClr val="4F81BD"/>
                                    </a:solidFill>
                                    <a:ln w="25400">
                                      <a:solidFill>
                                        <a:srgbClr val="243F60"/>
                                      </a:solidFill>
                                      <a:round/>
                                      <a:headEnd/>
                                      <a:tailEnd/>
                                    </a:ln>
                                  </wps:spPr>
                                  <wps:txbx>
                                    <w:txbxContent>
                                      <w:p w:rsidR="00231D64" w:rsidRDefault="00231D64" w:rsidP="007F5700"/>
                                    </w:txbxContent>
                                  </wps:txbx>
                                  <wps:bodyPr rot="0" vert="horz" wrap="square" lIns="91440" tIns="45720" rIns="91440" bIns="45720" anchor="ctr" anchorCtr="0" upright="1">
                                    <a:noAutofit/>
                                  </wps:bodyPr>
                                </wps:wsp>
                              </wpg:grpSp>
                            </wpg:grpSp>
                            <wps:wsp>
                              <wps:cNvPr id="1158" name="直接连接符 1253"/>
                              <wps:cNvCnPr/>
                              <wps:spPr bwMode="auto">
                                <a:xfrm flipH="1">
                                  <a:off x="3855" y="4298"/>
                                  <a:ext cx="1160" cy="1635"/>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s:wsp>
                            <wps:cNvPr id="1159" name="直接连接符 1254"/>
                            <wps:cNvCnPr/>
                            <wps:spPr bwMode="auto">
                              <a:xfrm>
                                <a:off x="5284" y="4426"/>
                                <a:ext cx="651" cy="2079"/>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s:wsp>
                            <wps:cNvPr id="1160" name="直接连接符 1255"/>
                            <wps:cNvCnPr/>
                            <wps:spPr bwMode="auto">
                              <a:xfrm>
                                <a:off x="5951" y="6505"/>
                                <a:ext cx="2095" cy="1333"/>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s:wsp>
                          <wps:cNvPr id="1161" name="椭圆 1256"/>
                          <wps:cNvSpPr>
                            <a:spLocks noChangeArrowheads="1"/>
                          </wps:cNvSpPr>
                          <wps:spPr bwMode="auto">
                            <a:xfrm>
                              <a:off x="5609" y="5900"/>
                              <a:ext cx="762" cy="762"/>
                            </a:xfrm>
                            <a:prstGeom prst="ellipse">
                              <a:avLst/>
                            </a:prstGeom>
                            <a:solidFill>
                              <a:srgbClr val="4F81BD"/>
                            </a:solidFill>
                            <a:ln w="25400">
                              <a:solidFill>
                                <a:srgbClr val="243F60"/>
                              </a:solidFill>
                              <a:round/>
                              <a:headEnd/>
                              <a:tailEnd/>
                            </a:ln>
                          </wps:spPr>
                          <wps:txbx>
                            <w:txbxContent>
                              <w:p w:rsidR="00231D64" w:rsidRDefault="00231D64" w:rsidP="007F5700"/>
                            </w:txbxContent>
                          </wps:txbx>
                          <wps:bodyPr rot="0" vert="horz" wrap="square" lIns="91440" tIns="45720" rIns="91440" bIns="45720" anchor="ctr" anchorCtr="0" upright="1">
                            <a:noAutofit/>
                          </wps:bodyPr>
                        </wps:wsp>
                        <wps:wsp>
                          <wps:cNvPr id="1162" name="椭圆 1257"/>
                          <wps:cNvSpPr>
                            <a:spLocks noChangeArrowheads="1"/>
                          </wps:cNvSpPr>
                          <wps:spPr bwMode="auto">
                            <a:xfrm>
                              <a:off x="8110" y="4028"/>
                              <a:ext cx="762" cy="762"/>
                            </a:xfrm>
                            <a:prstGeom prst="ellipse">
                              <a:avLst/>
                            </a:prstGeom>
                            <a:solidFill>
                              <a:srgbClr val="4F81BD"/>
                            </a:solidFill>
                            <a:ln w="25400">
                              <a:solidFill>
                                <a:srgbClr val="243F60"/>
                              </a:solidFill>
                              <a:round/>
                              <a:headEnd/>
                              <a:tailEnd/>
                            </a:ln>
                          </wps:spPr>
                          <wps:txbx>
                            <w:txbxContent>
                              <w:p w:rsidR="00231D64" w:rsidRDefault="00231D64" w:rsidP="007F5700"/>
                            </w:txbxContent>
                          </wps:txbx>
                          <wps:bodyPr rot="0" vert="horz" wrap="square" lIns="91440" tIns="45720" rIns="91440" bIns="45720" anchor="ctr" anchorCtr="0" upright="1">
                            <a:noAutofit/>
                          </wps:bodyPr>
                        </wps:wsp>
                      </wpg:grpSp>
                      <wps:wsp>
                        <wps:cNvPr id="1165" name="TextBox 96"/>
                        <wps:cNvSpPr txBox="1">
                          <a:spLocks noChangeArrowheads="1"/>
                        </wps:cNvSpPr>
                        <wps:spPr bwMode="auto">
                          <a:xfrm>
                            <a:off x="4929" y="4610"/>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del w:id="528" w:author="User" w:date="2016-10-24T16:56:00Z">
                                <w:r w:rsidRPr="00B55987" w:rsidDel="003E6184">
                                  <w:rPr>
                                    <w:rFonts w:ascii="Calibri" w:hAnsi="Calibri" w:cs="Calibri"/>
                                    <w:color w:val="000000"/>
                                    <w:kern w:val="24"/>
                                    <w:sz w:val="36"/>
                                    <w:szCs w:val="36"/>
                                  </w:rPr>
                                  <w:delText>3</w:delText>
                                </w:r>
                              </w:del>
                              <w:ins w:id="529" w:author="User" w:date="2016-10-24T16:56:00Z">
                                <w:r>
                                  <w:rPr>
                                    <w:rFonts w:ascii="Calibri" w:hAnsi="Calibri" w:cs="Calibri" w:hint="eastAsia"/>
                                    <w:color w:val="000000"/>
                                    <w:kern w:val="24"/>
                                    <w:sz w:val="36"/>
                                    <w:szCs w:val="36"/>
                                  </w:rPr>
                                  <w:t>1</w:t>
                                </w:r>
                              </w:ins>
                            </w:p>
                          </w:txbxContent>
                        </wps:txbx>
                        <wps:bodyPr rot="0" vert="horz" wrap="square" lIns="91440" tIns="45720" rIns="91440" bIns="45720" anchor="t" anchorCtr="0" upright="1">
                          <a:spAutoFit/>
                        </wps:bodyPr>
                      </wps:wsp>
                      <wps:wsp>
                        <wps:cNvPr id="1166" name="TextBox 97"/>
                        <wps:cNvSpPr txBox="1">
                          <a:spLocks noChangeArrowheads="1"/>
                        </wps:cNvSpPr>
                        <wps:spPr bwMode="auto">
                          <a:xfrm>
                            <a:off x="8506" y="953"/>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del w:id="530" w:author="User" w:date="2016-10-24T16:56:00Z">
                                <w:r w:rsidRPr="00B55987" w:rsidDel="003E6184">
                                  <w:rPr>
                                    <w:rFonts w:ascii="Calibri" w:hAnsi="Calibri" w:cs="Calibri"/>
                                    <w:color w:val="000000"/>
                                    <w:kern w:val="24"/>
                                    <w:sz w:val="36"/>
                                    <w:szCs w:val="36"/>
                                  </w:rPr>
                                  <w:delText>4</w:delText>
                                </w:r>
                              </w:del>
                              <w:ins w:id="531" w:author="User" w:date="2016-10-24T16:56:00Z">
                                <w:r>
                                  <w:rPr>
                                    <w:rFonts w:ascii="Calibri" w:hAnsi="Calibri" w:cs="Calibri" w:hint="eastAsia"/>
                                    <w:color w:val="000000"/>
                                    <w:kern w:val="24"/>
                                    <w:sz w:val="36"/>
                                    <w:szCs w:val="36"/>
                                  </w:rPr>
                                  <w:t>2</w:t>
                                </w:r>
                              </w:ins>
                            </w:p>
                          </w:txbxContent>
                        </wps:txbx>
                        <wps:bodyPr rot="0" vert="horz" wrap="square" lIns="91440" tIns="45720" rIns="91440" bIns="45720" anchor="t" anchorCtr="0" upright="1">
                          <a:spAutoFit/>
                        </wps:bodyPr>
                      </wps:wsp>
                      <wps:wsp>
                        <wps:cNvPr id="1167" name="TextBox 98"/>
                        <wps:cNvSpPr txBox="1">
                          <a:spLocks noChangeArrowheads="1"/>
                        </wps:cNvSpPr>
                        <wps:spPr bwMode="auto">
                          <a:xfrm>
                            <a:off x="8506" y="11129"/>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 xml:space="preserve">  </w:t>
                              </w:r>
                              <w:del w:id="532" w:author="User" w:date="2016-10-24T16:56:00Z">
                                <w:r w:rsidRPr="00B55987" w:rsidDel="003E6184">
                                  <w:rPr>
                                    <w:rFonts w:ascii="Calibri" w:hAnsi="Calibri" w:cs="Calibri"/>
                                    <w:color w:val="000000"/>
                                    <w:kern w:val="24"/>
                                    <w:sz w:val="36"/>
                                    <w:szCs w:val="36"/>
                                  </w:rPr>
                                  <w:delText>5</w:delText>
                                </w:r>
                              </w:del>
                              <w:ins w:id="533" w:author="User" w:date="2016-10-24T16:56:00Z">
                                <w:r>
                                  <w:rPr>
                                    <w:rFonts w:ascii="Calibri" w:hAnsi="Calibri" w:cs="Calibri" w:hint="eastAsia"/>
                                    <w:color w:val="000000"/>
                                    <w:kern w:val="24"/>
                                    <w:sz w:val="36"/>
                                    <w:szCs w:val="36"/>
                                  </w:rPr>
                                  <w:t>4</w:t>
                                </w:r>
                              </w:ins>
                            </w:p>
                          </w:txbxContent>
                        </wps:txbx>
                        <wps:bodyPr rot="0" vert="horz" wrap="square" lIns="91440" tIns="45720" rIns="91440" bIns="45720" anchor="t" anchorCtr="0" upright="1">
                          <a:spAutoFit/>
                        </wps:bodyPr>
                      </wps:wsp>
                      <wps:wsp>
                        <wps:cNvPr id="1168" name="Text Box 148"/>
                        <wps:cNvSpPr txBox="1">
                          <a:spLocks noChangeArrowheads="1"/>
                        </wps:cNvSpPr>
                        <wps:spPr bwMode="auto">
                          <a:xfrm>
                            <a:off x="15741" y="3497"/>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 xml:space="preserve">  </w:t>
                              </w:r>
                              <w:del w:id="534" w:author="User" w:date="2016-10-24T16:56:00Z">
                                <w:r w:rsidRPr="00B55987" w:rsidDel="003E6184">
                                  <w:rPr>
                                    <w:rFonts w:ascii="Calibri" w:hAnsi="Calibri" w:cs="Calibri"/>
                                    <w:color w:val="000000"/>
                                    <w:kern w:val="24"/>
                                    <w:sz w:val="36"/>
                                    <w:szCs w:val="36"/>
                                  </w:rPr>
                                  <w:delText>6</w:delText>
                                </w:r>
                              </w:del>
                              <w:ins w:id="535" w:author="User" w:date="2016-10-24T16:56:00Z">
                                <w:r>
                                  <w:rPr>
                                    <w:rFonts w:ascii="Calibri" w:hAnsi="Calibri" w:cs="Calibri" w:hint="eastAsia"/>
                                    <w:color w:val="000000"/>
                                    <w:kern w:val="24"/>
                                    <w:sz w:val="36"/>
                                    <w:szCs w:val="36"/>
                                  </w:rPr>
                                  <w:t>3</w:t>
                                </w:r>
                              </w:ins>
                            </w:p>
                          </w:txbxContent>
                        </wps:txbx>
                        <wps:bodyPr rot="0" vert="horz" wrap="square" lIns="91440" tIns="45720" rIns="91440" bIns="45720" anchor="t" anchorCtr="0" upright="1">
                          <a:spAutoFit/>
                        </wps:bodyPr>
                      </wps:wsp>
                      <wps:wsp>
                        <wps:cNvPr id="1169" name="TextBox 100"/>
                        <wps:cNvSpPr txBox="1">
                          <a:spLocks noChangeArrowheads="1"/>
                        </wps:cNvSpPr>
                        <wps:spPr bwMode="auto">
                          <a:xfrm>
                            <a:off x="15741" y="13355"/>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 xml:space="preserve">  </w:t>
                              </w:r>
                              <w:del w:id="536" w:author="User" w:date="2016-10-24T16:56:00Z">
                                <w:r w:rsidRPr="00B55987" w:rsidDel="003E6184">
                                  <w:rPr>
                                    <w:rFonts w:ascii="Calibri" w:hAnsi="Calibri" w:cs="Calibri"/>
                                    <w:color w:val="000000"/>
                                    <w:kern w:val="24"/>
                                    <w:sz w:val="36"/>
                                    <w:szCs w:val="36"/>
                                  </w:rPr>
                                  <w:delText>7</w:delText>
                                </w:r>
                              </w:del>
                              <w:ins w:id="537" w:author="User" w:date="2016-10-24T16:56:00Z">
                                <w:r>
                                  <w:rPr>
                                    <w:rFonts w:ascii="Calibri" w:hAnsi="Calibri" w:cs="Calibri" w:hint="eastAsia"/>
                                    <w:color w:val="000000"/>
                                    <w:kern w:val="24"/>
                                    <w:sz w:val="36"/>
                                    <w:szCs w:val="36"/>
                                  </w:rPr>
                                  <w:t>5</w:t>
                                </w:r>
                              </w:ins>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1258" o:spid="_x0000_s1153" style="position:absolute;left:0;text-align:left;margin-left:67.15pt;margin-top:15.9pt;width:130.4pt;height:136.05pt;z-index:251652608" coordorigin="4929,953" coordsize="16559,1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">
                <v:group id="组合 73" o:spid="_x0000_s1154" style="position:absolute;left:6028;top:4174;width:11142;height:11137" coordorigin="3474,3650" coordsize="5398,4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组合 1241" o:spid="_x0000_s1155" style="position:absolute;left:3474;top:3650;width:5334;height:4675" coordorigin="3474,3650" coordsize="5334,4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组合 1243" o:spid="_x0000_s1156" style="position:absolute;left:3474;top:3650;width:5334;height:4674" coordorigin="3474,3649" coordsize="533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组合 1244" o:spid="_x0000_s1157" style="position:absolute;left:3474;top:3649;width:5334;height:4672" coordorigin="3474,3648" coordsize="5334,4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line id="直接连接符 1245" o:spid="_x0000_s1158" style="position:absolute;flip:x y;visibility:visible;mso-wrap-style:square" from="5554,4298" to="8427,4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n3MMAAADbAAAADwAAAGRycy9kb3ducmV2LnhtbESPQWsCMRSE7wX/Q3iCN82qKO3WKK1W&#10;Kniq1fvr5rlZ3LwsSepu++sbQehxmJlvmMWqs7W4kg+VYwXjUQaCuHC64lLB8XM7fAQRIrLG2jEp&#10;+KEAq2XvYYG5di1/0PUQS5EgHHJUYGJscilDYchiGLmGOHln5y3GJH0ptcc2wW0tJ1k2lxYrTgsG&#10;G1obKi6Hb6tg9v41jXTavD1NXze8P/+i8S0qNeh3L88gInXxP3xv77SC+QRu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p9zDAAAA2wAAAA8AAAAAAAAAAAAA&#10;AAAAoQIAAGRycy9kb3ducmV2LnhtbFBLBQYAAAAABAAEAPkAAACRAwAAAAA=&#10;" strokecolor="#4579b8" strokeweight="1.5pt"/>
                        <v:group id="组合 1246" o:spid="_x0000_s1159" style="position:absolute;left:3474;top:3648;width:5334;height:4670" coordorigin="3474,3647" coordsize="5334,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oval id="椭圆 1247" o:spid="_x0000_s1160" style="position:absolute;left:3474;top:545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s6mcMA&#10;AADdAAAADwAAAGRycy9kb3ducmV2LnhtbERP3WrCMBS+H+wdwhnsbqY6HF01yhCVXQn+PMBZc2zK&#10;mpOSxNr69GYg7O58fL9nvuxtIzryoXasYDzKQBCXTtdcKTgdN285iBCRNTaOScFAAZaL56c5Ftpd&#10;eU/dIVYihXAoUIGJsS2kDKUhi2HkWuLEnZ23GBP0ldQeryncNnKSZR/SYs2pwWBLK0Pl7+FiFdzW&#10;w3S1+3nnT9/lZsg32+2+sUq9vvRfMxCR+vgvfri/dZo/nk7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s6mcMAAADdAAAADwAAAAAAAAAAAAAAAACYAgAAZHJzL2Rv&#10;d25yZXYueG1sUEsFBgAAAAAEAAQA9QAAAIgDAAAAAA==&#10;" fillcolor="#4f81bd" strokecolor="#243f60" strokeweight="2pt">
                            <v:textbox>
                              <w:txbxContent>
                                <w:p w:rsidR="008F6355" w:rsidRDefault="008F6355" w:rsidP="007F5700"/>
                              </w:txbxContent>
                            </v:textbox>
                          </v:oval>
                          <v:oval id="椭圆 1248" o:spid="_x0000_s1161" style="position:absolute;left:4903;top:364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fAsMA&#10;AADdAAAADwAAAGRycy9kb3ducmV2LnhtbERP3WrCMBS+H+wdwhnsbqYqjq4aZciUXQn+PMBZc2zK&#10;mpOSxNr69GYg7O58fL9nseptIzryoXasYDzKQBCXTtdcKTgdN285iBCRNTaOScFAAVbL56cFFtpd&#10;eU/dIVYihXAoUIGJsS2kDKUhi2HkWuLEnZ23GBP0ldQeryncNnKSZe/SYs2pwWBLa0Pl7+FiFdy+&#10;htl69zPlD9/lZsg32+2+sUq9vvSfcxCR+vgvfri/dZo/nk3h75t0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efAsMAAADdAAAADwAAAAAAAAAAAAAAAACYAgAAZHJzL2Rv&#10;d25yZXYueG1sUEsFBgAAAAAEAAQA9QAAAIgDAAAAAA==&#10;" fillcolor="#4f81bd" strokecolor="#243f60" strokeweight="2pt">
                            <v:textbox>
                              <w:txbxContent>
                                <w:p w:rsidR="008F6355" w:rsidRDefault="008F6355" w:rsidP="007F5700"/>
                              </w:txbxContent>
                            </v:textbox>
                          </v:oval>
                          <v:oval id="椭圆 1250" o:spid="_x0000_s1162" style="position:absolute;left:8046;top:755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i7cMA&#10;AADdAAAADwAAAGRycy9kb3ducmV2LnhtbERP3WrCMBS+F/YO4Qx2p6kbla4zypApXgnqHuCsOWvK&#10;mpOSZLXd0y+C4N35+H7Pcj3YVvTkQ+NYwXyWgSCunG64VvB53k4LECEia2wdk4KRAqxXD5Mlltpd&#10;+Ej9KdYihXAoUYGJsSulDJUhi2HmOuLEfTtvMSboa6k9XlK4beVzli2kxYZTg8GONoaqn9OvVfD3&#10;Meabw9cLv/q+MGOx3e2OrVXq6XF4fwMRaYh38c2912n+PM/h+k06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Ki7cMAAADdAAAADwAAAAAAAAAAAAAAAACYAgAAZHJzL2Rv&#10;d25yZXYueG1sUEsFBgAAAAAEAAQA9QAAAIgDAAAAAA==&#10;" fillcolor="#4f81bd" strokecolor="#243f60" strokeweight="2pt">
                            <v:textbox>
                              <w:txbxContent>
                                <w:p w:rsidR="008F6355" w:rsidRDefault="008F6355" w:rsidP="007F5700"/>
                              </w:txbxContent>
                            </v:textbox>
                          </v:oval>
                        </v:group>
                      </v:group>
                      <v:line id="直接连接符 1253" o:spid="_x0000_s1163" style="position:absolute;flip:x;visibility:visible;mso-wrap-style:square" from="3855,4298" to="5015,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JBBcYAAADdAAAADwAAAGRycy9kb3ducmV2LnhtbESPQWsCMRCF74X+hzBCbzVrwVa2RhGl&#10;IIUWuup9uhk3wc1k2aS67a/vHARvM7w3730zXw6hVWfqk49sYDIuQBHX0XpuDOx3b48zUCkjW2wj&#10;k4FfSrBc3N/NsbTxwl90rnKjJIRTiQZczl2pdaodBUzj2BGLdox9wCxr32jb40XCQ6ufiuJZB/Qs&#10;DQ47WjuqT9VPMJC+D/59Pd34P+eqz+2L3ew/DjtjHkbD6hVUpiHfzNfrrRX8yVRw5RsZQ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yQQXGAAAA3QAAAA8AAAAAAAAA&#10;AAAAAAAAoQIAAGRycy9kb3ducmV2LnhtbFBLBQYAAAAABAAEAPkAAACUAwAAAAA=&#10;" strokecolor="#4579b8" strokeweight="1.5pt"/>
                    </v:group>
                    <v:line id="直接连接符 1254" o:spid="_x0000_s1164" style="position:absolute;visibility:visible;mso-wrap-style:square" from="5284,4426" to="5935,6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SIsIAAADdAAAADwAAAGRycy9kb3ducmV2LnhtbERPS2vCQBC+F/wPywje6kbB0kRXEUVs&#10;8dKq4HXMjkk0Oxuym0f/vVso9DYf33MWq96UoqXaFZYVTMYRCOLU6oIzBefT7vUdhPPIGkvLpOCH&#10;HKyWg5cFJtp2/E3t0WcihLBLUEHufZVI6dKcDLqxrYgDd7O1QR9gnUldYxfCTSmnUfQmDRYcGnKs&#10;aJNT+jg2RsF2v3XGRvGdPr+uum/StT5cMqVGw349B+Gp9//iP/eHDvMnsxh+vw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eSIsIAAADdAAAADwAAAAAAAAAAAAAA&#10;AAChAgAAZHJzL2Rvd25yZXYueG1sUEsFBgAAAAAEAAQA+QAAAJADAAAAAA==&#10;" strokecolor="#4579b8" strokeweight="1.5pt"/>
                    <v:line id="直接连接符 1255" o:spid="_x0000_s1165" style="position:absolute;visibility:visible;mso-wrap-style:square" from="5951,6505" to="8046,7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xAsQAAADdAAAADwAAAGRycy9kb3ducmV2LnhtbESPQYvCQAyF7wv+hyGCt3XqHsStjiKK&#10;rOLFdRe8xk5sq51M6Yxa/705CN4S3st7Xyaz1lXqRk0oPRsY9BNQxJm3JecG/v9WnyNQISJbrDyT&#10;gQcFmE07HxNMrb/zL932MVcSwiFFA0WMdap1yApyGPq+Jhbt5BuHUdYm17bBu4S7Sn8lyVA7LFka&#10;CqxpUVB22V+dgeXPMjiffJ9pszva9prN7faQG9PrtvMxqEhtfJtf12sr+IOh8Ms3MoKe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fECxAAAAN0AAAAPAAAAAAAAAAAA&#10;AAAAAKECAABkcnMvZG93bnJldi54bWxQSwUGAAAAAAQABAD5AAAAkgMAAAAA&#10;" strokecolor="#4579b8" strokeweight="1.5pt"/>
                  </v:group>
                  <v:oval id="椭圆 1256" o:spid="_x0000_s1166" style="position:absolute;left:5609;top:59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uU8MA&#10;AADdAAAADwAAAGRycy9kb3ducmV2LnhtbERP3WrCMBS+F/YO4Qx2p2k3lK4zypApXg3UPcBZc2yK&#10;zUlJstru6ZeB4N35+H7Pcj3YVvTkQ+NYQT7LQBBXTjdcK/g6bacFiBCRNbaOScFIAdarh8kSS+2u&#10;fKD+GGuRQjiUqMDE2JVShsqQxTBzHXHizs5bjAn6WmqP1xRuW/mcZQtpseHUYLCjjaHqcvyxCn4/&#10;xvnm8/uFX31fmLHY7naH1ir19Di8v4GINMS7+Obe6zQ/X+Tw/00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VuU8MAAADdAAAADwAAAAAAAAAAAAAAAACYAgAAZHJzL2Rv&#10;d25yZXYueG1sUEsFBgAAAAAEAAQA9QAAAIgDAAAAAA==&#10;" fillcolor="#4f81bd" strokecolor="#243f60" strokeweight="2pt">
                    <v:textbox>
                      <w:txbxContent>
                        <w:p w:rsidR="008F6355" w:rsidRDefault="008F6355" w:rsidP="007F5700"/>
                      </w:txbxContent>
                    </v:textbox>
                  </v:oval>
                  <v:oval id="椭圆 1257" o:spid="_x0000_s1167" style="position:absolute;left:8110;top:40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wJMMA&#10;AADdAAAADwAAAGRycy9kb3ducmV2LnhtbERP3WrCMBS+H+wdwhnsbqY6JrUaZciUXQn+PMCxOTZl&#10;zUlJstru6RdB8O58fL9nseptIzryoXasYDzKQBCXTtdcKTgdN285iBCRNTaOScFAAVbL56cFFtpd&#10;eU/dIVYihXAoUIGJsS2kDKUhi2HkWuLEXZy3GBP0ldQeryncNnKSZVNpsebUYLCltaHy5/BrFfx9&#10;DR/r3fmdZ77LzZBvttt9Y5V6fek/5yAi9fEhvru/dZo/nk7g9k0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fwJMMAAADdAAAADwAAAAAAAAAAAAAAAACYAgAAZHJzL2Rv&#10;d25yZXYueG1sUEsFBgAAAAAEAAQA9QAAAIgDAAAAAA==&#10;" fillcolor="#4f81bd" strokecolor="#243f60" strokeweight="2pt">
                    <v:textbox>
                      <w:txbxContent>
                        <w:p w:rsidR="008F6355" w:rsidRDefault="008F6355" w:rsidP="007F5700"/>
                      </w:txbxContent>
                    </v:textbox>
                  </v:oval>
                </v:group>
                <v:shape id="TextBox 96" o:spid="_x0000_s1168" type="#_x0000_t202" style="position:absolute;left:4929;top:4610;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08MMEA&#10;AADdAAAADwAAAGRycy9kb3ducmV2LnhtbERPTWvDMAy9D/YfjAa7rU4GLSWrE0q3QQ+9rE3vItbi&#10;0FgOsdak/74eDHbT431qU82+V1caYxfYQL7IQBE3wXbcGqhPny9rUFGQLfaBycCNIlTl48MGCxsm&#10;/qLrUVqVQjgWaMCJDIXWsXHkMS7CQJy47zB6lATHVtsRpxTue/2aZSvtsePU4HCgnaPmcvzxBkTs&#10;Nr/VHz7uz/PhfXJZs8TamOenefsGSmiWf/Gfe2/T/Hy1hN9v0gm6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PDDBAAAA3QAAAA8AAAAAAAAAAAAAAAAAmAIAAGRycy9kb3du&#10;cmV2LnhtbFBLBQYAAAAABAAEAPUAAACGAwAAAAA=&#10;" filled="f" stroked="f">
                  <v:textbox style="mso-fit-shape-to-text:t">
                    <w:txbxContent>
                      <w:p w:rsidR="008F6355" w:rsidRDefault="008F6355" w:rsidP="007F5700">
                        <w:pPr>
                          <w:pStyle w:val="af1"/>
                          <w:spacing w:before="0" w:beforeAutospacing="0" w:after="0" w:afterAutospacing="0"/>
                        </w:pPr>
                        <w:del w:id="509" w:author="User" w:date="2016-10-24T16:56:00Z">
                          <w:r w:rsidRPr="00B55987" w:rsidDel="003E6184">
                            <w:rPr>
                              <w:rFonts w:ascii="Calibri" w:hAnsi="Calibri" w:cs="Calibri"/>
                              <w:color w:val="000000"/>
                              <w:kern w:val="24"/>
                              <w:sz w:val="36"/>
                              <w:szCs w:val="36"/>
                            </w:rPr>
                            <w:delText>3</w:delText>
                          </w:r>
                        </w:del>
                        <w:ins w:id="510" w:author="User" w:date="2016-10-24T16:56:00Z">
                          <w:r w:rsidR="003E6184">
                            <w:rPr>
                              <w:rFonts w:ascii="Calibri" w:hAnsi="Calibri" w:cs="Calibri" w:hint="eastAsia"/>
                              <w:color w:val="000000"/>
                              <w:kern w:val="24"/>
                              <w:sz w:val="36"/>
                              <w:szCs w:val="36"/>
                            </w:rPr>
                            <w:t>1</w:t>
                          </w:r>
                        </w:ins>
                      </w:p>
                    </w:txbxContent>
                  </v:textbox>
                </v:shape>
                <v:shape id="TextBox 97" o:spid="_x0000_s1169" type="#_x0000_t202" style="position:absolute;left:8506;top:953;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R8EA&#10;AADdAAAADwAAAGRycy9kb3ducmV2LnhtbERPTWvDMAy9D/YfjAq7LU4GCyWrW0rXQQ+7tM3uItbi&#10;sFgOsdqk/34eDHrT431qtZl9r640xi6wgSLLQRE3wXbcGqjPH89LUFGQLfaBycCNImzWjw8rrGyY&#10;+EjXk7QqhXCs0IATGSqtY+PIY8zCQJy47zB6lATHVtsRpxTue/2S56X22HFqcDjQzlHzc7p4AyJ2&#10;W9zqvY+Hr/nzfXJ584q1MU+LefsGSmiWu/jffbBpflGW8PdNOkG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PokfBAAAA3QAAAA8AAAAAAAAAAAAAAAAAmAIAAGRycy9kb3du&#10;cmV2LnhtbFBLBQYAAAAABAAEAPUAAACGAwAAAAA=&#10;" filled="f" stroked="f">
                  <v:textbox style="mso-fit-shape-to-text:t">
                    <w:txbxContent>
                      <w:p w:rsidR="008F6355" w:rsidRDefault="008F6355" w:rsidP="007F5700">
                        <w:pPr>
                          <w:pStyle w:val="af1"/>
                          <w:spacing w:before="0" w:beforeAutospacing="0" w:after="0" w:afterAutospacing="0"/>
                        </w:pPr>
                        <w:del w:id="511" w:author="User" w:date="2016-10-24T16:56:00Z">
                          <w:r w:rsidRPr="00B55987" w:rsidDel="003E6184">
                            <w:rPr>
                              <w:rFonts w:ascii="Calibri" w:hAnsi="Calibri" w:cs="Calibri"/>
                              <w:color w:val="000000"/>
                              <w:kern w:val="24"/>
                              <w:sz w:val="36"/>
                              <w:szCs w:val="36"/>
                            </w:rPr>
                            <w:delText>4</w:delText>
                          </w:r>
                        </w:del>
                        <w:ins w:id="512" w:author="User" w:date="2016-10-24T16:56:00Z">
                          <w:r w:rsidR="003E6184">
                            <w:rPr>
                              <w:rFonts w:ascii="Calibri" w:hAnsi="Calibri" w:cs="Calibri" w:hint="eastAsia"/>
                              <w:color w:val="000000"/>
                              <w:kern w:val="24"/>
                              <w:sz w:val="36"/>
                              <w:szCs w:val="36"/>
                            </w:rPr>
                            <w:t>2</w:t>
                          </w:r>
                        </w:ins>
                      </w:p>
                    </w:txbxContent>
                  </v:textbox>
                </v:shape>
                <v:shape id="TextBox 98" o:spid="_x0000_s1170" type="#_x0000_t202" style="position:absolute;left:8506;top:11129;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H3MEA&#10;AADdAAAADwAAAGRycy9kb3ducmV2LnhtbERPS2vCQBC+F/oflhG81U0K1RJdRfoAD17U9D5kx2ww&#10;OxuyUxP/vSsUepuP7zmrzehbdaU+NoEN5LMMFHEVbMO1gfL0/fIOKgqyxTYwGbhRhM36+WmFhQ0D&#10;H+h6lFqlEI4FGnAiXaF1rBx5jLPQESfuHHqPkmBfa9vjkMJ9q1+zbK49NpwaHHb04ai6HH+9ARG7&#10;zW/ll4+7n3H/ObisesPSmOlk3C5BCY3yL/5z72yan88X8Pgmna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DB9zBAAAA3QAAAA8AAAAAAAAAAAAAAAAAmAIAAGRycy9kb3du&#10;cmV2LnhtbFBLBQYAAAAABAAEAPUAAACGAw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 xml:space="preserve">  </w:t>
                        </w:r>
                        <w:del w:id="513" w:author="User" w:date="2016-10-24T16:56:00Z">
                          <w:r w:rsidRPr="00B55987" w:rsidDel="003E6184">
                            <w:rPr>
                              <w:rFonts w:ascii="Calibri" w:hAnsi="Calibri" w:cs="Calibri"/>
                              <w:color w:val="000000"/>
                              <w:kern w:val="24"/>
                              <w:sz w:val="36"/>
                              <w:szCs w:val="36"/>
                            </w:rPr>
                            <w:delText>5</w:delText>
                          </w:r>
                        </w:del>
                        <w:ins w:id="514" w:author="User" w:date="2016-10-24T16:56:00Z">
                          <w:r w:rsidR="003E6184">
                            <w:rPr>
                              <w:rFonts w:ascii="Calibri" w:hAnsi="Calibri" w:cs="Calibri" w:hint="eastAsia"/>
                              <w:color w:val="000000"/>
                              <w:kern w:val="24"/>
                              <w:sz w:val="36"/>
                              <w:szCs w:val="36"/>
                            </w:rPr>
                            <w:t>4</w:t>
                          </w:r>
                        </w:ins>
                      </w:p>
                    </w:txbxContent>
                  </v:textbox>
                </v:shape>
                <v:shape id="Text Box 148" o:spid="_x0000_s1171" type="#_x0000_t202" style="position:absolute;left:15741;top:3497;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TrsMA&#10;AADdAAAADwAAAGRycy9kb3ducmV2LnhtbESPQWvDMAyF74P+B6PCbquTwcrI6paybtDDLuvSu4i1&#10;OCyWQ6w26b+fDoPdJN7Te582uzn25kpj7hI7KFcFGOIm+Y5bB/XX+8MzmCzIHvvE5OBGGXbbxd0G&#10;K58m/qTrSVqjIZwrdBBEhsra3ASKmFdpIFbtO40RRdextX7EScNjbx+LYm0jdqwNAQd6DdT8nC7R&#10;gYjfl7f6Lebjef44TKFonrB27n4571/ACM3yb/67PnrFL9eKq9/oCHb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yTrsMAAADdAAAADwAAAAAAAAAAAAAAAACYAgAAZHJzL2Rv&#10;d25yZXYueG1sUEsFBgAAAAAEAAQA9QAAAIgDA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 xml:space="preserve">  </w:t>
                        </w:r>
                        <w:del w:id="515" w:author="User" w:date="2016-10-24T16:56:00Z">
                          <w:r w:rsidRPr="00B55987" w:rsidDel="003E6184">
                            <w:rPr>
                              <w:rFonts w:ascii="Calibri" w:hAnsi="Calibri" w:cs="Calibri"/>
                              <w:color w:val="000000"/>
                              <w:kern w:val="24"/>
                              <w:sz w:val="36"/>
                              <w:szCs w:val="36"/>
                            </w:rPr>
                            <w:delText>6</w:delText>
                          </w:r>
                        </w:del>
                        <w:ins w:id="516" w:author="User" w:date="2016-10-24T16:56:00Z">
                          <w:r w:rsidR="003E6184">
                            <w:rPr>
                              <w:rFonts w:ascii="Calibri" w:hAnsi="Calibri" w:cs="Calibri" w:hint="eastAsia"/>
                              <w:color w:val="000000"/>
                              <w:kern w:val="24"/>
                              <w:sz w:val="36"/>
                              <w:szCs w:val="36"/>
                            </w:rPr>
                            <w:t>3</w:t>
                          </w:r>
                        </w:ins>
                      </w:p>
                    </w:txbxContent>
                  </v:textbox>
                </v:shape>
                <v:shape id="TextBox 100" o:spid="_x0000_s1172" type="#_x0000_t202" style="position:absolute;left:15741;top:13355;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2NcEA&#10;AADdAAAADwAAAGRycy9kb3ducmV2LnhtbERPS2vCQBC+F/oflhG81U0KFRtdRfoAD17U9D5kx2ww&#10;OxuyUxP/vSsUepuP7zmrzehbdaU+NoEN5LMMFHEVbMO1gfL0/bIAFQXZYhuYDNwowmb9/LTCwoaB&#10;D3Q9Sq1SCMcCDTiRrtA6Vo48xlnoiBN3Dr1HSbCvte1xSOG+1a9ZNtceG04NDjv6cFRdjr/egIjd&#10;5rfyy8fdz7j/HFxWvWFpzHQybpeghEb5F/+5dzbNz+fv8Pgmna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QNjXBAAAA3QAAAA8AAAAAAAAAAAAAAAAAmAIAAGRycy9kb3du&#10;cmV2LnhtbFBLBQYAAAAABAAEAPUAAACGAw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 xml:space="preserve">  </w:t>
                        </w:r>
                        <w:del w:id="517" w:author="User" w:date="2016-10-24T16:56:00Z">
                          <w:r w:rsidRPr="00B55987" w:rsidDel="003E6184">
                            <w:rPr>
                              <w:rFonts w:ascii="Calibri" w:hAnsi="Calibri" w:cs="Calibri"/>
                              <w:color w:val="000000"/>
                              <w:kern w:val="24"/>
                              <w:sz w:val="36"/>
                              <w:szCs w:val="36"/>
                            </w:rPr>
                            <w:delText>7</w:delText>
                          </w:r>
                        </w:del>
                        <w:ins w:id="518" w:author="User" w:date="2016-10-24T16:56:00Z">
                          <w:r w:rsidR="003E6184">
                            <w:rPr>
                              <w:rFonts w:ascii="Calibri" w:hAnsi="Calibri" w:cs="Calibri" w:hint="eastAsia"/>
                              <w:color w:val="000000"/>
                              <w:kern w:val="24"/>
                              <w:sz w:val="36"/>
                              <w:szCs w:val="36"/>
                            </w:rPr>
                            <w:t>5</w:t>
                          </w:r>
                        </w:ins>
                      </w:p>
                    </w:txbxContent>
                  </v:textbox>
                </v:shape>
              </v:group>
            </w:pict>
          </mc:Fallback>
        </mc:AlternateContent>
      </w:r>
    </w:p>
    <w:p w:rsidR="00E25226" w:rsidRPr="00414770" w:rsidRDefault="00693F27">
      <w:pPr>
        <w:spacing w:line="300" w:lineRule="auto"/>
        <w:ind w:firstLine="480"/>
        <w:rPr>
          <w:rFonts w:ascii="Times New Roman" w:eastAsiaTheme="minorEastAsia" w:hAnsi="Times New Roman" w:cs="Times New Roman"/>
          <w:sz w:val="24"/>
          <w:szCs w:val="24"/>
          <w:highlight w:val="yellow"/>
          <w:rPrChange w:id="538" w:author="User" w:date="2016-10-24T17:38:00Z">
            <w:rPr>
              <w:rFonts w:ascii="Times New Roman" w:eastAsiaTheme="minorEastAsia" w:hAnsi="Times New Roman" w:cs="Times New Roman"/>
              <w:sz w:val="24"/>
              <w:szCs w:val="24"/>
            </w:rPr>
          </w:rPrChange>
        </w:rPr>
      </w:pPr>
      <w:r w:rsidRPr="00414770">
        <w:rPr>
          <w:rFonts w:ascii="Times New Roman" w:eastAsiaTheme="minorEastAsia" w:hAnsi="Times New Roman" w:cs="Times New Roman"/>
          <w:noProof/>
          <w:highlight w:val="yellow"/>
          <w:rPrChange w:id="539" w:author="Unknown">
            <w:rPr>
              <w:rFonts w:ascii="Times New Roman" w:eastAsiaTheme="minorEastAsia" w:hAnsi="Times New Roman" w:cs="Times New Roman"/>
              <w:noProof/>
            </w:rPr>
          </w:rPrChange>
        </w:rPr>
        <mc:AlternateContent>
          <mc:Choice Requires="wpg">
            <w:drawing>
              <wp:anchor distT="0" distB="0" distL="114300" distR="114300" simplePos="0" relativeHeight="251653632" behindDoc="0" locked="0" layoutInCell="1" allowOverlap="1" wp14:anchorId="0302C607" wp14:editId="1C73A721">
                <wp:simplePos x="0" y="0"/>
                <wp:positionH relativeFrom="column">
                  <wp:posOffset>2904214</wp:posOffset>
                </wp:positionH>
                <wp:positionV relativeFrom="paragraph">
                  <wp:posOffset>56653</wp:posOffset>
                </wp:positionV>
                <wp:extent cx="1948815" cy="2292236"/>
                <wp:effectExtent l="0" t="0" r="13335" b="0"/>
                <wp:wrapNone/>
                <wp:docPr id="31" name="组合 1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8815" cy="2292236"/>
                          <a:chOff x="0" y="0"/>
                          <a:chExt cx="19492" cy="22924"/>
                        </a:xfrm>
                      </wpg:grpSpPr>
                      <wps:wsp>
                        <wps:cNvPr id="1130" name="Oval 17"/>
                        <wps:cNvSpPr>
                          <a:spLocks noChangeArrowheads="1"/>
                        </wps:cNvSpPr>
                        <wps:spPr bwMode="auto">
                          <a:xfrm>
                            <a:off x="5804" y="795"/>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1" name="Oval 17"/>
                        <wps:cNvSpPr>
                          <a:spLocks noChangeArrowheads="1"/>
                        </wps:cNvSpPr>
                        <wps:spPr bwMode="auto">
                          <a:xfrm>
                            <a:off x="5883" y="5088"/>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2" name="Oval 17"/>
                        <wps:cNvSpPr>
                          <a:spLocks noChangeArrowheads="1"/>
                        </wps:cNvSpPr>
                        <wps:spPr bwMode="auto">
                          <a:xfrm>
                            <a:off x="5804" y="9382"/>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3" name="Oval 17"/>
                        <wps:cNvSpPr>
                          <a:spLocks noChangeArrowheads="1"/>
                        </wps:cNvSpPr>
                        <wps:spPr bwMode="auto">
                          <a:xfrm>
                            <a:off x="5883" y="13755"/>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4" name="Oval 17"/>
                        <wps:cNvSpPr>
                          <a:spLocks noChangeArrowheads="1"/>
                        </wps:cNvSpPr>
                        <wps:spPr bwMode="auto">
                          <a:xfrm>
                            <a:off x="5883" y="18049"/>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7" name="Oval 17"/>
                        <wps:cNvSpPr>
                          <a:spLocks noChangeArrowheads="1"/>
                        </wps:cNvSpPr>
                        <wps:spPr bwMode="auto">
                          <a:xfrm>
                            <a:off x="17095" y="795"/>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8" name="Oval 17"/>
                        <wps:cNvSpPr>
                          <a:spLocks noChangeArrowheads="1"/>
                        </wps:cNvSpPr>
                        <wps:spPr bwMode="auto">
                          <a:xfrm>
                            <a:off x="17174" y="5088"/>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9" name="Oval 17"/>
                        <wps:cNvSpPr>
                          <a:spLocks noChangeArrowheads="1"/>
                        </wps:cNvSpPr>
                        <wps:spPr bwMode="auto">
                          <a:xfrm>
                            <a:off x="17095" y="9382"/>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40" name="Oval 17"/>
                        <wps:cNvSpPr>
                          <a:spLocks noChangeArrowheads="1"/>
                        </wps:cNvSpPr>
                        <wps:spPr bwMode="auto">
                          <a:xfrm>
                            <a:off x="17174" y="13755"/>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41" name="Oval 17"/>
                        <wps:cNvSpPr>
                          <a:spLocks noChangeArrowheads="1"/>
                        </wps:cNvSpPr>
                        <wps:spPr bwMode="auto">
                          <a:xfrm>
                            <a:off x="17174" y="18049"/>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44" name="直接箭头连接符 34"/>
                        <wps:cNvCnPr>
                          <a:cxnSpLocks noChangeShapeType="1"/>
                        </wps:cNvCnPr>
                        <wps:spPr bwMode="auto">
                          <a:xfrm>
                            <a:off x="9382" y="2225"/>
                            <a:ext cx="7201" cy="350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1145" name="TextBox 104"/>
                        <wps:cNvSpPr txBox="1">
                          <a:spLocks noChangeArrowheads="1"/>
                        </wps:cNvSpPr>
                        <wps:spPr bwMode="auto">
                          <a:xfrm>
                            <a:off x="158" y="0"/>
                            <a:ext cx="5747" cy="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1</w:t>
                              </w:r>
                            </w:p>
                          </w:txbxContent>
                        </wps:txbx>
                        <wps:bodyPr rot="0" vert="horz" wrap="square" lIns="91440" tIns="45720" rIns="91440" bIns="45720" anchor="t" anchorCtr="0" upright="1">
                          <a:spAutoFit/>
                        </wps:bodyPr>
                      </wps:wsp>
                      <wps:wsp>
                        <wps:cNvPr id="1147" name="TextBox 107"/>
                        <wps:cNvSpPr txBox="1">
                          <a:spLocks noChangeArrowheads="1"/>
                        </wps:cNvSpPr>
                        <wps:spPr bwMode="auto">
                          <a:xfrm>
                            <a:off x="158" y="5008"/>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2</w:t>
                              </w:r>
                            </w:p>
                          </w:txbxContent>
                        </wps:txbx>
                        <wps:bodyPr rot="0" vert="horz" wrap="square" lIns="91440" tIns="45720" rIns="91440" bIns="45720" anchor="t" anchorCtr="0" upright="1">
                          <a:spAutoFit/>
                        </wps:bodyPr>
                      </wps:wsp>
                      <wps:wsp>
                        <wps:cNvPr id="1148" name="TextBox 108"/>
                        <wps:cNvSpPr txBox="1">
                          <a:spLocks noChangeArrowheads="1"/>
                        </wps:cNvSpPr>
                        <wps:spPr bwMode="auto">
                          <a:xfrm>
                            <a:off x="0" y="9381"/>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3</w:t>
                              </w:r>
                            </w:p>
                          </w:txbxContent>
                        </wps:txbx>
                        <wps:bodyPr rot="0" vert="horz" wrap="square" lIns="91440" tIns="45720" rIns="91440" bIns="45720" anchor="t" anchorCtr="0" upright="1">
                          <a:spAutoFit/>
                        </wps:bodyPr>
                      </wps:wsp>
                      <wps:wsp>
                        <wps:cNvPr id="1149" name="TextBox 109"/>
                        <wps:cNvSpPr txBox="1">
                          <a:spLocks noChangeArrowheads="1"/>
                        </wps:cNvSpPr>
                        <wps:spPr bwMode="auto">
                          <a:xfrm>
                            <a:off x="0" y="13754"/>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4</w:t>
                              </w:r>
                            </w:p>
                          </w:txbxContent>
                        </wps:txbx>
                        <wps:bodyPr rot="0" vert="horz" wrap="square" lIns="91440" tIns="45720" rIns="91440" bIns="45720" anchor="t" anchorCtr="0" upright="1">
                          <a:spAutoFit/>
                        </wps:bodyPr>
                      </wps:wsp>
                      <wps:wsp>
                        <wps:cNvPr id="1150" name="TextBox 110"/>
                        <wps:cNvSpPr txBox="1">
                          <a:spLocks noChangeArrowheads="1"/>
                        </wps:cNvSpPr>
                        <wps:spPr bwMode="auto">
                          <a:xfrm>
                            <a:off x="0" y="18047"/>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5</w:t>
                              </w:r>
                            </w:p>
                          </w:txbxContent>
                        </wps:txbx>
                        <wps:bodyPr rot="0" vert="horz" wrap="square" lIns="91440" tIns="45720" rIns="91440" bIns="45720" anchor="t" anchorCtr="0" upright="1">
                          <a:spAutoFit/>
                        </wps:bodyPr>
                      </wps:wsp>
                      <wps:wsp>
                        <wps:cNvPr id="32" name="直接箭头连接符 112"/>
                        <wps:cNvCnPr>
                          <a:cxnSpLocks noChangeShapeType="1"/>
                        </wps:cNvCnPr>
                        <wps:spPr bwMode="auto">
                          <a:xfrm>
                            <a:off x="9382" y="6679"/>
                            <a:ext cx="6481" cy="3088"/>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76" o:spid="_x0000_s1173" style="position:absolute;left:0;text-align:left;margin-left:228.7pt;margin-top:4.45pt;width:153.45pt;height:180.5pt;z-index:251653632" coordsize="19492,22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">
                <v:oval id="Oval 17" o:spid="_x0000_s1174" style="position:absolute;left:5804;top:795;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0AsUA&#10;AADdAAAADwAAAGRycy9kb3ducmV2LnhtbESPQWvCQBCF7wX/wzKCt7qxgaKpq4hQ4skSFfE4ZKdJ&#10;2uxsyK4a/71zKPQ2w3vz3jfL9eBadaM+NJ4NzKYJKOLS24YrA6fj5+scVIjIFlvPZOBBAdar0csS&#10;M+vvXNDtECslIRwyNFDH2GVah7Imh2HqO2LRvn3vMMraV9r2eJdw1+q3JHnXDhuWhho72tZU/h6u&#10;zgB+/eT5dX++7Bd5VaQhxWKeoDGT8bD5ABVpiP/mv+udFfxZKvz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7QCxQAAAN0AAAAPAAAAAAAAAAAAAAAAAJgCAABkcnMv&#10;ZG93bnJldi54bWxQSwUGAAAAAAQABAD1AAAAigMAAAAA&#10;" strokeweight="2pt"/>
                <v:oval id="Oval 17" o:spid="_x0000_s1175" style="position:absolute;left:5883;top:5088;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RmcMA&#10;AADdAAAADwAAAGRycy9kb3ducmV2LnhtbERPTWuDQBC9B/oflin0lqxGKKnNKqVQzCnFJJQeB3ei&#10;pu6suKux/75bCOQ2j/c523w2nZhocK1lBfEqAkFcWd1yreB0/FhuQDiPrLGzTAp+yUGePSy2mGp7&#10;5ZKmg69FCGGXooLG+z6V0lUNGXQr2xMH7mwHgz7AoZZ6wGsIN51cR9GzNNhyaGiwp/eGqp/DaBTg&#10;56Uoxv3X9/6lqMvEJVhuIlTq6XF+ewXhafZ38c2902F+nMTw/004QW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MRmcMAAADdAAAADwAAAAAAAAAAAAAAAACYAgAAZHJzL2Rv&#10;d25yZXYueG1sUEsFBgAAAAAEAAQA9QAAAIgDAAAAAA==&#10;" strokeweight="2pt"/>
                <v:oval id="Oval 17" o:spid="_x0000_s1176" style="position:absolute;left:5804;top:9382;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GP7sMA&#10;AADdAAAADwAAAGRycy9kb3ducmV2LnhtbERPTWvCQBC9F/wPywi91Y0GJI2uIkJJTynRIh6H7Jik&#10;zc6G7Jqk/74rFHqbx/uc7X4yrRiod41lBctFBIK4tLrhSsHn+e0lAeE8ssbWMin4IQf73expi6m2&#10;Ixc0nHwlQgi7FBXU3neplK6syaBb2I44cDfbG/QB9pXUPY4h3LRyFUVrabDh0FBjR8eayu/T3SjA&#10;j68su+eXa/6aVUXsYiySCJV6nk+HDQhPk/8X/7nfdZi/jFfw+Ca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GP7sMAAADdAAAADwAAAAAAAAAAAAAAAACYAgAAZHJzL2Rv&#10;d25yZXYueG1sUEsFBgAAAAAEAAQA9QAAAIgDAAAAAA==&#10;" strokeweight="2pt"/>
                <v:oval id="Oval 17" o:spid="_x0000_s1177" style="position:absolute;left:5883;top:13755;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qdcMA&#10;AADdAAAADwAAAGRycy9kb3ducmV2LnhtbERPTWvCQBC9F/oflin0VjcxIDZmE4og8WSJSvE4ZMck&#10;Njsbsqum/74rFHqbx/ucrJhML240us6ygngWgSCure64UXA8bN6WIJxH1thbJgU/5KDIn58yTLW9&#10;c0W3vW9ECGGXooLW+yGV0tUtGXQzOxAH7mxHgz7AsZF6xHsIN72cR9FCGuw4NLQ40Lql+nt/NQrw&#10;81KW193XafdeNlXiEqyWESr1+jJ9rEB4mvy/+M+91WF+nCTw+Cac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0qdcMAAADdAAAADwAAAAAAAAAAAAAAAACYAgAAZHJzL2Rv&#10;d25yZXYueG1sUEsFBgAAAAAEAAQA9QAAAIgDAAAAAA==&#10;" strokeweight="2pt"/>
                <v:oval id="Oval 17" o:spid="_x0000_s1178" style="position:absolute;left:5883;top:18049;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yAcIA&#10;AADdAAAADwAAAGRycy9kb3ducmV2LnhtbERPTYvCMBC9L/gfwgh7W1Ptsmg1ighLPSlVEY9DM7bV&#10;ZlKaqPXfb4QFb/N4nzNbdKYWd2pdZVnBcBCBIM6trrhQcNj/fo1BOI+ssbZMCp7kYDHvfcww0fbB&#10;Gd13vhAhhF2CCkrvm0RKl5dk0A1sQxy4s20N+gDbQuoWHyHc1HIURT/SYMWhocSGViXl193NKMDt&#10;JU1vm+NpM0mLLHYxZuMIlfrsd8spCE+df4v/3Wsd5g/jb3h9E0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LIBwgAAAN0AAAAPAAAAAAAAAAAAAAAAAJgCAABkcnMvZG93&#10;bnJldi54bWxQSwUGAAAAAAQABAD1AAAAhwMAAAAA&#10;" strokeweight="2pt"/>
                <v:oval id="Oval 17" o:spid="_x0000_s1179" style="position:absolute;left:17095;top:795;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YsdsIA&#10;AADdAAAADwAAAGRycy9kb3ducmV2LnhtbERPTYvCMBC9L/gfwgh7W1Mt7Go1ighLPSlVEY9DM7bV&#10;ZlKaqPXfb4QFb/N4nzNbdKYWd2pdZVnBcBCBIM6trrhQcNj/fo1BOI+ssbZMCp7kYDHvfcww0fbB&#10;Gd13vhAhhF2CCkrvm0RKl5dk0A1sQxy4s20N+gDbQuoWHyHc1HIURd/SYMWhocSGViXl193NKMDt&#10;JU1vm+NpM0mLLHYxZuMIlfrsd8spCE+df4v/3Wsd5g/jH3h9E0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pix2wgAAAN0AAAAPAAAAAAAAAAAAAAAAAJgCAABkcnMvZG93&#10;bnJldi54bWxQSwUGAAAAAAQABAD1AAAAhwMAAAAA&#10;" strokeweight="2pt"/>
                <v:oval id="Oval 17" o:spid="_x0000_s1180" style="position:absolute;left:17174;top:5088;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m4BMUA&#10;AADdAAAADwAAAGRycy9kb3ducmV2LnhtbESPQWvCQBCF7wX/wzKCt7qxgaKpq4hQ4skSFfE4ZKdJ&#10;2uxsyK4a/71zKPQ2w3vz3jfL9eBadaM+NJ4NzKYJKOLS24YrA6fj5+scVIjIFlvPZOBBAdar0csS&#10;M+vvXNDtECslIRwyNFDH2GVah7Imh2HqO2LRvn3vMMraV9r2eJdw1+q3JHnXDhuWhho72tZU/h6u&#10;zgB+/eT5dX++7Bd5VaQhxWKeoDGT8bD5ABVpiP/mv+udFfxZKrj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ObgExQAAAN0AAAAPAAAAAAAAAAAAAAAAAJgCAABkcnMv&#10;ZG93bnJldi54bWxQSwUGAAAAAAQABAD1AAAAigMAAAAA&#10;" strokeweight="2pt"/>
                <v:oval id="Oval 17" o:spid="_x0000_s1181" style="position:absolute;left:17095;top:9382;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dn8IA&#10;AADdAAAADwAAAGRycy9kb3ducmV2LnhtbERPTYvCMBC9C/sfwizsTVMtiK1GEUHqSakui8ehGdtq&#10;MylN1O6/N8LC3ubxPmex6k0jHtS52rKC8SgCQVxYXXOp4Pu0Hc5AOI+ssbFMCn7JwWr5MVhgqu2T&#10;c3ocfSlCCLsUFVTet6mUrqjIoBvZljhwF9sZ9AF2pdQdPkO4aeQkiqbSYM2hocKWNhUVt+PdKMDD&#10;Ncvu+5/zPsnKPHYx5rMIlfr67NdzEJ56/y/+c+90mD+OE3h/E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R2fwgAAAN0AAAAPAAAAAAAAAAAAAAAAAJgCAABkcnMvZG93&#10;bnJldi54bWxQSwUGAAAAAAQABAD1AAAAhwMAAAAA&#10;" strokeweight="2pt"/>
                <v:oval id="Oval 17" o:spid="_x0000_s1182" style="position:absolute;left:17174;top:13755;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Hf8UA&#10;AADdAAAADwAAAGRycy9kb3ducmV2LnhtbESPQWvCQBCF7wX/wzJCb3VjlaLRVaRQ4skSW8TjkB2T&#10;aHY2ZFeN/945FHqb4b1575vluneNulEXas8GxqMEFHHhbc2lgd+fr7cZqBCRLTaeycCDAqxXg5cl&#10;ptbfOafbPpZKQjikaKCKsU21DkVFDsPIt8SinXznMMraldp2eJdw1+j3JPnQDmuWhgpb+qyouOyv&#10;zgB+n7Psujscd/OszCdhgvksQWNeh/1mASpSH//Nf9dbK/jjqfDLNzKC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cd/xQAAAN0AAAAPAAAAAAAAAAAAAAAAAJgCAABkcnMv&#10;ZG93bnJldi54bWxQSwUGAAAAAAQABAD1AAAAigMAAAAA&#10;" strokeweight="2pt"/>
                <v:oval id="Oval 17" o:spid="_x0000_s1183" style="position:absolute;left:17174;top:18049;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Vi5MMA&#10;AADdAAAADwAAAGRycy9kb3ducmV2LnhtbERPS2vCQBC+F/oflin0VjfRUjS6ShFKeorEFvE4ZMck&#10;NjsbsptH/31XKHibj+85m91kGjFQ52rLCuJZBIK4sLrmUsH318fLEoTzyBoby6Tglxzsto8PG0y0&#10;HTmn4ehLEULYJaig8r5NpHRFRQbdzLbEgbvYzqAPsCul7nAM4aaR8yh6kwZrDg0VtrSvqPg59kYB&#10;Hq5p2menc7ZKy3zhFpgvI1Tq+Wl6X4PwNPm7+N/9qcP8+DWG2zfh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Vi5MMAAADdAAAADwAAAAAAAAAAAAAAAACYAgAAZHJzL2Rv&#10;d25yZXYueG1sUEsFBgAAAAAEAAQA9QAAAIgDAAAAAA==&#10;" strokeweight="2pt"/>
                <v:shape id="直接箭头连接符 34" o:spid="_x0000_s1184" type="#_x0000_t32" style="position:absolute;left:9382;top:2225;width:7201;height:35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2tsIAAADdAAAADwAAAGRycy9kb3ducmV2LnhtbERPTWsCMRC9F/wPYQRvNbEsra5G0S6C&#10;0FNVPA+bcbO6mSybqOu/bwqF3ubxPmex6l0j7tSF2rOGyViBIC69qbnScDxsX6cgQkQ22HgmDU8K&#10;sFoOXhaYG//gb7rvYyVSCIccNdgY21zKUFpyGMa+JU7c2XcOY4JdJU2HjxTuGvmm1Lt0WHNqsNjS&#10;p6Xyur85DbteZafLtlStfX7M5PVYFJuvQuvRsF/PQUTq47/4z70zaf4ky+D3m3SCX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n2tsIAAADdAAAADwAAAAAAAAAAAAAA&#10;AAChAgAAZHJzL2Rvd25yZXYueG1sUEsFBgAAAAAEAAQA+QAAAJADAAAAAA==&#10;" strokecolor="#4579b8">
                  <v:stroke endarrow="open"/>
                </v:shape>
                <v:shape id="TextBox 104" o:spid="_x0000_s1185" type="#_x0000_t202" style="position:absolute;left:158;width:5747;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hgUMEA&#10;AADdAAAADwAAAGRycy9kb3ducmV2LnhtbERPS2vCQBC+F/oflhG81U1KlRJdRfoAD17U9D5kx2ww&#10;OxuyUxP/vSsUepuP7zmrzehbdaU+NoEN5LMMFHEVbMO1gfL0/fIOKgqyxTYwGbhRhM36+WmFhQ0D&#10;H+h6lFqlEI4FGnAiXaF1rBx5jLPQESfuHHqPkmBfa9vjkMJ9q1+zbKE9NpwaHHb04ai6HH+9ARG7&#10;zW/ll4+7n3H/ObismmNpzHQybpeghEb5F/+5dzbNz9/m8Pgmna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oYFDBAAAA3QAAAA8AAAAAAAAAAAAAAAAAmAIAAGRycy9kb3du&#10;cmV2LnhtbFBLBQYAAAAABAAEAPUAAACGAw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1</w:t>
                        </w:r>
                      </w:p>
                    </w:txbxContent>
                  </v:textbox>
                </v:shape>
                <v:shape id="TextBox 107" o:spid="_x0000_s1186" type="#_x0000_t202" style="position:absolute;left:158;top:5008;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vMEA&#10;AADdAAAADwAAAGRycy9kb3ducmV2LnhtbERPTWvCQBC9F/wPywi91U2krRJdRWwLHnqpxvuQHbPB&#10;7GzITk38991Cobd5vM9Zb0ffqhv1sQlsIJ9loIirYBuuDZSnj6clqCjIFtvAZOBOEbabycMaCxsG&#10;/qLbUWqVQjgWaMCJdIXWsXLkMc5CR5y4S+g9SoJ9rW2PQwr3rZ5n2av22HBqcNjR3lF1PX57AyJ2&#10;l9/Ldx8P5/HzbXBZ9YKlMY/TcbcCJTTKv/jPfbBpfv68gN9v0gl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2W7zBAAAA3QAAAA8AAAAAAAAAAAAAAAAAmAIAAGRycy9kb3du&#10;cmV2LnhtbFBLBQYAAAAABAAEAPUAAACGAw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2</w:t>
                        </w:r>
                      </w:p>
                    </w:txbxContent>
                  </v:textbox>
                </v:shape>
                <v:shape id="TextBox 108" o:spid="_x0000_s1187" type="#_x0000_t202" style="position:absolute;top:9381;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PzsMA&#10;AADdAAAADwAAAGRycy9kb3ducmV2LnhtbESPQU/DMAyF70j7D5GRuLG0CBAqy6ZpgLQDl23lbjWm&#10;qWicqjFr9+/xAWk3W+/5vc+rzRx7c6Yxd4kdlMsCDHGTfMetg/r0cf8CJguyxz4xObhQhs16cbPC&#10;yqeJD3Q+Sms0hHOFDoLIUFmbm0AR8zINxKp9pzGi6Dq21o84aXjs7UNRPNuIHWtDwIF2gZqf4290&#10;IOK35aV+j3n/NX++TaFonrB27u523r6CEZrlav6/3nvFLx8VV7/REez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nPzsMAAADdAAAADwAAAAAAAAAAAAAAAACYAgAAZHJzL2Rv&#10;d25yZXYueG1sUEsFBgAAAAAEAAQA9QAAAIgDA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3</w:t>
                        </w:r>
                      </w:p>
                    </w:txbxContent>
                  </v:textbox>
                </v:shape>
                <v:shape id="TextBox 109" o:spid="_x0000_s1188" type="#_x0000_t202" style="position:absolute;top:13754;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qVcEA&#10;AADdAAAADwAAAGRycy9kb3ducmV2LnhtbERPTWvCQBC9F/wPywi91U2kLRpdRWwLHnqpxvuQHbPB&#10;7GzITk38991Cobd5vM9Zb0ffqhv1sQlsIJ9loIirYBuuDZSnj6cFqCjIFtvAZOBOEbabycMaCxsG&#10;/qLbUWqVQjgWaMCJdIXWsXLkMc5CR5y4S+g9SoJ9rW2PQwr3rZ5n2av22HBqcNjR3lF1PX57AyJ2&#10;l9/Ldx8P5/HzbXBZ9YKlMY/TcbcCJTTKv/jPfbBpfv68hN9v0gl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alXBAAAA3QAAAA8AAAAAAAAAAAAAAAAAmAIAAGRycy9kb3du&#10;cmV2LnhtbFBLBQYAAAAABAAEAPUAAACGAw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4</w:t>
                        </w:r>
                      </w:p>
                    </w:txbxContent>
                  </v:textbox>
                </v:shape>
                <v:shape id="TextBox 110" o:spid="_x0000_s1189" type="#_x0000_t202" style="position:absolute;top:18047;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ZVFcMA&#10;AADdAAAADwAAAGRycy9kb3ducmV2LnhtbESPQWvDMAyF74P+B6PCbquTQcfI6paybtDDLuvSu4i1&#10;OCyWQ6w26b+fDoPdJN7Te582uzn25kpj7hI7KFcFGOIm+Y5bB/XX+8MzmCzIHvvE5OBGGXbbxd0G&#10;K58m/qTrSVqjIZwrdBBEhsra3ASKmFdpIFbtO40RRdextX7EScNjbx+L4slG7FgbAg70Gqj5OV2i&#10;AxG/L2/1W8zH8/xxmELRrLF27n4571/ACM3yb/67PnrFL9fKr9/oCHb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ZVFcMAAADdAAAADwAAAAAAAAAAAAAAAACYAgAAZHJzL2Rv&#10;d25yZXYueG1sUEsFBgAAAAAEAAQA9QAAAIgDA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5</w:t>
                        </w:r>
                      </w:p>
                    </w:txbxContent>
                  </v:textbox>
                </v:shape>
                <v:shape id="直接箭头连接符 112" o:spid="_x0000_s1190" type="#_x0000_t32" style="position:absolute;left:9382;top:6679;width:6481;height:3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vaacMAAADbAAAADwAAAGRycy9kb3ducmV2LnhtbESPQWsCMRSE74L/ITyhN020xdatUbSL&#10;IHjSSs+PzXOzdfOybKKu/74pCB6HmfmGmS87V4srtaHyrGE8UiCIC28qLjUcvzfDDxAhIhusPZOG&#10;OwVYLvq9OWbG33hP10MsRYJwyFCDjbHJpAyFJYdh5Bvi5J186zAm2ZbStHhLcFfLiVJT6bDitGCx&#10;oS9LxflwcRq2nXr7+d0UqrH395k8H/N8vcu1fhl0q08Qkbr4DD/aW6PhdQL/X9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2mnDAAAA2wAAAA8AAAAAAAAAAAAA&#10;AAAAoQIAAGRycy9kb3ducmV2LnhtbFBLBQYAAAAABAAEAPkAAACRAwAAAAA=&#10;" strokecolor="#4579b8">
                  <v:stroke endarrow="open"/>
                </v:shape>
              </v:group>
            </w:pict>
          </mc:Fallback>
        </mc:AlternateContent>
      </w:r>
      <w:r w:rsidR="00E25226" w:rsidRPr="00414770">
        <w:rPr>
          <w:rFonts w:ascii="Times New Roman" w:eastAsiaTheme="minorEastAsia" w:hAnsi="Times New Roman" w:cs="Times New Roman"/>
          <w:sz w:val="24"/>
          <w:szCs w:val="24"/>
          <w:highlight w:val="yellow"/>
          <w:rPrChange w:id="540" w:author="User" w:date="2016-10-24T17:38:00Z">
            <w:rPr>
              <w:rFonts w:ascii="Times New Roman" w:eastAsiaTheme="minorEastAsia" w:hAnsi="Times New Roman" w:cs="Times New Roman"/>
              <w:sz w:val="24"/>
              <w:szCs w:val="24"/>
            </w:rPr>
          </w:rPrChange>
        </w:rPr>
        <w:t xml:space="preserve"> </w:t>
      </w:r>
    </w:p>
    <w:p w:rsidR="00E25226" w:rsidRPr="00414770" w:rsidRDefault="00CF4392">
      <w:pPr>
        <w:spacing w:line="300" w:lineRule="auto"/>
        <w:ind w:firstLine="420"/>
        <w:rPr>
          <w:rFonts w:ascii="Times New Roman" w:eastAsiaTheme="minorEastAsia" w:hAnsi="Times New Roman" w:cs="Times New Roman"/>
          <w:sz w:val="24"/>
          <w:szCs w:val="24"/>
          <w:highlight w:val="yellow"/>
          <w:rPrChange w:id="541" w:author="User" w:date="2016-10-24T17:38:00Z">
            <w:rPr>
              <w:rFonts w:ascii="Times New Roman" w:eastAsiaTheme="minorEastAsia" w:hAnsi="Times New Roman" w:cs="Times New Roman"/>
              <w:sz w:val="24"/>
              <w:szCs w:val="24"/>
            </w:rPr>
          </w:rPrChange>
        </w:rPr>
      </w:pPr>
      <w:ins w:id="542" w:author="User" w:date="2016-10-24T17:00:00Z">
        <w:r w:rsidRPr="00414770">
          <w:rPr>
            <w:noProof/>
            <w:highlight w:val="yellow"/>
            <w:rPrChange w:id="543" w:author="Unknown">
              <w:rPr>
                <w:noProof/>
              </w:rPr>
            </w:rPrChange>
          </w:rPr>
          <mc:AlternateContent>
            <mc:Choice Requires="wps">
              <w:drawing>
                <wp:anchor distT="0" distB="0" distL="114300" distR="114300" simplePos="0" relativeHeight="251739648" behindDoc="0" locked="0" layoutInCell="1" allowOverlap="1" wp14:anchorId="1BDF5364" wp14:editId="618EE8DC">
                  <wp:simplePos x="0" y="0"/>
                  <wp:positionH relativeFrom="column">
                    <wp:posOffset>3865880</wp:posOffset>
                  </wp:positionH>
                  <wp:positionV relativeFrom="paragraph">
                    <wp:posOffset>71120</wp:posOffset>
                  </wp:positionV>
                  <wp:extent cx="695325" cy="309880"/>
                  <wp:effectExtent l="0" t="38100" r="66675" b="33020"/>
                  <wp:wrapNone/>
                  <wp:docPr id="1613"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5325" cy="30988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4" o:spid="_x0000_s1026" type="#_x0000_t32" style="position:absolute;left:0;text-align:left;margin-left:304.4pt;margin-top:5.6pt;width:54.75pt;height:24.4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" strokecolor="#4579b8">
                  <v:stroke endarrow="open"/>
                </v:shape>
              </w:pict>
            </mc:Fallback>
          </mc:AlternateContent>
        </w:r>
      </w:ins>
      <w:ins w:id="544" w:author="User" w:date="2016-10-24T16:57:00Z">
        <w:r w:rsidR="003E6184" w:rsidRPr="00414770">
          <w:rPr>
            <w:noProof/>
            <w:highlight w:val="yellow"/>
            <w:rPrChange w:id="545" w:author="Unknown">
              <w:rPr>
                <w:noProof/>
              </w:rPr>
            </w:rPrChange>
          </w:rPr>
          <mc:AlternateContent>
            <mc:Choice Requires="wps">
              <w:drawing>
                <wp:anchor distT="0" distB="0" distL="114300" distR="114300" simplePos="0" relativeHeight="251719168" behindDoc="0" locked="0" layoutInCell="1" allowOverlap="1" wp14:anchorId="42882F57" wp14:editId="7D8CFA43">
                  <wp:simplePos x="0" y="0"/>
                  <wp:positionH relativeFrom="column">
                    <wp:posOffset>3842468</wp:posOffset>
                  </wp:positionH>
                  <wp:positionV relativeFrom="paragraph">
                    <wp:posOffset>23688</wp:posOffset>
                  </wp:positionV>
                  <wp:extent cx="719719" cy="0"/>
                  <wp:effectExtent l="0" t="76200" r="23495" b="114300"/>
                  <wp:wrapNone/>
                  <wp:docPr id="1"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9719"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4" o:spid="_x0000_s1026" type="#_x0000_t32" style="position:absolute;left:0;text-align:left;margin-left:302.55pt;margin-top:1.85pt;width:56.65pt;height:0;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" strokecolor="#4579b8">
                  <v:stroke endarrow="open"/>
                </v:shape>
              </w:pict>
            </mc:Fallback>
          </mc:AlternateContent>
        </w:r>
      </w:ins>
    </w:p>
    <w:p w:rsidR="00E25226" w:rsidRPr="00414770" w:rsidRDefault="003E6184">
      <w:pPr>
        <w:spacing w:line="300" w:lineRule="auto"/>
        <w:ind w:firstLine="420"/>
        <w:rPr>
          <w:rFonts w:ascii="Times New Roman" w:eastAsiaTheme="minorEastAsia" w:hAnsi="Times New Roman" w:cs="Times New Roman"/>
          <w:sz w:val="24"/>
          <w:szCs w:val="24"/>
          <w:highlight w:val="yellow"/>
          <w:rPrChange w:id="546" w:author="User" w:date="2016-10-24T17:38:00Z">
            <w:rPr>
              <w:rFonts w:ascii="Times New Roman" w:eastAsiaTheme="minorEastAsia" w:hAnsi="Times New Roman" w:cs="Times New Roman"/>
              <w:sz w:val="24"/>
              <w:szCs w:val="24"/>
            </w:rPr>
          </w:rPrChange>
        </w:rPr>
      </w:pPr>
      <w:ins w:id="547" w:author="User" w:date="2016-10-24T16:58:00Z">
        <w:r w:rsidRPr="00414770">
          <w:rPr>
            <w:noProof/>
            <w:highlight w:val="yellow"/>
            <w:rPrChange w:id="548" w:author="Unknown">
              <w:rPr>
                <w:noProof/>
              </w:rPr>
            </w:rPrChange>
          </w:rPr>
          <mc:AlternateContent>
            <mc:Choice Requires="wps">
              <w:drawing>
                <wp:anchor distT="0" distB="0" distL="114300" distR="114300" simplePos="0" relativeHeight="251731456" behindDoc="0" locked="0" layoutInCell="1" allowOverlap="1" wp14:anchorId="2469DE7E" wp14:editId="0C894EE2">
                  <wp:simplePos x="0" y="0"/>
                  <wp:positionH relativeFrom="column">
                    <wp:posOffset>3842385</wp:posOffset>
                  </wp:positionH>
                  <wp:positionV relativeFrom="paragraph">
                    <wp:posOffset>228600</wp:posOffset>
                  </wp:positionV>
                  <wp:extent cx="663575" cy="318135"/>
                  <wp:effectExtent l="0" t="38100" r="60325" b="24765"/>
                  <wp:wrapNone/>
                  <wp:docPr id="1607" name="直接箭头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3575" cy="31813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112" o:spid="_x0000_s1026" type="#_x0000_t32" style="position:absolute;left:0;text-align:left;margin-left:302.55pt;margin-top:18pt;width:52.25pt;height:25.05pt;flip: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" strokecolor="#4579b8">
                  <v:stroke endarrow="open"/>
                </v:shape>
              </w:pict>
            </mc:Fallback>
          </mc:AlternateContent>
        </w:r>
      </w:ins>
      <w:ins w:id="549" w:author="User" w:date="2016-10-24T16:57:00Z">
        <w:r w:rsidRPr="00414770">
          <w:rPr>
            <w:noProof/>
            <w:highlight w:val="yellow"/>
            <w:rPrChange w:id="550" w:author="Unknown">
              <w:rPr>
                <w:noProof/>
              </w:rPr>
            </w:rPrChange>
          </w:rPr>
          <mc:AlternateContent>
            <mc:Choice Requires="wps">
              <w:drawing>
                <wp:anchor distT="0" distB="0" distL="114300" distR="114300" simplePos="0" relativeHeight="251721216" behindDoc="0" locked="0" layoutInCell="1" allowOverlap="1" wp14:anchorId="0AA3F60B" wp14:editId="4F22B17A">
                  <wp:simplePos x="0" y="0"/>
                  <wp:positionH relativeFrom="column">
                    <wp:posOffset>3844374</wp:posOffset>
                  </wp:positionH>
                  <wp:positionV relativeFrom="paragraph">
                    <wp:posOffset>166543</wp:posOffset>
                  </wp:positionV>
                  <wp:extent cx="719719" cy="0"/>
                  <wp:effectExtent l="0" t="76200" r="23495" b="114300"/>
                  <wp:wrapNone/>
                  <wp:docPr id="2"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9719"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4" o:spid="_x0000_s1026" type="#_x0000_t32" style="position:absolute;left:0;text-align:left;margin-left:302.7pt;margin-top:13.1pt;width:56.65pt;height:0;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" strokecolor="#4579b8">
                  <v:stroke endarrow="open"/>
                </v:shape>
              </w:pict>
            </mc:Fallback>
          </mc:AlternateContent>
        </w:r>
      </w:ins>
    </w:p>
    <w:p w:rsidR="00E25226" w:rsidRPr="00414770" w:rsidRDefault="003E6184">
      <w:pPr>
        <w:spacing w:line="300" w:lineRule="auto"/>
        <w:ind w:firstLine="420"/>
        <w:rPr>
          <w:rFonts w:ascii="Times New Roman" w:eastAsiaTheme="minorEastAsia" w:hAnsi="Times New Roman" w:cs="Times New Roman"/>
          <w:sz w:val="24"/>
          <w:szCs w:val="24"/>
          <w:highlight w:val="yellow"/>
          <w:rPrChange w:id="551" w:author="User" w:date="2016-10-24T17:38:00Z">
            <w:rPr>
              <w:rFonts w:ascii="Times New Roman" w:eastAsiaTheme="minorEastAsia" w:hAnsi="Times New Roman" w:cs="Times New Roman"/>
              <w:sz w:val="24"/>
              <w:szCs w:val="24"/>
            </w:rPr>
          </w:rPrChange>
        </w:rPr>
      </w:pPr>
      <w:ins w:id="552" w:author="User" w:date="2016-10-24T16:58:00Z">
        <w:r w:rsidRPr="00414770">
          <w:rPr>
            <w:noProof/>
            <w:highlight w:val="yellow"/>
            <w:rPrChange w:id="553" w:author="Unknown">
              <w:rPr>
                <w:noProof/>
              </w:rPr>
            </w:rPrChange>
          </w:rPr>
          <mc:AlternateContent>
            <mc:Choice Requires="wps">
              <w:drawing>
                <wp:anchor distT="0" distB="0" distL="114300" distR="114300" simplePos="0" relativeHeight="251733504" behindDoc="0" locked="0" layoutInCell="1" allowOverlap="1" wp14:anchorId="00FF78FB" wp14:editId="63D0D89F">
                  <wp:simplePos x="0" y="0"/>
                  <wp:positionH relativeFrom="column">
                    <wp:posOffset>3890010</wp:posOffset>
                  </wp:positionH>
                  <wp:positionV relativeFrom="paragraph">
                    <wp:posOffset>67945</wp:posOffset>
                  </wp:positionV>
                  <wp:extent cx="615315" cy="668655"/>
                  <wp:effectExtent l="0" t="38100" r="51435" b="17145"/>
                  <wp:wrapNone/>
                  <wp:docPr id="1608" name="直接箭头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315" cy="66865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112" o:spid="_x0000_s1026" type="#_x0000_t32" style="position:absolute;left:0;text-align:left;margin-left:306.3pt;margin-top:5.35pt;width:48.45pt;height:52.65pt;flip: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" strokecolor="#4579b8">
                  <v:stroke endarrow="open"/>
                </v:shape>
              </w:pict>
            </mc:Fallback>
          </mc:AlternateContent>
        </w:r>
        <w:r w:rsidRPr="00414770">
          <w:rPr>
            <w:noProof/>
            <w:highlight w:val="yellow"/>
            <w:rPrChange w:id="554" w:author="Unknown">
              <w:rPr>
                <w:noProof/>
              </w:rPr>
            </w:rPrChange>
          </w:rPr>
          <mc:AlternateContent>
            <mc:Choice Requires="wps">
              <w:drawing>
                <wp:anchor distT="0" distB="0" distL="114300" distR="114300" simplePos="0" relativeHeight="251729408" behindDoc="0" locked="0" layoutInCell="1" allowOverlap="1" wp14:anchorId="5E1348BE" wp14:editId="24DA856E">
                  <wp:simplePos x="0" y="0"/>
                  <wp:positionH relativeFrom="column">
                    <wp:posOffset>3842468</wp:posOffset>
                  </wp:positionH>
                  <wp:positionV relativeFrom="paragraph">
                    <wp:posOffset>61126</wp:posOffset>
                  </wp:positionV>
                  <wp:extent cx="663796" cy="653900"/>
                  <wp:effectExtent l="0" t="0" r="60325" b="51435"/>
                  <wp:wrapNone/>
                  <wp:docPr id="1606" name="直接箭头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796" cy="65390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112" o:spid="_x0000_s1026" type="#_x0000_t32" style="position:absolute;left:0;text-align:left;margin-left:302.55pt;margin-top:4.8pt;width:52.25pt;height:51.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" strokecolor="#4579b8">
                  <v:stroke endarrow="open"/>
                </v:shape>
              </w:pict>
            </mc:Fallback>
          </mc:AlternateContent>
        </w:r>
      </w:ins>
    </w:p>
    <w:p w:rsidR="00E25226" w:rsidRPr="00414770" w:rsidRDefault="003E6184">
      <w:pPr>
        <w:spacing w:line="300" w:lineRule="auto"/>
        <w:ind w:firstLine="720"/>
        <w:rPr>
          <w:rFonts w:ascii="Times New Roman" w:eastAsiaTheme="minorEastAsia" w:hAnsi="Times New Roman" w:cs="Times New Roman"/>
          <w:sz w:val="24"/>
          <w:szCs w:val="24"/>
          <w:highlight w:val="yellow"/>
          <w:rPrChange w:id="555" w:author="User" w:date="2016-10-24T17:38:00Z">
            <w:rPr>
              <w:rFonts w:ascii="Times New Roman" w:eastAsiaTheme="minorEastAsia" w:hAnsi="Times New Roman" w:cs="Times New Roman"/>
              <w:sz w:val="24"/>
              <w:szCs w:val="24"/>
            </w:rPr>
          </w:rPrChange>
        </w:rPr>
      </w:pPr>
      <w:ins w:id="556" w:author="User" w:date="2016-10-24T16:57:00Z">
        <w:r w:rsidRPr="00414770">
          <w:rPr>
            <w:noProof/>
            <w:highlight w:val="yellow"/>
            <w:rPrChange w:id="557" w:author="Unknown">
              <w:rPr>
                <w:noProof/>
              </w:rPr>
            </w:rPrChange>
          </w:rPr>
          <mc:AlternateContent>
            <mc:Choice Requires="wps">
              <w:drawing>
                <wp:anchor distT="0" distB="0" distL="114300" distR="114300" simplePos="0" relativeHeight="251723264" behindDoc="0" locked="0" layoutInCell="1" allowOverlap="1" wp14:anchorId="6E3D8FB8" wp14:editId="4ABF7FFA">
                  <wp:simplePos x="0" y="0"/>
                  <wp:positionH relativeFrom="column">
                    <wp:posOffset>3787775</wp:posOffset>
                  </wp:positionH>
                  <wp:positionV relativeFrom="paragraph">
                    <wp:posOffset>123190</wp:posOffset>
                  </wp:positionV>
                  <wp:extent cx="719455" cy="0"/>
                  <wp:effectExtent l="0" t="76200" r="23495" b="114300"/>
                  <wp:wrapNone/>
                  <wp:docPr id="3"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945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4" o:spid="_x0000_s1026" type="#_x0000_t32" style="position:absolute;left:0;text-align:left;margin-left:298.25pt;margin-top:9.7pt;width:56.65pt;height:0;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" strokecolor="#4579b8">
                  <v:stroke endarrow="open"/>
                </v:shape>
              </w:pict>
            </mc:Fallback>
          </mc:AlternateContent>
        </w:r>
      </w:ins>
    </w:p>
    <w:p w:rsidR="00E25226" w:rsidRPr="00414770" w:rsidRDefault="00693F27">
      <w:pPr>
        <w:spacing w:line="300" w:lineRule="auto"/>
        <w:ind w:firstLine="720"/>
        <w:rPr>
          <w:rFonts w:ascii="Times New Roman" w:eastAsiaTheme="minorEastAsia" w:hAnsi="Times New Roman" w:cs="Times New Roman"/>
          <w:sz w:val="24"/>
          <w:szCs w:val="24"/>
          <w:highlight w:val="yellow"/>
          <w:rPrChange w:id="558" w:author="User" w:date="2016-10-24T17:38:00Z">
            <w:rPr>
              <w:rFonts w:ascii="Times New Roman" w:eastAsiaTheme="minorEastAsia" w:hAnsi="Times New Roman" w:cs="Times New Roman"/>
              <w:sz w:val="24"/>
              <w:szCs w:val="24"/>
            </w:rPr>
          </w:rPrChange>
        </w:rPr>
      </w:pPr>
      <w:del w:id="559" w:author="User" w:date="2016-10-24T16:51:00Z">
        <w:r w:rsidRPr="00414770" w:rsidDel="00273B29">
          <w:rPr>
            <w:rFonts w:ascii="Times New Roman" w:eastAsiaTheme="minorEastAsia" w:hAnsi="Times New Roman" w:cs="Times New Roman"/>
            <w:noProof/>
            <w:highlight w:val="yellow"/>
            <w:rPrChange w:id="560" w:author="Unknown">
              <w:rPr>
                <w:rFonts w:ascii="Times New Roman" w:eastAsiaTheme="minorEastAsia" w:hAnsi="Times New Roman" w:cs="Times New Roman"/>
                <w:noProof/>
              </w:rPr>
            </w:rPrChange>
          </w:rPr>
          <mc:AlternateContent>
            <mc:Choice Requires="wps">
              <w:drawing>
                <wp:anchor distT="0" distB="0" distL="114300" distR="114300" simplePos="0" relativeHeight="251658752" behindDoc="0" locked="0" layoutInCell="1" allowOverlap="1" wp14:anchorId="2F9D7682" wp14:editId="46D82727">
                  <wp:simplePos x="0" y="0"/>
                  <wp:positionH relativeFrom="column">
                    <wp:posOffset>1591945</wp:posOffset>
                  </wp:positionH>
                  <wp:positionV relativeFrom="paragraph">
                    <wp:posOffset>164465</wp:posOffset>
                  </wp:positionV>
                  <wp:extent cx="922655" cy="289560"/>
                  <wp:effectExtent l="0" t="0" r="0" b="0"/>
                  <wp:wrapNone/>
                  <wp:docPr id="72"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2655" cy="289560"/>
                          </a:xfrm>
                          <a:prstGeom prst="rect">
                            <a:avLst/>
                          </a:prstGeom>
                          <a:noFill/>
                        </wps:spPr>
                        <wps:txbx>
                          <w:txbxContent>
                            <w:p w:rsidR="00231D64" w:rsidRPr="00791EBA" w:rsidRDefault="00231D64" w:rsidP="0065677F">
                              <w:pPr>
                                <w:pStyle w:val="af1"/>
                                <w:spacing w:before="0" w:beforeAutospacing="0" w:after="0" w:afterAutospacing="0"/>
                                <w:rPr>
                                  <w:sz w:val="21"/>
                                  <w:szCs w:val="21"/>
                                </w:rPr>
                              </w:pPr>
                              <w:r w:rsidRPr="00B55987">
                                <w:rPr>
                                  <w:rFonts w:ascii="Calibri" w:hAnsi="Calibri" w:cs="Calibri"/>
                                  <w:color w:val="000000"/>
                                  <w:kern w:val="24"/>
                                  <w:sz w:val="21"/>
                                  <w:szCs w:val="21"/>
                                </w:rPr>
                                <w:t xml:space="preserve"> </w:t>
                              </w:r>
                              <w:r w:rsidRPr="00B55987">
                                <w:rPr>
                                  <w:rFonts w:ascii="Calibri" w:hAnsi="Calibri" w:cs="Calibri" w:hint="eastAsia"/>
                                  <w:color w:val="000000"/>
                                  <w:kern w:val="24"/>
                                  <w:sz w:val="21"/>
                                  <w:szCs w:val="21"/>
                                </w:rPr>
                                <w:t>第一次剪枝</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99" o:spid="_x0000_s1191" type="#_x0000_t202" style="position:absolute;left:0;text-align:left;margin-left:125.35pt;margin-top:12.95pt;width:72.65pt;height:2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" filled="f" stroked="f">
                  <v:path arrowok="t"/>
                  <v:textbox style="mso-fit-shape-to-text:t">
                    <w:txbxContent>
                      <w:p w:rsidR="008F6355" w:rsidRPr="00791EBA" w:rsidRDefault="008F6355" w:rsidP="0065677F">
                        <w:pPr>
                          <w:pStyle w:val="af1"/>
                          <w:spacing w:before="0" w:beforeAutospacing="0" w:after="0" w:afterAutospacing="0"/>
                          <w:rPr>
                            <w:sz w:val="21"/>
                            <w:szCs w:val="21"/>
                          </w:rPr>
                        </w:pPr>
                        <w:r w:rsidRPr="00B55987">
                          <w:rPr>
                            <w:rFonts w:ascii="Calibri" w:hAnsi="Calibri" w:cs="Calibri"/>
                            <w:color w:val="000000"/>
                            <w:kern w:val="24"/>
                            <w:sz w:val="21"/>
                            <w:szCs w:val="21"/>
                          </w:rPr>
                          <w:t xml:space="preserve"> </w:t>
                        </w:r>
                        <w:r w:rsidRPr="00B55987">
                          <w:rPr>
                            <w:rFonts w:ascii="Calibri" w:hAnsi="Calibri" w:cs="Calibri" w:hint="eastAsia"/>
                            <w:color w:val="000000"/>
                            <w:kern w:val="24"/>
                            <w:sz w:val="21"/>
                            <w:szCs w:val="21"/>
                          </w:rPr>
                          <w:t>第一次剪枝</w:t>
                        </w:r>
                      </w:p>
                    </w:txbxContent>
                  </v:textbox>
                </v:shape>
              </w:pict>
            </mc:Fallback>
          </mc:AlternateContent>
        </w:r>
        <w:r w:rsidRPr="00414770" w:rsidDel="00273B29">
          <w:rPr>
            <w:rFonts w:ascii="Times New Roman" w:eastAsiaTheme="minorEastAsia" w:hAnsi="Times New Roman" w:cs="Times New Roman"/>
            <w:noProof/>
            <w:highlight w:val="yellow"/>
            <w:rPrChange w:id="561" w:author="Unknown">
              <w:rPr>
                <w:rFonts w:ascii="Times New Roman" w:eastAsiaTheme="minorEastAsia" w:hAnsi="Times New Roman" w:cs="Times New Roman"/>
                <w:noProof/>
              </w:rPr>
            </w:rPrChange>
          </w:rPr>
          <mc:AlternateContent>
            <mc:Choice Requires="wps">
              <w:drawing>
                <wp:anchor distT="0" distB="0" distL="114300" distR="114300" simplePos="0" relativeHeight="251656704" behindDoc="0" locked="0" layoutInCell="1" allowOverlap="1" wp14:anchorId="6D62D968" wp14:editId="043B6D9C">
                  <wp:simplePos x="0" y="0"/>
                  <wp:positionH relativeFrom="column">
                    <wp:posOffset>1353820</wp:posOffset>
                  </wp:positionH>
                  <wp:positionV relativeFrom="paragraph">
                    <wp:posOffset>173990</wp:posOffset>
                  </wp:positionV>
                  <wp:extent cx="0" cy="307975"/>
                  <wp:effectExtent l="86995" t="21590" r="84455" b="22860"/>
                  <wp:wrapNone/>
                  <wp:docPr id="30" name="直接箭头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7975"/>
                          </a:xfrm>
                          <a:prstGeom prst="straightConnector1">
                            <a:avLst/>
                          </a:prstGeom>
                          <a:noFill/>
                          <a:ln w="2540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70" o:spid="_x0000_s1026" type="#_x0000_t32" style="position:absolute;left:0;text-align:left;margin-left:106.6pt;margin-top:13.7pt;width:0;height:2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" strokecolor="#4579b8" strokeweight="2pt">
                  <v:stroke endarrow="open"/>
                </v:shape>
              </w:pict>
            </mc:Fallback>
          </mc:AlternateContent>
        </w:r>
      </w:del>
    </w:p>
    <w:p w:rsidR="00E25226" w:rsidRPr="00414770" w:rsidRDefault="003E6184">
      <w:pPr>
        <w:spacing w:line="300" w:lineRule="auto"/>
        <w:ind w:firstLine="720"/>
        <w:rPr>
          <w:rFonts w:ascii="Times New Roman" w:eastAsiaTheme="minorEastAsia" w:hAnsi="Times New Roman" w:cs="Times New Roman"/>
          <w:sz w:val="24"/>
          <w:szCs w:val="24"/>
          <w:highlight w:val="yellow"/>
          <w:rPrChange w:id="562" w:author="User" w:date="2016-10-24T17:38:00Z">
            <w:rPr>
              <w:rFonts w:ascii="Times New Roman" w:eastAsiaTheme="minorEastAsia" w:hAnsi="Times New Roman" w:cs="Times New Roman"/>
              <w:sz w:val="24"/>
              <w:szCs w:val="24"/>
            </w:rPr>
          </w:rPrChange>
        </w:rPr>
      </w:pPr>
      <w:ins w:id="563" w:author="User" w:date="2016-10-24T16:59:00Z">
        <w:r w:rsidRPr="00414770">
          <w:rPr>
            <w:noProof/>
            <w:highlight w:val="yellow"/>
            <w:rPrChange w:id="564" w:author="Unknown">
              <w:rPr>
                <w:noProof/>
              </w:rPr>
            </w:rPrChange>
          </w:rPr>
          <mc:AlternateContent>
            <mc:Choice Requires="wps">
              <w:drawing>
                <wp:anchor distT="0" distB="0" distL="114300" distR="114300" simplePos="0" relativeHeight="251737600" behindDoc="0" locked="0" layoutInCell="1" allowOverlap="1" wp14:anchorId="76E8B2B0" wp14:editId="581C12E8">
                  <wp:simplePos x="0" y="0"/>
                  <wp:positionH relativeFrom="column">
                    <wp:posOffset>3890176</wp:posOffset>
                  </wp:positionH>
                  <wp:positionV relativeFrom="paragraph">
                    <wp:posOffset>129209</wp:posOffset>
                  </wp:positionV>
                  <wp:extent cx="616088" cy="303309"/>
                  <wp:effectExtent l="0" t="38100" r="50800" b="20955"/>
                  <wp:wrapNone/>
                  <wp:docPr id="1610" name="直接箭头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088" cy="303309"/>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112" o:spid="_x0000_s1026" type="#_x0000_t32" style="position:absolute;left:0;text-align:left;margin-left:306.3pt;margin-top:10.15pt;width:48.5pt;height:23.9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" strokecolor="#4579b8">
                  <v:stroke endarrow="open"/>
                </v:shape>
              </w:pict>
            </mc:Fallback>
          </mc:AlternateContent>
        </w:r>
      </w:ins>
      <w:ins w:id="565" w:author="User" w:date="2016-10-24T16:58:00Z">
        <w:r w:rsidRPr="00414770">
          <w:rPr>
            <w:noProof/>
            <w:highlight w:val="yellow"/>
            <w:rPrChange w:id="566" w:author="Unknown">
              <w:rPr>
                <w:noProof/>
              </w:rPr>
            </w:rPrChange>
          </w:rPr>
          <mc:AlternateContent>
            <mc:Choice Requires="wps">
              <w:drawing>
                <wp:anchor distT="0" distB="0" distL="114300" distR="114300" simplePos="0" relativeHeight="251735552" behindDoc="0" locked="0" layoutInCell="1" allowOverlap="1" wp14:anchorId="480E299E" wp14:editId="625F7C58">
                  <wp:simplePos x="0" y="0"/>
                  <wp:positionH relativeFrom="column">
                    <wp:posOffset>3890176</wp:posOffset>
                  </wp:positionH>
                  <wp:positionV relativeFrom="paragraph">
                    <wp:posOffset>129209</wp:posOffset>
                  </wp:positionV>
                  <wp:extent cx="600025" cy="304087"/>
                  <wp:effectExtent l="0" t="0" r="86360" b="58420"/>
                  <wp:wrapNone/>
                  <wp:docPr id="1609" name="直接箭头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25" cy="304087"/>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112" o:spid="_x0000_s1026" type="#_x0000_t32" style="position:absolute;left:0;text-align:left;margin-left:306.3pt;margin-top:10.15pt;width:47.25pt;height:23.9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" strokecolor="#4579b8">
                  <v:stroke endarrow="open"/>
                </v:shape>
              </w:pict>
            </mc:Fallback>
          </mc:AlternateContent>
        </w:r>
      </w:ins>
      <w:ins w:id="567" w:author="User" w:date="2016-10-24T16:57:00Z">
        <w:r w:rsidRPr="00414770">
          <w:rPr>
            <w:noProof/>
            <w:highlight w:val="yellow"/>
            <w:rPrChange w:id="568" w:author="Unknown">
              <w:rPr>
                <w:noProof/>
              </w:rPr>
            </w:rPrChange>
          </w:rPr>
          <mc:AlternateContent>
            <mc:Choice Requires="wps">
              <w:drawing>
                <wp:anchor distT="0" distB="0" distL="114300" distR="114300" simplePos="0" relativeHeight="251725312" behindDoc="0" locked="0" layoutInCell="1" allowOverlap="1" wp14:anchorId="04323608" wp14:editId="154F8044">
                  <wp:simplePos x="0" y="0"/>
                  <wp:positionH relativeFrom="column">
                    <wp:posOffset>3843020</wp:posOffset>
                  </wp:positionH>
                  <wp:positionV relativeFrom="paragraph">
                    <wp:posOffset>59690</wp:posOffset>
                  </wp:positionV>
                  <wp:extent cx="719455" cy="0"/>
                  <wp:effectExtent l="0" t="76200" r="23495" b="114300"/>
                  <wp:wrapNone/>
                  <wp:docPr id="4"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945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4" o:spid="_x0000_s1026" type="#_x0000_t32" style="position:absolute;left:0;text-align:left;margin-left:302.6pt;margin-top:4.7pt;width:56.65pt;height: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" strokecolor="#4579b8">
                  <v:stroke endarrow="open"/>
                </v:shape>
              </w:pict>
            </mc:Fallback>
          </mc:AlternateContent>
        </w:r>
      </w:ins>
      <w:del w:id="569" w:author="User" w:date="2016-10-24T16:51:00Z">
        <w:r w:rsidR="00693F27" w:rsidRPr="00414770" w:rsidDel="00273B29">
          <w:rPr>
            <w:rFonts w:ascii="Times New Roman" w:eastAsiaTheme="minorEastAsia" w:hAnsi="Times New Roman" w:cs="Times New Roman"/>
            <w:noProof/>
            <w:highlight w:val="yellow"/>
            <w:rPrChange w:id="570" w:author="Unknown">
              <w:rPr>
                <w:rFonts w:ascii="Times New Roman" w:eastAsiaTheme="minorEastAsia" w:hAnsi="Times New Roman" w:cs="Times New Roman"/>
                <w:noProof/>
              </w:rPr>
            </w:rPrChange>
          </w:rPr>
          <mc:AlternateContent>
            <mc:Choice Requires="wpg">
              <w:drawing>
                <wp:anchor distT="0" distB="0" distL="114300" distR="114300" simplePos="0" relativeHeight="251651584" behindDoc="0" locked="0" layoutInCell="1" allowOverlap="1" wp14:anchorId="25F85C63" wp14:editId="43FD17D5">
                  <wp:simplePos x="0" y="0"/>
                  <wp:positionH relativeFrom="column">
                    <wp:posOffset>900430</wp:posOffset>
                  </wp:positionH>
                  <wp:positionV relativeFrom="paragraph">
                    <wp:posOffset>80645</wp:posOffset>
                  </wp:positionV>
                  <wp:extent cx="932180" cy="1504950"/>
                  <wp:effectExtent l="0" t="4445" r="0" b="0"/>
                  <wp:wrapNone/>
                  <wp:docPr id="5" name="组合 1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2180" cy="1504950"/>
                            <a:chOff x="0" y="0"/>
                            <a:chExt cx="9323" cy="15052"/>
                          </a:xfrm>
                        </wpg:grpSpPr>
                        <wpg:grpSp>
                          <wpg:cNvPr id="6" name="组合 75"/>
                          <wpg:cNvGrpSpPr>
                            <a:grpSpLocks/>
                          </wpg:cNvGrpSpPr>
                          <wpg:grpSpPr bwMode="auto">
                            <a:xfrm>
                              <a:off x="795" y="3419"/>
                              <a:ext cx="5978" cy="7180"/>
                              <a:chOff x="811" y="3406"/>
                              <a:chExt cx="2896" cy="3014"/>
                            </a:xfrm>
                          </wpg:grpSpPr>
                          <wpg:grpSp>
                            <wpg:cNvPr id="7" name="组合 1229"/>
                            <wpg:cNvGrpSpPr>
                              <a:grpSpLocks/>
                            </wpg:cNvGrpSpPr>
                            <wpg:grpSpPr bwMode="auto">
                              <a:xfrm>
                                <a:off x="811" y="3406"/>
                                <a:ext cx="2460" cy="2857"/>
                                <a:chOff x="811" y="3406"/>
                                <a:chExt cx="2460" cy="2857"/>
                              </a:xfrm>
                            </wpg:grpSpPr>
                            <wpg:grpSp>
                              <wpg:cNvPr id="8" name="组合 1230"/>
                              <wpg:cNvGrpSpPr>
                                <a:grpSpLocks/>
                              </wpg:cNvGrpSpPr>
                              <wpg:grpSpPr bwMode="auto">
                                <a:xfrm>
                                  <a:off x="811" y="3406"/>
                                  <a:ext cx="2191" cy="2572"/>
                                  <a:chOff x="811" y="3406"/>
                                  <a:chExt cx="2190" cy="2571"/>
                                </a:xfrm>
                              </wpg:grpSpPr>
                              <wpg:grpSp>
                                <wpg:cNvPr id="21" name="组合 1231"/>
                                <wpg:cNvGrpSpPr>
                                  <a:grpSpLocks/>
                                </wpg:cNvGrpSpPr>
                                <wpg:grpSpPr bwMode="auto">
                                  <a:xfrm>
                                    <a:off x="811" y="3406"/>
                                    <a:ext cx="2191" cy="2572"/>
                                    <a:chOff x="811" y="3406"/>
                                    <a:chExt cx="2190" cy="2571"/>
                                  </a:xfrm>
                                </wpg:grpSpPr>
                                <wps:wsp>
                                  <wps:cNvPr id="22" name="椭圆 1232"/>
                                  <wps:cNvSpPr>
                                    <a:spLocks noChangeArrowheads="1"/>
                                  </wps:cNvSpPr>
                                  <wps:spPr bwMode="auto">
                                    <a:xfrm>
                                      <a:off x="811" y="5216"/>
                                      <a:ext cx="762" cy="762"/>
                                    </a:xfrm>
                                    <a:prstGeom prst="ellipse">
                                      <a:avLst/>
                                    </a:prstGeom>
                                    <a:solidFill>
                                      <a:srgbClr val="4F81BD"/>
                                    </a:solidFill>
                                    <a:ln w="25400">
                                      <a:solidFill>
                                        <a:srgbClr val="243F60"/>
                                      </a:solidFill>
                                      <a:round/>
                                      <a:headEnd/>
                                      <a:tailEnd/>
                                    </a:ln>
                                  </wps:spPr>
                                  <wps:txbx>
                                    <w:txbxContent>
                                      <w:p w:rsidR="00231D64" w:rsidRDefault="00231D64" w:rsidP="007F5700"/>
                                    </w:txbxContent>
                                  </wps:txbx>
                                  <wps:bodyPr rot="0" vert="horz" wrap="square" lIns="91440" tIns="45720" rIns="91440" bIns="45720" anchor="ctr" anchorCtr="0" upright="1">
                                    <a:noAutofit/>
                                  </wps:bodyPr>
                                </wps:wsp>
                                <wps:wsp>
                                  <wps:cNvPr id="23" name="椭圆 1233"/>
                                  <wps:cNvSpPr>
                                    <a:spLocks noChangeArrowheads="1"/>
                                  </wps:cNvSpPr>
                                  <wps:spPr bwMode="auto">
                                    <a:xfrm>
                                      <a:off x="2240" y="3406"/>
                                      <a:ext cx="762" cy="762"/>
                                    </a:xfrm>
                                    <a:prstGeom prst="ellipse">
                                      <a:avLst/>
                                    </a:prstGeom>
                                    <a:solidFill>
                                      <a:srgbClr val="4F81BD"/>
                                    </a:solidFill>
                                    <a:ln w="25400">
                                      <a:solidFill>
                                        <a:srgbClr val="243F60"/>
                                      </a:solidFill>
                                      <a:round/>
                                      <a:headEnd/>
                                      <a:tailEnd/>
                                    </a:ln>
                                  </wps:spPr>
                                  <wps:txbx>
                                    <w:txbxContent>
                                      <w:p w:rsidR="00231D64" w:rsidRDefault="00231D64" w:rsidP="007F5700"/>
                                    </w:txbxContent>
                                  </wps:txbx>
                                  <wps:bodyPr rot="0" vert="horz" wrap="square" lIns="91440" tIns="45720" rIns="91440" bIns="45720" anchor="ctr" anchorCtr="0" upright="1">
                                    <a:noAutofit/>
                                  </wps:bodyPr>
                                </wps:wsp>
                              </wpg:grpSp>
                              <wps:wsp>
                                <wps:cNvPr id="24" name="直接连接符 1234"/>
                                <wps:cNvCnPr/>
                                <wps:spPr bwMode="auto">
                                  <a:xfrm flipH="1">
                                    <a:off x="1192" y="4056"/>
                                    <a:ext cx="1159" cy="1636"/>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s:wsp>
                              <wps:cNvPr id="25" name="直接连接符 1235"/>
                              <wps:cNvCnPr/>
                              <wps:spPr bwMode="auto">
                                <a:xfrm>
                                  <a:off x="2621" y="4184"/>
                                  <a:ext cx="650" cy="2079"/>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s:wsp>
                            <wps:cNvPr id="26" name="椭圆 1236"/>
                            <wps:cNvSpPr>
                              <a:spLocks noChangeArrowheads="1"/>
                            </wps:cNvSpPr>
                            <wps:spPr bwMode="auto">
                              <a:xfrm>
                                <a:off x="2946" y="5658"/>
                                <a:ext cx="762" cy="762"/>
                              </a:xfrm>
                              <a:prstGeom prst="ellipse">
                                <a:avLst/>
                              </a:prstGeom>
                              <a:solidFill>
                                <a:srgbClr val="FF0000"/>
                              </a:solidFill>
                              <a:ln w="25400">
                                <a:solidFill>
                                  <a:srgbClr val="FF0000"/>
                                </a:solidFill>
                                <a:round/>
                                <a:headEnd/>
                                <a:tailEnd/>
                              </a:ln>
                            </wps:spPr>
                            <wps:txbx>
                              <w:txbxContent>
                                <w:p w:rsidR="00231D64" w:rsidRDefault="00231D64" w:rsidP="007F5700"/>
                              </w:txbxContent>
                            </wps:txbx>
                            <wps:bodyPr rot="0" vert="horz" wrap="square" lIns="91440" tIns="45720" rIns="91440" bIns="45720" anchor="ctr" anchorCtr="0" upright="1">
                              <a:noAutofit/>
                            </wps:bodyPr>
                          </wps:wsp>
                        </wpg:grpSp>
                        <wps:wsp>
                          <wps:cNvPr id="27" name="TextBox 101"/>
                          <wps:cNvSpPr txBox="1">
                            <a:spLocks noChangeArrowheads="1"/>
                          </wps:cNvSpPr>
                          <wps:spPr bwMode="auto">
                            <a:xfrm>
                              <a:off x="0" y="3577"/>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3</w:t>
                                </w:r>
                              </w:p>
                            </w:txbxContent>
                          </wps:txbx>
                          <wps:bodyPr rot="0" vert="horz" wrap="square" lIns="91440" tIns="45720" rIns="91440" bIns="45720" anchor="t" anchorCtr="0" upright="1">
                            <a:spAutoFit/>
                          </wps:bodyPr>
                        </wps:wsp>
                        <wps:wsp>
                          <wps:cNvPr id="28" name="TextBox 102"/>
                          <wps:cNvSpPr txBox="1">
                            <a:spLocks noChangeArrowheads="1"/>
                          </wps:cNvSpPr>
                          <wps:spPr bwMode="auto">
                            <a:xfrm>
                              <a:off x="3576" y="0"/>
                              <a:ext cx="5747" cy="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4</w:t>
                                </w:r>
                              </w:p>
                            </w:txbxContent>
                          </wps:txbx>
                          <wps:bodyPr rot="0" vert="horz" wrap="square" lIns="91440" tIns="45720" rIns="91440" bIns="45720" anchor="t" anchorCtr="0" upright="1">
                            <a:spAutoFit/>
                          </wps:bodyPr>
                        </wps:wsp>
                        <wps:wsp>
                          <wps:cNvPr id="29" name="TextBox 103"/>
                          <wps:cNvSpPr txBox="1">
                            <a:spLocks noChangeArrowheads="1"/>
                          </wps:cNvSpPr>
                          <wps:spPr bwMode="auto">
                            <a:xfrm>
                              <a:off x="3576" y="10175"/>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D64" w:rsidRDefault="00231D64" w:rsidP="007F5700">
                                <w:pPr>
                                  <w:pStyle w:val="af1"/>
                                  <w:spacing w:before="0" w:beforeAutospacing="0" w:after="0" w:afterAutospacing="0"/>
                                </w:pPr>
                                <w:r w:rsidRPr="00B55987">
                                  <w:rPr>
                                    <w:rFonts w:ascii="Calibri" w:hAnsi="Calibri" w:cs="Calibri"/>
                                    <w:color w:val="000000"/>
                                    <w:kern w:val="24"/>
                                    <w:sz w:val="36"/>
                                    <w:szCs w:val="36"/>
                                  </w:rPr>
                                  <w:t xml:space="preserve">  5</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1239" o:spid="_x0000_s1192" style="position:absolute;left:0;text-align:left;margin-left:70.9pt;margin-top:6.35pt;width:73.4pt;height:118.5pt;z-index:251651584" coordsize="9323,1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">
                  <v:group id="组合 75" o:spid="_x0000_s1193" style="position:absolute;left:795;top:3419;width:5978;height:7180" coordorigin="811,3406" coordsize="2896,3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组合 1229" o:spid="_x0000_s1194" style="position:absolute;left:811;top:3406;width:2460;height:2857" coordorigin="811,3406" coordsize="2460,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组合 1230" o:spid="_x0000_s1195" style="position:absolute;left:811;top:3406;width:2191;height:2572" coordorigin="811,3406" coordsize="2190,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组合 1231" o:spid="_x0000_s1196" style="position:absolute;left:811;top:3406;width:2191;height:2572" coordorigin="811,3406" coordsize="2190,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椭圆 1232" o:spid="_x0000_s1197" style="position:absolute;left:811;top:521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CsQA&#10;AADbAAAADwAAAGRycy9kb3ducmV2LnhtbESPUWvCMBSF34X9h3AHvmm6jo2uGmXIFJ8E3X7AXXNt&#10;ypqbkmS19debgbDHwznnO5zlerCt6MmHxrGCp3kGgrhyuuFawdfndlaACBFZY+uYFIwUYL16mCyx&#10;1O7CR+pPsRYJwqFEBSbGrpQyVIYshrnriJN3dt5iTNLXUnu8JLhtZZ5lr9Jiw2nBYEcbQ9XP6dcq&#10;uH6ML5vD9zO/+b4wY7Hd7Y6tVWr6OLwvQEQa4n/43t5rBXkOf1/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lowrEAAAA2wAAAA8AAAAAAAAAAAAAAAAAmAIAAGRycy9k&#10;b3ducmV2LnhtbFBLBQYAAAAABAAEAPUAAACJAwAAAAA=&#10;" fillcolor="#4f81bd" strokecolor="#243f60" strokeweight="2pt">
                            <v:textbox>
                              <w:txbxContent>
                                <w:p w:rsidR="008F6355" w:rsidRDefault="008F6355" w:rsidP="007F5700"/>
                              </w:txbxContent>
                            </v:textbox>
                          </v:oval>
                          <v:oval id="椭圆 1233" o:spid="_x0000_s1198" style="position:absolute;left:2240;top:340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GkcQA&#10;AADbAAAADwAAAGRycy9kb3ducmV2LnhtbESP3WoCMRSE7wt9h3AK3tVsFcu6NUqRKl4J/jzA6eZ0&#10;s3RzsiTpuuvTG0Ho5TAz3zCLVW8b0ZEPtWMFb+MMBHHpdM2VgvNp85qDCBFZY+OYFAwUYLV8flpg&#10;od2FD9QdYyUShEOBCkyMbSFlKA1ZDGPXEifvx3mLMUlfSe3xkuC2kZMse5cWa04LBltaGyp/j39W&#10;wfVrmK3331Oe+y43Q77Zbg+NVWr00n9+gIjUx//wo73TCiZTuH9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pBpHEAAAA2wAAAA8AAAAAAAAAAAAAAAAAmAIAAGRycy9k&#10;b3ducmV2LnhtbFBLBQYAAAAABAAEAPUAAACJAwAAAAA=&#10;" fillcolor="#4f81bd" strokecolor="#243f60" strokeweight="2pt">
                            <v:textbox>
                              <w:txbxContent>
                                <w:p w:rsidR="008F6355" w:rsidRDefault="008F6355" w:rsidP="007F5700"/>
                              </w:txbxContent>
                            </v:textbox>
                          </v:oval>
                        </v:group>
                        <v:line id="直接连接符 1234" o:spid="_x0000_s1199" style="position:absolute;flip:x;visibility:visible;mso-wrap-style:square" from="1192,4056" to="2351,5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xOsMAAADbAAAADwAAAGRycy9kb3ducmV2LnhtbESPQWsCMRSE7wX/Q3iCt5pVaiurUUQp&#10;iNBCV70/N89NcPOybKKu/fVNodDjMDPfMPNl52pxozZYzwpGwwwEcem15UrBYf/+PAURIrLG2jMp&#10;eFCA5aL3NMdc+zt/0a2IlUgQDjkqMDE2uZShNOQwDH1DnLyzbx3GJNtK6hbvCe5qOc6yV+nQclow&#10;2NDaUHkprk5BOB3tbj3Z2G9jis/tm94cPo57pQb9bjUDEamL/+G/9lYrGL/A75f0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RMTrDAAAA2wAAAA8AAAAAAAAAAAAA&#10;AAAAoQIAAGRycy9kb3ducmV2LnhtbFBLBQYAAAAABAAEAPkAAACRAwAAAAA=&#10;" strokecolor="#4579b8" strokeweight="1.5pt"/>
                      </v:group>
                      <v:line id="直接连接符 1235" o:spid="_x0000_s1200" style="position:absolute;visibility:visible;mso-wrap-style:square" from="2621,4184" to="3271,6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YfEcMAAADbAAAADwAAAGRycy9kb3ducmV2LnhtbESPT4vCMBTE74LfITzBm6YrKFqNpaws&#10;Kl78s7DXZ/O27W7zUpqo9dsbQfA4zMxvmEXSmkpcqXGlZQUfwwgEcWZ1ybmC79PXYArCeWSNlWVS&#10;cCcHybLbWWCs7Y0PdD36XAQIuxgVFN7XsZQuK8igG9qaOHi/tjHog2xyqRu8Bbip5CiKJtJgyWGh&#10;wJo+C8r+jxejYLVeOWOj2R9t92fdXrJU735ypfq9Np2D8NT6d/jV3mgFozE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2HxHDAAAA2wAAAA8AAAAAAAAAAAAA&#10;AAAAoQIAAGRycy9kb3ducmV2LnhtbFBLBQYAAAAABAAEAPkAAACRAwAAAAA=&#10;" strokecolor="#4579b8" strokeweight="1.5pt"/>
                    </v:group>
                    <v:oval id="椭圆 1236" o:spid="_x0000_s1201" style="position:absolute;left:2946;top:56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AMMMA&#10;AADbAAAADwAAAGRycy9kb3ducmV2LnhtbESPQWvCQBSE74L/YXlCb7ppCjGkrlIKhV4K1arn1+wz&#10;G8y+DbvbmPbXu4LQ4zAz3zCrzWg7MZAPrWMFj4sMBHHtdMuNgv3X27wEESKyxs4xKfilAJv1dLLC&#10;SrsLb2nYxUYkCIcKFZgY+0rKUBuyGBauJ07eyXmLMUnfSO3xkuC2k3mWFdJiy2nBYE+vhurz7scq&#10;+Fs+mcGH4nAsPz7zIfPfsealUg+z8eUZRKQx/ofv7XetIC/g9iX9AL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AMMMAAADbAAAADwAAAAAAAAAAAAAAAACYAgAAZHJzL2Rv&#10;d25yZXYueG1sUEsFBgAAAAAEAAQA9QAAAIgDAAAAAA==&#10;" fillcolor="red" strokecolor="red" strokeweight="2pt">
                      <v:textbox>
                        <w:txbxContent>
                          <w:p w:rsidR="008F6355" w:rsidRDefault="008F6355" w:rsidP="007F5700"/>
                        </w:txbxContent>
                      </v:textbox>
                    </v:oval>
                  </v:group>
                  <v:shape id="TextBox 101" o:spid="_x0000_s1202" type="#_x0000_t202" style="position:absolute;top:3577;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3</w:t>
                          </w:r>
                        </w:p>
                      </w:txbxContent>
                    </v:textbox>
                  </v:shape>
                  <v:shape id="TextBox 102" o:spid="_x0000_s1203" type="#_x0000_t202" style="position:absolute;left:3576;width:5747;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4</w:t>
                          </w:r>
                        </w:p>
                      </w:txbxContent>
                    </v:textbox>
                  </v:shape>
                  <v:shape id="TextBox 103" o:spid="_x0000_s1204" type="#_x0000_t202" style="position:absolute;left:3576;top:10175;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rsidR="008F6355" w:rsidRDefault="008F6355" w:rsidP="007F5700">
                          <w:pPr>
                            <w:pStyle w:val="af1"/>
                            <w:spacing w:before="0" w:beforeAutospacing="0" w:after="0" w:afterAutospacing="0"/>
                          </w:pPr>
                          <w:r w:rsidRPr="00B55987">
                            <w:rPr>
                              <w:rFonts w:ascii="Calibri" w:hAnsi="Calibri" w:cs="Calibri"/>
                              <w:color w:val="000000"/>
                              <w:kern w:val="24"/>
                              <w:sz w:val="36"/>
                              <w:szCs w:val="36"/>
                            </w:rPr>
                            <w:t xml:space="preserve">  5</w:t>
                          </w:r>
                        </w:p>
                      </w:txbxContent>
                    </v:textbox>
                  </v:shape>
                </v:group>
              </w:pict>
            </mc:Fallback>
          </mc:AlternateContent>
        </w:r>
      </w:del>
      <w:r w:rsidR="00E25226" w:rsidRPr="00414770">
        <w:rPr>
          <w:rFonts w:ascii="Times New Roman" w:eastAsiaTheme="minorEastAsia" w:hAnsi="Times New Roman" w:cs="Times New Roman"/>
          <w:sz w:val="24"/>
          <w:szCs w:val="24"/>
          <w:highlight w:val="yellow"/>
          <w:rPrChange w:id="571" w:author="User" w:date="2016-10-24T17:38:00Z">
            <w:rPr>
              <w:rFonts w:ascii="Times New Roman" w:eastAsiaTheme="minorEastAsia" w:hAnsi="Times New Roman" w:cs="Times New Roman"/>
              <w:sz w:val="24"/>
              <w:szCs w:val="24"/>
            </w:rPr>
          </w:rPrChange>
        </w:rPr>
        <w:t xml:space="preserve">                  </w:t>
      </w:r>
    </w:p>
    <w:p w:rsidR="00E25226" w:rsidRPr="00414770" w:rsidRDefault="003E6184">
      <w:pPr>
        <w:spacing w:line="300" w:lineRule="auto"/>
        <w:ind w:firstLine="720"/>
        <w:jc w:val="center"/>
        <w:rPr>
          <w:rFonts w:ascii="Times New Roman" w:eastAsiaTheme="minorEastAsia" w:hAnsi="Times New Roman" w:cs="Times New Roman"/>
          <w:sz w:val="24"/>
          <w:szCs w:val="24"/>
          <w:highlight w:val="yellow"/>
          <w:rPrChange w:id="572" w:author="User" w:date="2016-10-24T17:38:00Z">
            <w:rPr>
              <w:rFonts w:ascii="Times New Roman" w:eastAsiaTheme="minorEastAsia" w:hAnsi="Times New Roman" w:cs="Times New Roman"/>
              <w:sz w:val="24"/>
              <w:szCs w:val="24"/>
            </w:rPr>
          </w:rPrChange>
        </w:rPr>
      </w:pPr>
      <w:ins w:id="573" w:author="User" w:date="2016-10-24T16:57:00Z">
        <w:r w:rsidRPr="00414770">
          <w:rPr>
            <w:noProof/>
            <w:highlight w:val="yellow"/>
            <w:rPrChange w:id="574" w:author="Unknown">
              <w:rPr>
                <w:noProof/>
              </w:rPr>
            </w:rPrChange>
          </w:rPr>
          <mc:AlternateContent>
            <mc:Choice Requires="wps">
              <w:drawing>
                <wp:anchor distT="0" distB="0" distL="114300" distR="114300" simplePos="0" relativeHeight="251727360" behindDoc="0" locked="0" layoutInCell="1" allowOverlap="1" wp14:anchorId="5F88265C" wp14:editId="05348B6A">
                  <wp:simplePos x="0" y="0"/>
                  <wp:positionH relativeFrom="column">
                    <wp:posOffset>3844290</wp:posOffset>
                  </wp:positionH>
                  <wp:positionV relativeFrom="paragraph">
                    <wp:posOffset>240665</wp:posOffset>
                  </wp:positionV>
                  <wp:extent cx="719455" cy="0"/>
                  <wp:effectExtent l="0" t="76200" r="23495" b="114300"/>
                  <wp:wrapNone/>
                  <wp:docPr id="1605"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945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直接箭头连接符 34" o:spid="_x0000_s1026" type="#_x0000_t32" style="position:absolute;left:0;text-align:left;margin-left:302.7pt;margin-top:18.95pt;width:56.65pt;height:0;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" strokecolor="#4579b8">
                  <v:stroke endarrow="open"/>
                </v:shape>
              </w:pict>
            </mc:Fallback>
          </mc:AlternateContent>
        </w:r>
      </w:ins>
    </w:p>
    <w:p w:rsidR="00E25226" w:rsidRPr="00414770" w:rsidDel="008C342B" w:rsidRDefault="00E25226">
      <w:pPr>
        <w:spacing w:line="300" w:lineRule="auto"/>
        <w:ind w:firstLine="720"/>
        <w:jc w:val="center"/>
        <w:rPr>
          <w:del w:id="575" w:author="User" w:date="2016-10-24T17:00:00Z"/>
          <w:rFonts w:ascii="Times New Roman" w:eastAsiaTheme="minorEastAsia" w:hAnsi="Times New Roman" w:cs="Times New Roman"/>
          <w:sz w:val="24"/>
          <w:szCs w:val="24"/>
          <w:highlight w:val="yellow"/>
          <w:rPrChange w:id="576" w:author="User" w:date="2016-10-24T17:38:00Z">
            <w:rPr>
              <w:del w:id="577" w:author="User" w:date="2016-10-24T17:00:00Z"/>
              <w:rFonts w:ascii="Times New Roman" w:eastAsiaTheme="minorEastAsia" w:hAnsi="Times New Roman" w:cs="Times New Roman"/>
              <w:sz w:val="24"/>
              <w:szCs w:val="24"/>
            </w:rPr>
          </w:rPrChange>
        </w:rPr>
      </w:pPr>
    </w:p>
    <w:p w:rsidR="00E25226" w:rsidRPr="00414770" w:rsidDel="008C342B" w:rsidRDefault="00E25226">
      <w:pPr>
        <w:spacing w:line="300" w:lineRule="auto"/>
        <w:ind w:firstLine="720"/>
        <w:jc w:val="center"/>
        <w:rPr>
          <w:del w:id="578" w:author="User" w:date="2016-10-24T17:00:00Z"/>
          <w:rFonts w:ascii="Times New Roman" w:eastAsiaTheme="minorEastAsia" w:hAnsi="Times New Roman" w:cs="Times New Roman"/>
          <w:sz w:val="24"/>
          <w:szCs w:val="24"/>
          <w:highlight w:val="yellow"/>
          <w:rPrChange w:id="579" w:author="User" w:date="2016-10-24T17:38:00Z">
            <w:rPr>
              <w:del w:id="580" w:author="User" w:date="2016-10-24T17:00:00Z"/>
              <w:rFonts w:ascii="Times New Roman" w:eastAsiaTheme="minorEastAsia" w:hAnsi="Times New Roman" w:cs="Times New Roman"/>
              <w:sz w:val="24"/>
              <w:szCs w:val="24"/>
            </w:rPr>
          </w:rPrChange>
        </w:rPr>
      </w:pPr>
    </w:p>
    <w:p w:rsidR="00E25226" w:rsidRPr="00414770" w:rsidDel="008C342B" w:rsidRDefault="00E25226">
      <w:pPr>
        <w:spacing w:line="300" w:lineRule="auto"/>
        <w:ind w:firstLine="720"/>
        <w:jc w:val="center"/>
        <w:rPr>
          <w:del w:id="581" w:author="User" w:date="2016-10-24T17:00:00Z"/>
          <w:rFonts w:ascii="Times New Roman" w:eastAsiaTheme="minorEastAsia" w:hAnsi="Times New Roman" w:cs="Times New Roman"/>
          <w:sz w:val="24"/>
          <w:szCs w:val="24"/>
          <w:highlight w:val="yellow"/>
          <w:rPrChange w:id="582" w:author="User" w:date="2016-10-24T17:38:00Z">
            <w:rPr>
              <w:del w:id="583" w:author="User" w:date="2016-10-24T17:00:00Z"/>
              <w:rFonts w:ascii="Times New Roman" w:eastAsiaTheme="minorEastAsia" w:hAnsi="Times New Roman" w:cs="Times New Roman"/>
              <w:sz w:val="24"/>
              <w:szCs w:val="24"/>
            </w:rPr>
          </w:rPrChange>
        </w:rPr>
      </w:pPr>
    </w:p>
    <w:p w:rsidR="00E25226" w:rsidRPr="00414770" w:rsidDel="008C342B" w:rsidRDefault="00693F27">
      <w:pPr>
        <w:spacing w:line="300" w:lineRule="auto"/>
        <w:ind w:firstLine="720"/>
        <w:jc w:val="center"/>
        <w:rPr>
          <w:del w:id="584" w:author="User" w:date="2016-10-24T17:00:00Z"/>
          <w:rFonts w:ascii="Times New Roman" w:eastAsiaTheme="minorEastAsia" w:hAnsi="Times New Roman" w:cs="Times New Roman"/>
          <w:sz w:val="24"/>
          <w:szCs w:val="24"/>
          <w:highlight w:val="yellow"/>
          <w:rPrChange w:id="585" w:author="User" w:date="2016-10-24T17:38:00Z">
            <w:rPr>
              <w:del w:id="586" w:author="User" w:date="2016-10-24T17:00:00Z"/>
              <w:rFonts w:ascii="Times New Roman" w:eastAsiaTheme="minorEastAsia" w:hAnsi="Times New Roman" w:cs="Times New Roman"/>
              <w:sz w:val="24"/>
              <w:szCs w:val="24"/>
            </w:rPr>
          </w:rPrChange>
        </w:rPr>
      </w:pPr>
      <w:del w:id="587" w:author="User" w:date="2016-10-24T16:51:00Z">
        <w:r w:rsidRPr="00414770" w:rsidDel="00273B29">
          <w:rPr>
            <w:rFonts w:ascii="Times New Roman" w:eastAsiaTheme="minorEastAsia" w:hAnsi="Times New Roman" w:cs="Times New Roman"/>
            <w:noProof/>
            <w:highlight w:val="yellow"/>
            <w:rPrChange w:id="588" w:author="Unknown">
              <w:rPr>
                <w:rFonts w:ascii="Times New Roman" w:eastAsiaTheme="minorEastAsia" w:hAnsi="Times New Roman" w:cs="Times New Roman"/>
                <w:noProof/>
              </w:rPr>
            </w:rPrChange>
          </w:rPr>
          <mc:AlternateContent>
            <mc:Choice Requires="wps">
              <w:drawing>
                <wp:anchor distT="0" distB="0" distL="114300" distR="114300" simplePos="0" relativeHeight="251659776" behindDoc="0" locked="0" layoutInCell="1" allowOverlap="1" wp14:anchorId="4BD51BE0" wp14:editId="499B4D52">
                  <wp:simplePos x="0" y="0"/>
                  <wp:positionH relativeFrom="column">
                    <wp:posOffset>1600200</wp:posOffset>
                  </wp:positionH>
                  <wp:positionV relativeFrom="paragraph">
                    <wp:posOffset>133350</wp:posOffset>
                  </wp:positionV>
                  <wp:extent cx="986155" cy="289560"/>
                  <wp:effectExtent l="0" t="0" r="0" b="0"/>
                  <wp:wrapNone/>
                  <wp:docPr id="73"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6155" cy="289560"/>
                          </a:xfrm>
                          <a:prstGeom prst="rect">
                            <a:avLst/>
                          </a:prstGeom>
                          <a:noFill/>
                        </wps:spPr>
                        <wps:txbx>
                          <w:txbxContent>
                            <w:p w:rsidR="00231D64" w:rsidRPr="00791EBA" w:rsidRDefault="00231D64" w:rsidP="0065677F">
                              <w:pPr>
                                <w:pStyle w:val="af1"/>
                                <w:spacing w:before="0" w:beforeAutospacing="0" w:after="0" w:afterAutospacing="0"/>
                                <w:rPr>
                                  <w:sz w:val="21"/>
                                  <w:szCs w:val="21"/>
                                </w:rPr>
                              </w:pPr>
                              <w:del w:id="589" w:author="User" w:date="2016-10-24T16:51:00Z">
                                <w:r w:rsidRPr="00B55987" w:rsidDel="00273B29">
                                  <w:rPr>
                                    <w:rFonts w:ascii="Calibri" w:hAnsi="Calibri" w:cs="Calibri"/>
                                    <w:color w:val="000000"/>
                                    <w:kern w:val="24"/>
                                    <w:sz w:val="21"/>
                                    <w:szCs w:val="21"/>
                                  </w:rPr>
                                  <w:delText xml:space="preserve"> </w:delText>
                                </w:r>
                                <w:r w:rsidRPr="00B55987" w:rsidDel="00273B29">
                                  <w:rPr>
                                    <w:rFonts w:ascii="Calibri" w:hAnsi="Calibri" w:cs="Calibri" w:hint="eastAsia"/>
                                    <w:color w:val="000000"/>
                                    <w:kern w:val="24"/>
                                    <w:sz w:val="21"/>
                                    <w:szCs w:val="21"/>
                                  </w:rPr>
                                  <w:delText>第二次剪枝</w:delText>
                                </w:r>
                              </w:del>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205" type="#_x0000_t202" style="position:absolute;left:0;text-align:left;margin-left:126pt;margin-top:10.5pt;width:77.65pt;height:22.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" filled="f" stroked="f">
                  <v:path arrowok="t"/>
                  <v:textbox style="mso-fit-shape-to-text:t">
                    <w:txbxContent>
                      <w:p w:rsidR="008F6355" w:rsidRPr="00791EBA" w:rsidRDefault="008F6355" w:rsidP="0065677F">
                        <w:pPr>
                          <w:pStyle w:val="af1"/>
                          <w:spacing w:before="0" w:beforeAutospacing="0" w:after="0" w:afterAutospacing="0"/>
                          <w:rPr>
                            <w:sz w:val="21"/>
                            <w:szCs w:val="21"/>
                          </w:rPr>
                        </w:pPr>
                        <w:del w:id="571" w:author="User" w:date="2016-10-24T16:51:00Z">
                          <w:r w:rsidRPr="00B55987" w:rsidDel="00273B29">
                            <w:rPr>
                              <w:rFonts w:ascii="Calibri" w:hAnsi="Calibri" w:cs="Calibri"/>
                              <w:color w:val="000000"/>
                              <w:kern w:val="24"/>
                              <w:sz w:val="21"/>
                              <w:szCs w:val="21"/>
                            </w:rPr>
                            <w:delText xml:space="preserve"> </w:delText>
                          </w:r>
                          <w:r w:rsidRPr="00B55987" w:rsidDel="00273B29">
                            <w:rPr>
                              <w:rFonts w:ascii="Calibri" w:hAnsi="Calibri" w:cs="Calibri" w:hint="eastAsia"/>
                              <w:color w:val="000000"/>
                              <w:kern w:val="24"/>
                              <w:sz w:val="21"/>
                              <w:szCs w:val="21"/>
                            </w:rPr>
                            <w:delText>第二次剪枝</w:delText>
                          </w:r>
                        </w:del>
                      </w:p>
                    </w:txbxContent>
                  </v:textbox>
                </v:shape>
              </w:pict>
            </mc:Fallback>
          </mc:AlternateContent>
        </w:r>
      </w:del>
    </w:p>
    <w:p w:rsidR="00E25226" w:rsidRPr="00414770" w:rsidDel="008C342B" w:rsidRDefault="00E25226">
      <w:pPr>
        <w:spacing w:line="300" w:lineRule="auto"/>
        <w:ind w:firstLine="720"/>
        <w:jc w:val="center"/>
        <w:rPr>
          <w:del w:id="590" w:author="User" w:date="2016-10-24T17:00:00Z"/>
          <w:rFonts w:ascii="Times New Roman" w:eastAsiaTheme="minorEastAsia" w:hAnsi="Times New Roman" w:cs="Times New Roman"/>
          <w:sz w:val="24"/>
          <w:szCs w:val="24"/>
          <w:highlight w:val="yellow"/>
          <w:rPrChange w:id="591" w:author="User" w:date="2016-10-24T17:38:00Z">
            <w:rPr>
              <w:del w:id="592" w:author="User" w:date="2016-10-24T17:00:00Z"/>
              <w:rFonts w:ascii="Times New Roman" w:eastAsiaTheme="minorEastAsia" w:hAnsi="Times New Roman" w:cs="Times New Roman"/>
              <w:sz w:val="24"/>
              <w:szCs w:val="24"/>
            </w:rPr>
          </w:rPrChange>
        </w:rPr>
      </w:pPr>
    </w:p>
    <w:p w:rsidR="00E25226" w:rsidRPr="00414770" w:rsidDel="008C342B" w:rsidRDefault="00E25226">
      <w:pPr>
        <w:spacing w:line="300" w:lineRule="auto"/>
        <w:ind w:firstLine="720"/>
        <w:jc w:val="center"/>
        <w:rPr>
          <w:del w:id="593" w:author="User" w:date="2016-10-24T17:00:00Z"/>
          <w:rFonts w:ascii="Times New Roman" w:eastAsiaTheme="minorEastAsia" w:hAnsi="Times New Roman" w:cs="Times New Roman"/>
          <w:sz w:val="24"/>
          <w:szCs w:val="24"/>
          <w:highlight w:val="yellow"/>
          <w:rPrChange w:id="594" w:author="User" w:date="2016-10-24T17:38:00Z">
            <w:rPr>
              <w:del w:id="595" w:author="User" w:date="2016-10-24T17:00:00Z"/>
              <w:rFonts w:ascii="Times New Roman" w:eastAsiaTheme="minorEastAsia" w:hAnsi="Times New Roman" w:cs="Times New Roman"/>
              <w:sz w:val="24"/>
              <w:szCs w:val="24"/>
            </w:rPr>
          </w:rPrChange>
        </w:rPr>
      </w:pPr>
    </w:p>
    <w:p w:rsidR="00E25226" w:rsidRPr="00414770" w:rsidRDefault="00E25226">
      <w:pPr>
        <w:spacing w:line="300" w:lineRule="auto"/>
        <w:ind w:firstLine="720"/>
        <w:jc w:val="center"/>
        <w:rPr>
          <w:rFonts w:ascii="Times New Roman" w:eastAsiaTheme="minorEastAsia" w:hAnsi="Times New Roman" w:cs="Times New Roman"/>
          <w:sz w:val="24"/>
          <w:szCs w:val="24"/>
          <w:highlight w:val="yellow"/>
          <w:rPrChange w:id="596" w:author="User" w:date="2016-10-24T17:38:00Z">
            <w:rPr>
              <w:rFonts w:ascii="Times New Roman" w:eastAsiaTheme="minorEastAsia" w:hAnsi="Times New Roman" w:cs="Times New Roman"/>
              <w:sz w:val="24"/>
              <w:szCs w:val="24"/>
            </w:rPr>
          </w:rPrChange>
        </w:rPr>
      </w:pPr>
    </w:p>
    <w:p w:rsidR="00E25226" w:rsidRPr="00414770" w:rsidRDefault="00E25226" w:rsidP="00745414">
      <w:pPr>
        <w:spacing w:line="300" w:lineRule="auto"/>
        <w:ind w:firstLineChars="800" w:firstLine="1920"/>
        <w:jc w:val="left"/>
        <w:rPr>
          <w:rFonts w:ascii="Times New Roman" w:eastAsiaTheme="minorEastAsia" w:hAnsi="Times New Roman" w:cs="Times New Roman"/>
          <w:sz w:val="24"/>
          <w:szCs w:val="24"/>
          <w:highlight w:val="yellow"/>
          <w:rPrChange w:id="597" w:author="User" w:date="2016-10-24T17:38:00Z">
            <w:rPr>
              <w:rFonts w:ascii="Times New Roman" w:eastAsiaTheme="minorEastAsia" w:hAnsi="Times New Roman" w:cs="Times New Roman"/>
              <w:sz w:val="24"/>
              <w:szCs w:val="24"/>
            </w:rPr>
          </w:rPrChange>
        </w:rPr>
      </w:pPr>
      <w:r w:rsidRPr="00414770">
        <w:rPr>
          <w:rFonts w:ascii="Times New Roman" w:eastAsiaTheme="minorEastAsia" w:hAnsi="Times New Roman" w:cs="Times New Roman"/>
          <w:sz w:val="24"/>
          <w:szCs w:val="24"/>
          <w:highlight w:val="yellow"/>
          <w:rPrChange w:id="598" w:author="User" w:date="2016-10-24T17:38:00Z">
            <w:rPr>
              <w:rFonts w:ascii="Times New Roman" w:eastAsiaTheme="minorEastAsia" w:hAnsi="Times New Roman" w:cs="Times New Roman"/>
              <w:sz w:val="24"/>
              <w:szCs w:val="24"/>
            </w:rPr>
          </w:rPrChange>
        </w:rPr>
        <w:t>(a)                                                                    (</w:t>
      </w:r>
      <w:proofErr w:type="gramStart"/>
      <w:r w:rsidRPr="00414770">
        <w:rPr>
          <w:rFonts w:ascii="Times New Roman" w:eastAsiaTheme="minorEastAsia" w:hAnsi="Times New Roman" w:cs="Times New Roman"/>
          <w:sz w:val="24"/>
          <w:szCs w:val="24"/>
          <w:highlight w:val="yellow"/>
          <w:rPrChange w:id="599" w:author="User" w:date="2016-10-24T17:38:00Z">
            <w:rPr>
              <w:rFonts w:ascii="Times New Roman" w:eastAsiaTheme="minorEastAsia" w:hAnsi="Times New Roman" w:cs="Times New Roman"/>
              <w:sz w:val="24"/>
              <w:szCs w:val="24"/>
            </w:rPr>
          </w:rPrChange>
        </w:rPr>
        <w:t>b</w:t>
      </w:r>
      <w:proofErr w:type="gramEnd"/>
      <w:r w:rsidRPr="00414770">
        <w:rPr>
          <w:rFonts w:ascii="Times New Roman" w:eastAsiaTheme="minorEastAsia" w:hAnsi="Times New Roman" w:cs="Times New Roman"/>
          <w:sz w:val="24"/>
          <w:szCs w:val="24"/>
          <w:highlight w:val="yellow"/>
          <w:rPrChange w:id="600" w:author="User" w:date="2016-10-24T17:38:00Z">
            <w:rPr>
              <w:rFonts w:ascii="Times New Roman" w:eastAsiaTheme="minorEastAsia" w:hAnsi="Times New Roman" w:cs="Times New Roman"/>
              <w:sz w:val="24"/>
              <w:szCs w:val="24"/>
            </w:rPr>
          </w:rPrChange>
        </w:rPr>
        <w:t xml:space="preserve">)                          </w:t>
      </w:r>
      <w:commentRangeEnd w:id="469"/>
      <w:r w:rsidR="00414770" w:rsidRPr="00414770">
        <w:rPr>
          <w:rStyle w:val="a6"/>
          <w:highlight w:val="yellow"/>
          <w:rPrChange w:id="601" w:author="User" w:date="2016-10-24T17:38:00Z">
            <w:rPr>
              <w:rStyle w:val="a6"/>
            </w:rPr>
          </w:rPrChange>
        </w:rPr>
        <w:commentReference w:id="469"/>
      </w:r>
    </w:p>
    <w:p w:rsidR="00E25226" w:rsidRPr="00C54053" w:rsidRDefault="00E25226">
      <w:pPr>
        <w:spacing w:line="300" w:lineRule="auto"/>
        <w:jc w:val="center"/>
        <w:rPr>
          <w:rFonts w:ascii="Times New Roman" w:eastAsiaTheme="minorEastAsia" w:hAnsi="Times New Roman" w:cs="Times New Roman"/>
          <w:sz w:val="24"/>
          <w:szCs w:val="24"/>
        </w:rPr>
        <w:pPrChange w:id="602" w:author="User" w:date="2016-10-24T17:00:00Z">
          <w:pPr>
            <w:spacing w:line="300" w:lineRule="auto"/>
          </w:pPr>
        </w:pPrChange>
      </w:pPr>
      <w:r w:rsidRPr="00414770">
        <w:rPr>
          <w:rFonts w:ascii="Times New Roman" w:eastAsiaTheme="minorEastAsia" w:hAnsi="Times New Roman" w:cs="Times New Roman" w:hint="eastAsia"/>
          <w:sz w:val="24"/>
          <w:szCs w:val="24"/>
          <w:highlight w:val="yellow"/>
          <w:rPrChange w:id="603" w:author="User" w:date="2016-10-24T17:38:00Z">
            <w:rPr>
              <w:rFonts w:ascii="Times New Roman" w:eastAsiaTheme="minorEastAsia" w:hAnsi="Times New Roman" w:cs="Times New Roman" w:hint="eastAsia"/>
              <w:sz w:val="24"/>
              <w:szCs w:val="24"/>
            </w:rPr>
          </w:rPrChange>
        </w:rPr>
        <w:t>图</w:t>
      </w:r>
      <w:r w:rsidRPr="00414770">
        <w:rPr>
          <w:rFonts w:ascii="Times New Roman" w:eastAsiaTheme="minorEastAsia" w:hAnsi="Times New Roman" w:cs="Times New Roman"/>
          <w:sz w:val="24"/>
          <w:szCs w:val="24"/>
          <w:highlight w:val="yellow"/>
          <w:rPrChange w:id="604" w:author="User" w:date="2016-10-24T17:38:00Z">
            <w:rPr>
              <w:rFonts w:ascii="Times New Roman" w:eastAsiaTheme="minorEastAsia" w:hAnsi="Times New Roman" w:cs="Times New Roman"/>
              <w:sz w:val="24"/>
              <w:szCs w:val="24"/>
            </w:rPr>
          </w:rPrChange>
        </w:rPr>
        <w:t>2.</w:t>
      </w:r>
      <w:r w:rsidRPr="00414770">
        <w:rPr>
          <w:rFonts w:ascii="Times New Roman" w:eastAsiaTheme="minorEastAsia" w:hAnsi="Times New Roman" w:cs="Times New Roman" w:hint="eastAsia"/>
          <w:sz w:val="24"/>
          <w:szCs w:val="24"/>
          <w:highlight w:val="yellow"/>
          <w:rPrChange w:id="605" w:author="User" w:date="2016-10-24T17:38:00Z">
            <w:rPr>
              <w:rFonts w:ascii="Times New Roman" w:eastAsiaTheme="minorEastAsia" w:hAnsi="Times New Roman" w:cs="Times New Roman" w:hint="eastAsia"/>
              <w:sz w:val="24"/>
              <w:szCs w:val="24"/>
            </w:rPr>
          </w:rPrChange>
        </w:rPr>
        <w:t>剪枝过程</w:t>
      </w:r>
      <w:r w:rsidR="00C54053" w:rsidRPr="00414770">
        <w:rPr>
          <w:rFonts w:ascii="Times New Roman" w:eastAsiaTheme="minorEastAsia" w:hAnsi="Times New Roman" w:cs="Times New Roman" w:hint="eastAsia"/>
          <w:sz w:val="24"/>
          <w:szCs w:val="24"/>
          <w:highlight w:val="yellow"/>
          <w:rPrChange w:id="606" w:author="User" w:date="2016-10-24T17:38:00Z">
            <w:rPr>
              <w:rFonts w:ascii="Times New Roman" w:eastAsiaTheme="minorEastAsia" w:hAnsi="Times New Roman" w:cs="Times New Roman" w:hint="eastAsia"/>
              <w:sz w:val="24"/>
              <w:szCs w:val="24"/>
            </w:rPr>
          </w:rPrChange>
        </w:rPr>
        <w:t>。</w:t>
      </w:r>
      <w:ins w:id="607" w:author="User" w:date="2016-10-24T17:00:00Z">
        <w:r w:rsidR="008C342B" w:rsidRPr="00414770">
          <w:rPr>
            <w:rFonts w:ascii="Times New Roman" w:eastAsiaTheme="minorEastAsia" w:hAnsi="Times New Roman" w:cs="Times New Roman" w:hint="eastAsia"/>
            <w:sz w:val="24"/>
            <w:szCs w:val="24"/>
            <w:highlight w:val="yellow"/>
            <w:rPrChange w:id="608" w:author="User" w:date="2016-10-24T17:38:00Z">
              <w:rPr>
                <w:rFonts w:ascii="Times New Roman" w:eastAsiaTheme="minorEastAsia" w:hAnsi="Times New Roman" w:cs="Times New Roman" w:hint="eastAsia"/>
                <w:sz w:val="24"/>
                <w:szCs w:val="24"/>
              </w:rPr>
            </w:rPrChange>
          </w:rPr>
          <w:t>图</w:t>
        </w:r>
        <w:r w:rsidR="008C342B" w:rsidRPr="00414770">
          <w:rPr>
            <w:rFonts w:ascii="Times New Roman" w:eastAsiaTheme="minorEastAsia" w:hAnsi="Times New Roman" w:cs="Times New Roman"/>
            <w:sz w:val="24"/>
            <w:szCs w:val="24"/>
            <w:highlight w:val="yellow"/>
            <w:rPrChange w:id="609" w:author="User" w:date="2016-10-24T17:38:00Z">
              <w:rPr>
                <w:rFonts w:ascii="Times New Roman" w:eastAsiaTheme="minorEastAsia" w:hAnsi="Times New Roman" w:cs="Times New Roman"/>
                <w:sz w:val="24"/>
                <w:szCs w:val="24"/>
              </w:rPr>
            </w:rPrChange>
          </w:rPr>
          <w:t xml:space="preserve">2 (a) </w:t>
        </w:r>
        <w:r w:rsidR="008C342B" w:rsidRPr="00414770">
          <w:rPr>
            <w:rFonts w:ascii="Times New Roman" w:eastAsiaTheme="minorEastAsia" w:hAnsi="Times New Roman" w:cs="Times New Roman" w:hint="eastAsia"/>
            <w:sz w:val="24"/>
            <w:szCs w:val="24"/>
            <w:highlight w:val="yellow"/>
            <w:rPrChange w:id="610" w:author="User" w:date="2016-10-24T17:38:00Z">
              <w:rPr>
                <w:rFonts w:ascii="Times New Roman" w:eastAsiaTheme="minorEastAsia" w:hAnsi="Times New Roman" w:cs="Times New Roman" w:hint="eastAsia"/>
                <w:sz w:val="24"/>
                <w:szCs w:val="24"/>
              </w:rPr>
            </w:rPrChange>
          </w:rPr>
          <w:t>显示了</w:t>
        </w:r>
        <w:proofErr w:type="spellStart"/>
        <w:r w:rsidR="008C342B" w:rsidRPr="00414770">
          <w:rPr>
            <w:rFonts w:ascii="Times New Roman" w:eastAsiaTheme="minorEastAsia" w:hAnsi="Times New Roman" w:cs="Times New Roman"/>
            <w:sz w:val="24"/>
            <w:szCs w:val="24"/>
            <w:highlight w:val="yellow"/>
            <w:rPrChange w:id="611" w:author="User" w:date="2016-10-24T17:38:00Z">
              <w:rPr>
                <w:rFonts w:ascii="Times New Roman" w:eastAsiaTheme="minorEastAsia" w:hAnsi="Times New Roman" w:cs="Times New Roman"/>
                <w:sz w:val="24"/>
                <w:szCs w:val="24"/>
              </w:rPr>
            </w:rPrChange>
          </w:rPr>
          <w:t>DMst</w:t>
        </w:r>
        <w:proofErr w:type="spellEnd"/>
        <w:r w:rsidR="008C342B" w:rsidRPr="00414770">
          <w:rPr>
            <w:rFonts w:ascii="Times New Roman" w:eastAsiaTheme="minorEastAsia" w:hAnsi="Times New Roman" w:cs="Times New Roman" w:hint="eastAsia"/>
            <w:sz w:val="24"/>
            <w:szCs w:val="24"/>
            <w:highlight w:val="yellow"/>
            <w:rPrChange w:id="612" w:author="User" w:date="2016-10-24T17:38:00Z">
              <w:rPr>
                <w:rFonts w:ascii="Times New Roman" w:eastAsiaTheme="minorEastAsia" w:hAnsi="Times New Roman" w:cs="Times New Roman" w:hint="eastAsia"/>
                <w:sz w:val="24"/>
                <w:szCs w:val="24"/>
              </w:rPr>
            </w:rPrChange>
          </w:rPr>
          <w:t>中各节点，图</w:t>
        </w:r>
        <w:r w:rsidR="008C342B" w:rsidRPr="00414770">
          <w:rPr>
            <w:rFonts w:ascii="Times New Roman" w:eastAsiaTheme="minorEastAsia" w:hAnsi="Times New Roman" w:cs="Times New Roman"/>
            <w:sz w:val="24"/>
            <w:szCs w:val="24"/>
            <w:highlight w:val="yellow"/>
            <w:rPrChange w:id="613" w:author="User" w:date="2016-10-24T17:38:00Z">
              <w:rPr>
                <w:rFonts w:ascii="Times New Roman" w:eastAsiaTheme="minorEastAsia" w:hAnsi="Times New Roman" w:cs="Times New Roman"/>
                <w:sz w:val="24"/>
                <w:szCs w:val="24"/>
              </w:rPr>
            </w:rPrChange>
          </w:rPr>
          <w:t xml:space="preserve">2 (b) </w:t>
        </w:r>
        <w:r w:rsidR="008C342B" w:rsidRPr="00414770">
          <w:rPr>
            <w:rFonts w:ascii="Times New Roman" w:eastAsiaTheme="minorEastAsia" w:hAnsi="Times New Roman" w:cs="Times New Roman" w:hint="eastAsia"/>
            <w:sz w:val="24"/>
            <w:szCs w:val="24"/>
            <w:highlight w:val="yellow"/>
            <w:rPrChange w:id="614" w:author="User" w:date="2016-10-24T17:38:00Z">
              <w:rPr>
                <w:rFonts w:ascii="Times New Roman" w:eastAsiaTheme="minorEastAsia" w:hAnsi="Times New Roman" w:cs="Times New Roman" w:hint="eastAsia"/>
                <w:sz w:val="24"/>
                <w:szCs w:val="24"/>
              </w:rPr>
            </w:rPrChange>
          </w:rPr>
          <w:t>显示了网络的连接方式。</w:t>
        </w:r>
      </w:ins>
      <w:del w:id="615" w:author="User" w:date="2016-10-24T17:00:00Z">
        <w:r w:rsidRPr="00414770" w:rsidDel="008C342B">
          <w:rPr>
            <w:rFonts w:ascii="Times New Roman" w:eastAsiaTheme="minorEastAsia" w:hAnsi="Times New Roman" w:cs="Times New Roman"/>
            <w:sz w:val="24"/>
            <w:szCs w:val="24"/>
            <w:highlight w:val="yellow"/>
            <w:rPrChange w:id="616" w:author="User" w:date="2016-10-24T17:38:00Z">
              <w:rPr>
                <w:rFonts w:ascii="Times New Roman" w:eastAsiaTheme="minorEastAsia" w:hAnsi="Times New Roman" w:cs="Times New Roman"/>
                <w:sz w:val="24"/>
                <w:szCs w:val="24"/>
              </w:rPr>
            </w:rPrChange>
          </w:rPr>
          <w:delText xml:space="preserve"> </w:delText>
        </w:r>
        <w:r w:rsidR="00C54053" w:rsidRPr="00414770" w:rsidDel="008C342B">
          <w:rPr>
            <w:rFonts w:ascii="Times New Roman" w:eastAsiaTheme="minorEastAsia" w:hAnsi="Times New Roman" w:cs="Times New Roman"/>
            <w:sz w:val="24"/>
            <w:szCs w:val="24"/>
            <w:highlight w:val="yellow"/>
            <w:rPrChange w:id="617" w:author="User" w:date="2016-10-24T17:38:00Z">
              <w:rPr>
                <w:rFonts w:ascii="Times New Roman" w:eastAsiaTheme="minorEastAsia" w:hAnsi="Times New Roman" w:cs="Times New Roman"/>
                <w:sz w:val="24"/>
                <w:szCs w:val="24"/>
              </w:rPr>
            </w:rPrChange>
          </w:rPr>
          <w:delText xml:space="preserve">(a) </w:delText>
        </w:r>
        <w:r w:rsidRPr="00414770" w:rsidDel="008C342B">
          <w:rPr>
            <w:rFonts w:ascii="Times New Roman" w:eastAsiaTheme="minorEastAsia" w:hAnsi="Times New Roman" w:cs="Times New Roman"/>
            <w:sz w:val="24"/>
            <w:szCs w:val="24"/>
            <w:highlight w:val="yellow"/>
            <w:rPrChange w:id="618" w:author="User" w:date="2016-10-24T17:38:00Z">
              <w:rPr>
                <w:rFonts w:ascii="Times New Roman" w:eastAsiaTheme="minorEastAsia" w:hAnsi="Times New Roman" w:cs="Times New Roman"/>
                <w:sz w:val="24"/>
                <w:szCs w:val="24"/>
              </w:rPr>
            </w:rPrChange>
          </w:rPr>
          <w:delText>2</w:delText>
        </w:r>
        <w:r w:rsidRPr="00414770" w:rsidDel="008C342B">
          <w:rPr>
            <w:rFonts w:ascii="Times New Roman" w:eastAsiaTheme="minorEastAsia" w:hAnsi="Times New Roman" w:cs="Times New Roman" w:hint="eastAsia"/>
            <w:sz w:val="24"/>
            <w:szCs w:val="24"/>
            <w:highlight w:val="yellow"/>
            <w:rPrChange w:id="619" w:author="User" w:date="2016-10-24T17:38:00Z">
              <w:rPr>
                <w:rFonts w:ascii="Times New Roman" w:eastAsiaTheme="minorEastAsia" w:hAnsi="Times New Roman" w:cs="Times New Roman" w:hint="eastAsia"/>
                <w:sz w:val="24"/>
                <w:szCs w:val="24"/>
              </w:rPr>
            </w:rPrChange>
          </w:rPr>
          <w:delText>次剪枝的过程中</w:delText>
        </w:r>
        <w:r w:rsidRPr="00414770" w:rsidDel="008C342B">
          <w:rPr>
            <w:rFonts w:ascii="Times New Roman" w:eastAsiaTheme="minorEastAsia" w:hAnsi="Times New Roman" w:cs="Times New Roman"/>
            <w:sz w:val="24"/>
            <w:szCs w:val="24"/>
            <w:highlight w:val="yellow"/>
            <w:rPrChange w:id="620" w:author="User" w:date="2016-10-24T17:38:00Z">
              <w:rPr>
                <w:rFonts w:ascii="Times New Roman" w:eastAsiaTheme="minorEastAsia" w:hAnsi="Times New Roman" w:cs="Times New Roman"/>
                <w:sz w:val="24"/>
                <w:szCs w:val="24"/>
              </w:rPr>
            </w:rPrChange>
          </w:rPr>
          <w:delText>DMst</w:delText>
        </w:r>
        <w:r w:rsidRPr="00414770" w:rsidDel="008C342B">
          <w:rPr>
            <w:rFonts w:ascii="Times New Roman" w:eastAsiaTheme="minorEastAsia" w:hAnsi="Times New Roman" w:cs="Times New Roman" w:hint="eastAsia"/>
            <w:sz w:val="24"/>
            <w:szCs w:val="24"/>
            <w:highlight w:val="yellow"/>
            <w:rPrChange w:id="621" w:author="User" w:date="2016-10-24T17:38:00Z">
              <w:rPr>
                <w:rFonts w:ascii="Times New Roman" w:eastAsiaTheme="minorEastAsia" w:hAnsi="Times New Roman" w:cs="Times New Roman" w:hint="eastAsia"/>
                <w:sz w:val="24"/>
                <w:szCs w:val="24"/>
              </w:rPr>
            </w:rPrChange>
          </w:rPr>
          <w:delText>中节点的变化</w:delText>
        </w:r>
        <w:r w:rsidR="00C54053" w:rsidRPr="00414770" w:rsidDel="008C342B">
          <w:rPr>
            <w:rFonts w:ascii="Times New Roman" w:eastAsiaTheme="minorEastAsia" w:hAnsi="Times New Roman" w:cs="Times New Roman" w:hint="eastAsia"/>
            <w:sz w:val="24"/>
            <w:szCs w:val="24"/>
            <w:highlight w:val="yellow"/>
            <w:rPrChange w:id="622" w:author="User" w:date="2016-10-24T17:38:00Z">
              <w:rPr>
                <w:rFonts w:ascii="Times New Roman" w:eastAsiaTheme="minorEastAsia" w:hAnsi="Times New Roman" w:cs="Times New Roman" w:hint="eastAsia"/>
                <w:sz w:val="24"/>
                <w:szCs w:val="24"/>
              </w:rPr>
            </w:rPrChange>
          </w:rPr>
          <w:delText>。</w:delText>
        </w:r>
        <w:r w:rsidRPr="00414770" w:rsidDel="008C342B">
          <w:rPr>
            <w:rFonts w:ascii="Times New Roman" w:eastAsiaTheme="minorEastAsia" w:hAnsi="Times New Roman" w:cs="Times New Roman"/>
            <w:sz w:val="24"/>
            <w:szCs w:val="24"/>
            <w:highlight w:val="yellow"/>
            <w:rPrChange w:id="623" w:author="User" w:date="2016-10-24T17:38:00Z">
              <w:rPr>
                <w:rFonts w:ascii="Times New Roman" w:eastAsiaTheme="minorEastAsia" w:hAnsi="Times New Roman" w:cs="Times New Roman"/>
                <w:sz w:val="24"/>
                <w:szCs w:val="24"/>
              </w:rPr>
            </w:rPrChange>
          </w:rPr>
          <w:delText xml:space="preserve"> (b)</w:delText>
        </w:r>
        <w:r w:rsidRPr="00414770" w:rsidDel="008C342B">
          <w:rPr>
            <w:rFonts w:ascii="Times New Roman" w:eastAsiaTheme="minorEastAsia" w:hAnsi="Times New Roman" w:cs="Times New Roman" w:hint="eastAsia"/>
            <w:sz w:val="24"/>
            <w:szCs w:val="24"/>
            <w:highlight w:val="yellow"/>
            <w:rPrChange w:id="624" w:author="User" w:date="2016-10-24T17:38:00Z">
              <w:rPr>
                <w:rFonts w:ascii="Times New Roman" w:eastAsiaTheme="minorEastAsia" w:hAnsi="Times New Roman" w:cs="Times New Roman" w:hint="eastAsia"/>
                <w:sz w:val="24"/>
                <w:szCs w:val="24"/>
              </w:rPr>
            </w:rPrChange>
          </w:rPr>
          <w:delText>第一次剪枝过程中网络的连接方式</w:delText>
        </w:r>
        <w:r w:rsidR="00C54053" w:rsidRPr="00414770" w:rsidDel="008C342B">
          <w:rPr>
            <w:rFonts w:ascii="Times New Roman" w:eastAsiaTheme="minorEastAsia" w:hAnsi="Times New Roman" w:cs="Times New Roman" w:hint="eastAsia"/>
            <w:sz w:val="24"/>
            <w:szCs w:val="24"/>
            <w:highlight w:val="yellow"/>
            <w:rPrChange w:id="625" w:author="User" w:date="2016-10-24T17:38:00Z">
              <w:rPr>
                <w:rFonts w:ascii="Times New Roman" w:eastAsiaTheme="minorEastAsia" w:hAnsi="Times New Roman" w:cs="Times New Roman" w:hint="eastAsia"/>
                <w:sz w:val="24"/>
                <w:szCs w:val="24"/>
              </w:rPr>
            </w:rPrChange>
          </w:rPr>
          <w:delText>。</w:delText>
        </w:r>
      </w:del>
      <w:r w:rsidRPr="00C54053">
        <w:rPr>
          <w:rFonts w:ascii="Times New Roman" w:eastAsiaTheme="minorEastAsia" w:hAnsi="Times New Roman" w:cs="Times New Roman"/>
          <w:sz w:val="24"/>
          <w:szCs w:val="24"/>
        </w:rPr>
        <w:t xml:space="preserve">           </w:t>
      </w:r>
    </w:p>
    <w:p w:rsidR="00E25226" w:rsidRPr="00C54053" w:rsidRDefault="00E25226">
      <w:pPr>
        <w:spacing w:before="156" w:after="156" w:line="300" w:lineRule="auto"/>
        <w:rPr>
          <w:rFonts w:ascii="Times New Roman" w:eastAsiaTheme="minorEastAsia" w:hAnsi="Times New Roman" w:cs="Times New Roman"/>
          <w:b/>
          <w:sz w:val="24"/>
          <w:szCs w:val="24"/>
        </w:rPr>
      </w:pPr>
      <w:r w:rsidRPr="00C54053">
        <w:rPr>
          <w:rFonts w:ascii="Times New Roman" w:eastAsiaTheme="minorEastAsia" w:hAnsi="Times New Roman" w:cs="Times New Roman"/>
          <w:b/>
          <w:sz w:val="24"/>
          <w:szCs w:val="24"/>
        </w:rPr>
        <w:t xml:space="preserve">D. </w:t>
      </w:r>
      <w:r w:rsidRPr="00C54053">
        <w:rPr>
          <w:rFonts w:ascii="Times New Roman" w:eastAsiaTheme="minorEastAsia" w:hAnsi="Times New Roman" w:cs="Times New Roman"/>
          <w:b/>
          <w:sz w:val="24"/>
          <w:szCs w:val="24"/>
        </w:rPr>
        <w:t>多层次分类</w:t>
      </w:r>
    </w:p>
    <w:p w:rsidR="00E25226" w:rsidRPr="00C54053" w:rsidDel="00007DA7" w:rsidRDefault="00E25226">
      <w:pPr>
        <w:spacing w:line="300" w:lineRule="auto"/>
        <w:ind w:firstLineChars="200" w:firstLine="480"/>
        <w:rPr>
          <w:del w:id="626" w:author="User" w:date="2016-10-24T16:05:00Z"/>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采用单一层次的</w:t>
      </w:r>
      <w:proofErr w:type="gramStart"/>
      <w:r w:rsidRPr="00C54053">
        <w:rPr>
          <w:rFonts w:ascii="Times New Roman" w:eastAsiaTheme="minorEastAsia" w:hAnsi="Times New Roman" w:cs="Times New Roman"/>
          <w:sz w:val="24"/>
          <w:szCs w:val="24"/>
        </w:rPr>
        <w:t>点集难以</w:t>
      </w:r>
      <w:proofErr w:type="gramEnd"/>
      <w:r w:rsidRPr="00C54053">
        <w:rPr>
          <w:rFonts w:ascii="Times New Roman" w:eastAsiaTheme="minorEastAsia" w:hAnsi="Times New Roman" w:cs="Times New Roman"/>
          <w:sz w:val="24"/>
          <w:szCs w:val="24"/>
        </w:rPr>
        <w:t>获得良好的分类效果，进行多层次分类能有效提高分类精度及鲁棒性</w:t>
      </w:r>
      <w:r w:rsidRPr="00C54053">
        <w:rPr>
          <w:rFonts w:ascii="Times New Roman" w:eastAsiaTheme="minorEastAsia" w:hAnsi="Times New Roman" w:cs="Times New Roman"/>
          <w:sz w:val="24"/>
          <w:szCs w:val="24"/>
        </w:rPr>
        <w:t>[17]</w:t>
      </w:r>
      <w:r w:rsidRPr="00C54053">
        <w:rPr>
          <w:rFonts w:ascii="Times New Roman" w:eastAsiaTheme="minorEastAsia" w:hAnsi="Times New Roman" w:cs="Times New Roman"/>
          <w:sz w:val="24"/>
          <w:szCs w:val="24"/>
        </w:rPr>
        <w:t>，所以，深度神经网络模型采用多层次分类的结构</w:t>
      </w:r>
      <w:ins w:id="627" w:author="User" w:date="2016-10-24T17:03:00Z">
        <w:r w:rsidR="00D50EC4">
          <w:rPr>
            <w:rFonts w:ascii="Times New Roman" w:eastAsiaTheme="minorEastAsia" w:hAnsi="Times New Roman" w:cs="Times New Roman" w:hint="eastAsia"/>
            <w:sz w:val="24"/>
            <w:szCs w:val="24"/>
          </w:rPr>
          <w:t>。</w:t>
        </w:r>
      </w:ins>
      <w:del w:id="628" w:author="User" w:date="2016-10-24T17:03:00Z">
        <w:r w:rsidRPr="00C54053" w:rsidDel="00D50EC4">
          <w:rPr>
            <w:rFonts w:ascii="Times New Roman" w:eastAsiaTheme="minorEastAsia" w:hAnsi="Times New Roman" w:cs="Times New Roman"/>
            <w:sz w:val="24"/>
            <w:szCs w:val="24"/>
          </w:rPr>
          <w:delText>，</w:delText>
        </w:r>
      </w:del>
      <w:ins w:id="629" w:author="User" w:date="2016-10-24T17:01:00Z">
        <w:r w:rsidR="00C17FA5">
          <w:rPr>
            <w:rFonts w:ascii="Times New Roman" w:eastAsiaTheme="minorEastAsia" w:hAnsi="Times New Roman" w:cs="Times New Roman" w:hint="eastAsia"/>
            <w:sz w:val="24"/>
            <w:szCs w:val="24"/>
          </w:rPr>
          <w:t>但是</w:t>
        </w:r>
      </w:ins>
      <w:ins w:id="630" w:author="User" w:date="2016-10-24T17:03:00Z">
        <w:r w:rsidR="00D50EC4">
          <w:rPr>
            <w:rFonts w:ascii="Times New Roman" w:eastAsiaTheme="minorEastAsia" w:hAnsi="Times New Roman" w:cs="Times New Roman" w:hint="eastAsia"/>
            <w:sz w:val="24"/>
            <w:szCs w:val="24"/>
          </w:rPr>
          <w:t>因为点云分布不均匀，尤其地面激光雷达的点</w:t>
        </w:r>
        <w:proofErr w:type="gramStart"/>
        <w:r w:rsidR="00D50EC4">
          <w:rPr>
            <w:rFonts w:ascii="Times New Roman" w:eastAsiaTheme="minorEastAsia" w:hAnsi="Times New Roman" w:cs="Times New Roman" w:hint="eastAsia"/>
            <w:sz w:val="24"/>
            <w:szCs w:val="24"/>
          </w:rPr>
          <w:t>云变化</w:t>
        </w:r>
      </w:ins>
      <w:proofErr w:type="gramEnd"/>
      <w:ins w:id="631" w:author="User" w:date="2016-10-24T17:04:00Z">
        <w:r w:rsidR="00D50EC4">
          <w:rPr>
            <w:rFonts w:ascii="Times New Roman" w:eastAsiaTheme="minorEastAsia" w:hAnsi="Times New Roman" w:cs="Times New Roman" w:hint="eastAsia"/>
            <w:sz w:val="24"/>
            <w:szCs w:val="24"/>
          </w:rPr>
          <w:t>极大，所以</w:t>
        </w:r>
      </w:ins>
      <w:ins w:id="632" w:author="User" w:date="2016-10-24T17:01:00Z">
        <w:r w:rsidR="00C17FA5">
          <w:rPr>
            <w:rFonts w:ascii="Times New Roman" w:eastAsiaTheme="minorEastAsia" w:hAnsi="Times New Roman" w:cs="Times New Roman" w:hint="eastAsia"/>
            <w:sz w:val="24"/>
            <w:szCs w:val="24"/>
          </w:rPr>
          <w:t>和其他多层次模型在每个层次独立进行特征提取，再把各层次特征联合起来进行分类的过程不同，</w:t>
        </w:r>
      </w:ins>
      <w:ins w:id="633" w:author="User" w:date="2016-10-24T17:04:00Z">
        <w:r w:rsidR="00D50EC4">
          <w:rPr>
            <w:rFonts w:ascii="Times New Roman" w:eastAsiaTheme="minorEastAsia" w:hAnsi="Times New Roman" w:cs="Times New Roman" w:hint="eastAsia"/>
            <w:sz w:val="24"/>
            <w:szCs w:val="24"/>
          </w:rPr>
          <w:t>我们采用</w:t>
        </w:r>
        <w:r w:rsidR="00B1514D">
          <w:rPr>
            <w:rFonts w:ascii="Times New Roman" w:eastAsiaTheme="minorEastAsia" w:hAnsi="Times New Roman" w:cs="Times New Roman" w:hint="eastAsia"/>
            <w:sz w:val="24"/>
            <w:szCs w:val="24"/>
          </w:rPr>
          <w:t>类似于迁移的思想</w:t>
        </w:r>
      </w:ins>
      <w:ins w:id="634" w:author="User" w:date="2016-10-24T17:15:00Z">
        <w:r w:rsidR="00B1514D">
          <w:rPr>
            <w:rFonts w:ascii="Times New Roman" w:eastAsiaTheme="minorEastAsia" w:hAnsi="Times New Roman" w:cs="Times New Roman" w:hint="eastAsia"/>
            <w:sz w:val="24"/>
            <w:szCs w:val="24"/>
          </w:rPr>
          <w:t>，让</w:t>
        </w:r>
      </w:ins>
      <w:ins w:id="635" w:author="User" w:date="2016-10-24T17:16:00Z">
        <w:r w:rsidR="00B1514D">
          <w:rPr>
            <w:rFonts w:ascii="Times New Roman" w:eastAsiaTheme="minorEastAsia" w:hAnsi="Times New Roman" w:cs="Times New Roman" w:hint="eastAsia"/>
            <w:sz w:val="24"/>
            <w:szCs w:val="24"/>
          </w:rPr>
          <w:t>其他不同</w:t>
        </w:r>
      </w:ins>
      <w:ins w:id="636" w:author="User" w:date="2016-10-24T17:15:00Z">
        <w:r w:rsidR="00B1514D">
          <w:rPr>
            <w:rFonts w:ascii="Times New Roman" w:eastAsiaTheme="minorEastAsia" w:hAnsi="Times New Roman" w:cs="Times New Roman" w:hint="eastAsia"/>
            <w:sz w:val="24"/>
            <w:szCs w:val="24"/>
          </w:rPr>
          <w:t>层次</w:t>
        </w:r>
        <w:proofErr w:type="gramStart"/>
        <w:r w:rsidR="00B1514D">
          <w:rPr>
            <w:rFonts w:ascii="Times New Roman" w:eastAsiaTheme="minorEastAsia" w:hAnsi="Times New Roman" w:cs="Times New Roman" w:hint="eastAsia"/>
            <w:sz w:val="24"/>
            <w:szCs w:val="24"/>
          </w:rPr>
          <w:t>的点集信息</w:t>
        </w:r>
      </w:ins>
      <w:proofErr w:type="gramEnd"/>
      <w:ins w:id="637" w:author="User" w:date="2016-10-24T17:16:00Z">
        <w:r w:rsidR="00B1514D">
          <w:rPr>
            <w:rFonts w:ascii="Times New Roman" w:eastAsiaTheme="minorEastAsia" w:hAnsi="Times New Roman" w:cs="Times New Roman" w:hint="eastAsia"/>
            <w:sz w:val="24"/>
            <w:szCs w:val="24"/>
          </w:rPr>
          <w:t>促进本</w:t>
        </w:r>
        <w:proofErr w:type="gramStart"/>
        <w:r w:rsidR="00B1514D">
          <w:rPr>
            <w:rFonts w:ascii="Times New Roman" w:eastAsiaTheme="minorEastAsia" w:hAnsi="Times New Roman" w:cs="Times New Roman" w:hint="eastAsia"/>
            <w:sz w:val="24"/>
            <w:szCs w:val="24"/>
          </w:rPr>
          <w:t>层次点集分类</w:t>
        </w:r>
        <w:proofErr w:type="gramEnd"/>
        <w:r w:rsidR="00B1514D">
          <w:rPr>
            <w:rFonts w:ascii="Times New Roman" w:eastAsiaTheme="minorEastAsia" w:hAnsi="Times New Roman" w:cs="Times New Roman" w:hint="eastAsia"/>
            <w:sz w:val="24"/>
            <w:szCs w:val="24"/>
          </w:rPr>
          <w:t>效果</w:t>
        </w:r>
      </w:ins>
      <w:ins w:id="638" w:author="User" w:date="2016-10-24T17:15:00Z">
        <w:r w:rsidR="00B1514D">
          <w:rPr>
            <w:rFonts w:ascii="Times New Roman" w:eastAsiaTheme="minorEastAsia" w:hAnsi="Times New Roman" w:cs="Times New Roman" w:hint="eastAsia"/>
            <w:sz w:val="24"/>
            <w:szCs w:val="24"/>
          </w:rPr>
          <w:t>，</w:t>
        </w:r>
      </w:ins>
      <w:ins w:id="639" w:author="User" w:date="2016-10-24T17:16:00Z">
        <w:r w:rsidR="00B1514D">
          <w:rPr>
            <w:rFonts w:ascii="Times New Roman" w:eastAsiaTheme="minorEastAsia" w:hAnsi="Times New Roman" w:cs="Times New Roman" w:hint="eastAsia"/>
            <w:sz w:val="24"/>
            <w:szCs w:val="24"/>
          </w:rPr>
          <w:t>确保即使</w:t>
        </w:r>
      </w:ins>
      <w:ins w:id="640" w:author="User" w:date="2016-10-24T17:17:00Z">
        <w:r w:rsidR="00C87880">
          <w:rPr>
            <w:rFonts w:ascii="Times New Roman" w:eastAsiaTheme="minorEastAsia" w:hAnsi="Times New Roman" w:cs="Times New Roman" w:hint="eastAsia"/>
            <w:sz w:val="24"/>
            <w:szCs w:val="24"/>
          </w:rPr>
          <w:t>存在缺失或者点密度变化较大</w:t>
        </w:r>
        <w:proofErr w:type="gramStart"/>
        <w:r w:rsidR="00C87880">
          <w:rPr>
            <w:rFonts w:ascii="Times New Roman" w:eastAsiaTheme="minorEastAsia" w:hAnsi="Times New Roman" w:cs="Times New Roman" w:hint="eastAsia"/>
            <w:sz w:val="24"/>
            <w:szCs w:val="24"/>
          </w:rPr>
          <w:t>时点云</w:t>
        </w:r>
        <w:proofErr w:type="gramEnd"/>
        <w:r w:rsidR="00C87880">
          <w:rPr>
            <w:rFonts w:ascii="Times New Roman" w:eastAsiaTheme="minorEastAsia" w:hAnsi="Times New Roman" w:cs="Times New Roman" w:hint="eastAsia"/>
            <w:sz w:val="24"/>
            <w:szCs w:val="24"/>
          </w:rPr>
          <w:t>分布情况也能被不同</w:t>
        </w:r>
        <w:proofErr w:type="gramStart"/>
        <w:r w:rsidR="00C87880">
          <w:rPr>
            <w:rFonts w:ascii="Times New Roman" w:eastAsiaTheme="minorEastAsia" w:hAnsi="Times New Roman" w:cs="Times New Roman" w:hint="eastAsia"/>
            <w:sz w:val="24"/>
            <w:szCs w:val="24"/>
          </w:rPr>
          <w:t>层次点集模拟</w:t>
        </w:r>
        <w:proofErr w:type="gramEnd"/>
        <w:r w:rsidR="00C87880">
          <w:rPr>
            <w:rFonts w:ascii="Times New Roman" w:eastAsiaTheme="minorEastAsia" w:hAnsi="Times New Roman" w:cs="Times New Roman" w:hint="eastAsia"/>
            <w:sz w:val="24"/>
            <w:szCs w:val="24"/>
          </w:rPr>
          <w:t>到</w:t>
        </w:r>
      </w:ins>
      <w:ins w:id="641" w:author="User" w:date="2016-10-24T17:16:00Z">
        <w:r w:rsidR="00B1514D">
          <w:rPr>
            <w:rFonts w:ascii="Times New Roman" w:eastAsiaTheme="minorEastAsia" w:hAnsi="Times New Roman" w:cs="Times New Roman" w:hint="eastAsia"/>
            <w:sz w:val="24"/>
            <w:szCs w:val="24"/>
          </w:rPr>
          <w:t>，</w:t>
        </w:r>
      </w:ins>
      <w:ins w:id="642" w:author="User" w:date="2016-10-24T17:17:00Z">
        <w:r w:rsidR="00C87880">
          <w:rPr>
            <w:rFonts w:ascii="Times New Roman" w:eastAsiaTheme="minorEastAsia" w:hAnsi="Times New Roman" w:cs="Times New Roman" w:hint="eastAsia"/>
            <w:sz w:val="24"/>
            <w:szCs w:val="24"/>
          </w:rPr>
          <w:t>所以所有的</w:t>
        </w:r>
      </w:ins>
      <w:ins w:id="643" w:author="User" w:date="2016-10-24T17:04:00Z">
        <w:r w:rsidR="00D50EC4">
          <w:rPr>
            <w:rFonts w:ascii="Times New Roman" w:eastAsiaTheme="minorEastAsia" w:hAnsi="Times New Roman" w:cs="Times New Roman" w:hint="eastAsia"/>
            <w:sz w:val="24"/>
            <w:szCs w:val="24"/>
          </w:rPr>
          <w:t>层次</w:t>
        </w:r>
        <w:proofErr w:type="gramStart"/>
        <w:r w:rsidR="00D50EC4">
          <w:rPr>
            <w:rFonts w:ascii="Times New Roman" w:eastAsiaTheme="minorEastAsia" w:hAnsi="Times New Roman" w:cs="Times New Roman" w:hint="eastAsia"/>
            <w:sz w:val="24"/>
            <w:szCs w:val="24"/>
          </w:rPr>
          <w:t>的点集</w:t>
        </w:r>
      </w:ins>
      <w:ins w:id="644" w:author="User" w:date="2016-10-24T17:18:00Z">
        <w:r w:rsidR="00C87880">
          <w:rPr>
            <w:rFonts w:ascii="Times New Roman" w:eastAsiaTheme="minorEastAsia" w:hAnsi="Times New Roman" w:cs="Times New Roman" w:hint="eastAsia"/>
            <w:sz w:val="24"/>
            <w:szCs w:val="24"/>
          </w:rPr>
          <w:t>都</w:t>
        </w:r>
        <w:proofErr w:type="gramEnd"/>
        <w:r w:rsidR="00C87880">
          <w:rPr>
            <w:rFonts w:ascii="Times New Roman" w:eastAsiaTheme="minorEastAsia" w:hAnsi="Times New Roman" w:cs="Times New Roman" w:hint="eastAsia"/>
            <w:sz w:val="24"/>
            <w:szCs w:val="24"/>
          </w:rPr>
          <w:t>只</w:t>
        </w:r>
      </w:ins>
      <w:ins w:id="645" w:author="User" w:date="2016-10-24T17:04:00Z">
        <w:r w:rsidR="0041181C">
          <w:rPr>
            <w:rFonts w:ascii="Times New Roman" w:eastAsiaTheme="minorEastAsia" w:hAnsi="Times New Roman" w:cs="Times New Roman" w:hint="eastAsia"/>
            <w:sz w:val="24"/>
            <w:szCs w:val="24"/>
          </w:rPr>
          <w:t>学习一个共同的特征</w:t>
        </w:r>
      </w:ins>
      <w:ins w:id="646" w:author="User" w:date="2016-10-24T17:05:00Z">
        <w:r w:rsidR="0041181C">
          <w:rPr>
            <w:rFonts w:ascii="Times New Roman" w:eastAsiaTheme="minorEastAsia" w:hAnsi="Times New Roman" w:cs="Times New Roman" w:hint="eastAsia"/>
            <w:sz w:val="24"/>
            <w:szCs w:val="24"/>
          </w:rPr>
          <w:t>。</w:t>
        </w:r>
      </w:ins>
      <w:r w:rsidRPr="00C54053">
        <w:rPr>
          <w:rFonts w:ascii="Times New Roman" w:eastAsiaTheme="minorEastAsia" w:hAnsi="Times New Roman" w:cs="Times New Roman"/>
          <w:sz w:val="24"/>
          <w:szCs w:val="24"/>
        </w:rPr>
        <w:t>这个过程通过</w:t>
      </w:r>
      <w:del w:id="647" w:author="User" w:date="2016-10-24T17:01:00Z">
        <w:r w:rsidRPr="00C54053" w:rsidDel="0095721E">
          <w:rPr>
            <w:rFonts w:ascii="Times New Roman" w:eastAsiaTheme="minorEastAsia" w:hAnsi="Times New Roman" w:cs="Times New Roman"/>
            <w:sz w:val="24"/>
            <w:szCs w:val="24"/>
          </w:rPr>
          <w:delText>Net4</w:delText>
        </w:r>
      </w:del>
      <w:ins w:id="648" w:author="User" w:date="2016-10-24T17:01:00Z">
        <w:r w:rsidR="0095721E" w:rsidRPr="00C54053">
          <w:rPr>
            <w:rFonts w:ascii="Times New Roman" w:eastAsiaTheme="minorEastAsia" w:hAnsi="Times New Roman" w:cs="Times New Roman"/>
            <w:sz w:val="24"/>
            <w:szCs w:val="24"/>
          </w:rPr>
          <w:t>Net</w:t>
        </w:r>
        <w:r w:rsidR="0095721E">
          <w:rPr>
            <w:rFonts w:ascii="Times New Roman" w:eastAsiaTheme="minorEastAsia" w:hAnsi="Times New Roman" w:cs="Times New Roman" w:hint="eastAsia"/>
            <w:sz w:val="24"/>
            <w:szCs w:val="24"/>
          </w:rPr>
          <w:t>5</w:t>
        </w:r>
      </w:ins>
      <w:r w:rsidRPr="00C54053">
        <w:rPr>
          <w:rFonts w:ascii="Times New Roman" w:eastAsiaTheme="minorEastAsia" w:hAnsi="Times New Roman" w:cs="Times New Roman"/>
          <w:sz w:val="24"/>
          <w:szCs w:val="24"/>
        </w:rPr>
        <w:t>实现。</w:t>
      </w:r>
      <w:del w:id="649" w:author="User" w:date="2016-10-24T17:24:00Z">
        <w:r w:rsidRPr="00C54053" w:rsidDel="00C87880">
          <w:rPr>
            <w:rFonts w:ascii="Times New Roman" w:eastAsiaTheme="minorEastAsia" w:hAnsi="Times New Roman" w:cs="Times New Roman"/>
            <w:sz w:val="24"/>
            <w:szCs w:val="24"/>
          </w:rPr>
          <w:delText>把多层次点集输入深度神经网络时，同时标记每一个点集属于哪个层次，经</w:delText>
        </w:r>
      </w:del>
      <w:del w:id="650" w:author="User" w:date="2016-10-24T17:02:00Z">
        <w:r w:rsidRPr="00C54053" w:rsidDel="0095721E">
          <w:rPr>
            <w:rFonts w:ascii="Times New Roman" w:eastAsiaTheme="minorEastAsia" w:hAnsi="Times New Roman" w:cs="Times New Roman"/>
            <w:sz w:val="24"/>
            <w:szCs w:val="24"/>
          </w:rPr>
          <w:delText>Net3</w:delText>
        </w:r>
      </w:del>
      <w:del w:id="651" w:author="User" w:date="2016-10-24T17:24:00Z">
        <w:r w:rsidRPr="00C54053" w:rsidDel="00C87880">
          <w:rPr>
            <w:rFonts w:ascii="Times New Roman" w:eastAsiaTheme="minorEastAsia" w:hAnsi="Times New Roman" w:cs="Times New Roman"/>
            <w:sz w:val="24"/>
            <w:szCs w:val="24"/>
          </w:rPr>
          <w:delText>变成点集特征后，在</w:delText>
        </w:r>
      </w:del>
      <w:del w:id="652" w:author="User" w:date="2016-10-24T17:02:00Z">
        <w:r w:rsidRPr="00C54053" w:rsidDel="0095721E">
          <w:rPr>
            <w:rFonts w:ascii="Times New Roman" w:eastAsiaTheme="minorEastAsia" w:hAnsi="Times New Roman" w:cs="Times New Roman"/>
            <w:sz w:val="24"/>
            <w:szCs w:val="24"/>
          </w:rPr>
          <w:delText>Net4</w:delText>
        </w:r>
      </w:del>
      <w:del w:id="653" w:author="User" w:date="2016-10-24T17:24:00Z">
        <w:r w:rsidRPr="00C54053" w:rsidDel="00C87880">
          <w:rPr>
            <w:rFonts w:ascii="Times New Roman" w:eastAsiaTheme="minorEastAsia" w:hAnsi="Times New Roman" w:cs="Times New Roman"/>
            <w:sz w:val="24"/>
            <w:szCs w:val="24"/>
          </w:rPr>
          <w:delText>中对不同层次的点集</w:delText>
        </w:r>
        <w:r w:rsidR="007F5FF6" w:rsidRPr="00C54053" w:rsidDel="00C87880">
          <w:rPr>
            <w:rFonts w:ascii="Times New Roman" w:eastAsiaTheme="minorEastAsia" w:hAnsi="Times New Roman" w:cs="Times New Roman"/>
            <w:sz w:val="24"/>
            <w:szCs w:val="24"/>
          </w:rPr>
          <w:delText>各</w:delText>
        </w:r>
        <w:r w:rsidR="006F1098" w:rsidRPr="00C54053" w:rsidDel="00C87880">
          <w:rPr>
            <w:rFonts w:ascii="Times New Roman" w:eastAsiaTheme="minorEastAsia" w:hAnsi="Times New Roman" w:cs="Times New Roman"/>
            <w:sz w:val="24"/>
            <w:szCs w:val="24"/>
          </w:rPr>
          <w:delText>连接一层独立的全连接网络，</w:delText>
        </w:r>
        <w:r w:rsidRPr="00C54053" w:rsidDel="00C87880">
          <w:rPr>
            <w:rFonts w:ascii="Times New Roman" w:eastAsiaTheme="minorEastAsia" w:hAnsi="Times New Roman" w:cs="Times New Roman"/>
            <w:sz w:val="24"/>
            <w:szCs w:val="24"/>
          </w:rPr>
          <w:delText>独立进行分类。如果一个点集属于第一个层次，就通过图</w:delText>
        </w:r>
        <w:r w:rsidRPr="00C54053" w:rsidDel="00C87880">
          <w:rPr>
            <w:rFonts w:ascii="Times New Roman" w:eastAsiaTheme="minorEastAsia" w:hAnsi="Times New Roman" w:cs="Times New Roman"/>
            <w:sz w:val="24"/>
            <w:szCs w:val="24"/>
          </w:rPr>
          <w:delText>1</w:delText>
        </w:r>
        <w:r w:rsidRPr="00C54053" w:rsidDel="00C87880">
          <w:rPr>
            <w:rFonts w:ascii="Times New Roman" w:eastAsiaTheme="minorEastAsia" w:hAnsi="Times New Roman" w:cs="Times New Roman"/>
            <w:sz w:val="24"/>
            <w:szCs w:val="24"/>
          </w:rPr>
          <w:delText>中</w:delText>
        </w:r>
        <w:r w:rsidRPr="00C54053" w:rsidDel="00C87880">
          <w:rPr>
            <w:rFonts w:ascii="Times New Roman" w:eastAsiaTheme="minorEastAsia" w:hAnsi="Times New Roman" w:cs="Times New Roman"/>
            <w:sz w:val="24"/>
            <w:szCs w:val="24"/>
          </w:rPr>
          <w:delText>Net4</w:delText>
        </w:r>
        <w:r w:rsidRPr="00C54053" w:rsidDel="00C87880">
          <w:rPr>
            <w:rFonts w:ascii="Times New Roman" w:eastAsiaTheme="minorEastAsia" w:hAnsi="Times New Roman" w:cs="Times New Roman"/>
            <w:sz w:val="24"/>
            <w:szCs w:val="24"/>
          </w:rPr>
          <w:delText>部分斜向上的全连接网络，如果属于第二个层次，那么通过图</w:delText>
        </w:r>
        <w:r w:rsidRPr="00C54053" w:rsidDel="00C87880">
          <w:rPr>
            <w:rFonts w:ascii="Times New Roman" w:eastAsiaTheme="minorEastAsia" w:hAnsi="Times New Roman" w:cs="Times New Roman"/>
            <w:sz w:val="24"/>
            <w:szCs w:val="24"/>
          </w:rPr>
          <w:delText>1</w:delText>
        </w:r>
        <w:r w:rsidRPr="00C54053" w:rsidDel="00C87880">
          <w:rPr>
            <w:rFonts w:ascii="Times New Roman" w:eastAsiaTheme="minorEastAsia" w:hAnsi="Times New Roman" w:cs="Times New Roman"/>
            <w:sz w:val="24"/>
            <w:szCs w:val="24"/>
          </w:rPr>
          <w:delText>中</w:delText>
        </w:r>
        <w:r w:rsidRPr="00C54053" w:rsidDel="00C87880">
          <w:rPr>
            <w:rFonts w:ascii="Times New Roman" w:eastAsiaTheme="minorEastAsia" w:hAnsi="Times New Roman" w:cs="Times New Roman"/>
            <w:sz w:val="24"/>
            <w:szCs w:val="24"/>
          </w:rPr>
          <w:delText>Net4</w:delText>
        </w:r>
        <w:r w:rsidRPr="00C54053" w:rsidDel="00C87880">
          <w:rPr>
            <w:rFonts w:ascii="Times New Roman" w:eastAsiaTheme="minorEastAsia" w:hAnsi="Times New Roman" w:cs="Times New Roman"/>
            <w:sz w:val="24"/>
            <w:szCs w:val="24"/>
          </w:rPr>
          <w:delText>部分中间的全连接网络，如果属于第三个层次，那么通过图</w:delText>
        </w:r>
        <w:r w:rsidRPr="00C54053" w:rsidDel="00C87880">
          <w:rPr>
            <w:rFonts w:ascii="Times New Roman" w:eastAsiaTheme="minorEastAsia" w:hAnsi="Times New Roman" w:cs="Times New Roman"/>
            <w:sz w:val="24"/>
            <w:szCs w:val="24"/>
          </w:rPr>
          <w:delText>1</w:delText>
        </w:r>
        <w:r w:rsidRPr="00C54053" w:rsidDel="00C87880">
          <w:rPr>
            <w:rFonts w:ascii="Times New Roman" w:eastAsiaTheme="minorEastAsia" w:hAnsi="Times New Roman" w:cs="Times New Roman"/>
            <w:sz w:val="24"/>
            <w:szCs w:val="24"/>
          </w:rPr>
          <w:delText>中</w:delText>
        </w:r>
        <w:r w:rsidRPr="00C54053" w:rsidDel="00C87880">
          <w:rPr>
            <w:rFonts w:ascii="Times New Roman" w:eastAsiaTheme="minorEastAsia" w:hAnsi="Times New Roman" w:cs="Times New Roman"/>
            <w:sz w:val="24"/>
            <w:szCs w:val="24"/>
          </w:rPr>
          <w:delText>Net4</w:delText>
        </w:r>
        <w:r w:rsidRPr="00C54053" w:rsidDel="00C87880">
          <w:rPr>
            <w:rFonts w:ascii="Times New Roman" w:eastAsiaTheme="minorEastAsia" w:hAnsi="Times New Roman" w:cs="Times New Roman"/>
            <w:sz w:val="24"/>
            <w:szCs w:val="24"/>
          </w:rPr>
          <w:delText>部分斜向下的全连接网络。</w:delText>
        </w:r>
      </w:del>
      <w:ins w:id="654" w:author="User" w:date="2016-10-24T17:08:00Z">
        <w:r w:rsidR="0041181C">
          <w:rPr>
            <w:rFonts w:ascii="Times New Roman" w:eastAsiaTheme="minorEastAsia" w:hAnsi="Times New Roman" w:cs="Times New Roman" w:hint="eastAsia"/>
            <w:sz w:val="24"/>
            <w:szCs w:val="24"/>
          </w:rPr>
          <w:t>不同层次</w:t>
        </w:r>
        <w:proofErr w:type="gramStart"/>
        <w:r w:rsidR="0041181C">
          <w:rPr>
            <w:rFonts w:ascii="Times New Roman" w:eastAsiaTheme="minorEastAsia" w:hAnsi="Times New Roman" w:cs="Times New Roman" w:hint="eastAsia"/>
            <w:sz w:val="24"/>
            <w:szCs w:val="24"/>
          </w:rPr>
          <w:t>的点集通过</w:t>
        </w:r>
      </w:ins>
      <w:proofErr w:type="gramEnd"/>
      <w:ins w:id="655" w:author="User" w:date="2016-10-24T17:09:00Z">
        <w:r w:rsidR="0041181C">
          <w:rPr>
            <w:rFonts w:ascii="Times New Roman" w:eastAsiaTheme="minorEastAsia" w:hAnsi="Times New Roman" w:cs="Times New Roman" w:hint="eastAsia"/>
            <w:sz w:val="24"/>
            <w:szCs w:val="24"/>
          </w:rPr>
          <w:t>Net5</w:t>
        </w:r>
        <w:r w:rsidR="0041181C">
          <w:rPr>
            <w:rFonts w:ascii="Times New Roman" w:eastAsiaTheme="minorEastAsia" w:hAnsi="Times New Roman" w:cs="Times New Roman" w:hint="eastAsia"/>
            <w:sz w:val="24"/>
            <w:szCs w:val="24"/>
          </w:rPr>
          <w:t>前所有层都是采用的相同的权值</w:t>
        </w:r>
      </w:ins>
      <w:ins w:id="656" w:author="User" w:date="2016-10-24T17:08:00Z">
        <w:r w:rsidR="0041181C">
          <w:rPr>
            <w:rFonts w:ascii="Times New Roman" w:eastAsiaTheme="minorEastAsia" w:hAnsi="Times New Roman" w:cs="Times New Roman" w:hint="eastAsia"/>
            <w:sz w:val="24"/>
            <w:szCs w:val="24"/>
          </w:rPr>
          <w:t>，</w:t>
        </w:r>
      </w:ins>
      <w:ins w:id="657" w:author="User" w:date="2016-10-24T17:09:00Z">
        <w:r w:rsidR="0041181C">
          <w:rPr>
            <w:rFonts w:ascii="Times New Roman" w:eastAsiaTheme="minorEastAsia" w:hAnsi="Times New Roman" w:cs="Times New Roman" w:hint="eastAsia"/>
            <w:sz w:val="24"/>
            <w:szCs w:val="24"/>
          </w:rPr>
          <w:t>强制不同的</w:t>
        </w:r>
      </w:ins>
      <w:ins w:id="658" w:author="User" w:date="2016-10-24T17:10:00Z">
        <w:r w:rsidR="0041181C">
          <w:rPr>
            <w:rFonts w:ascii="Times New Roman" w:eastAsiaTheme="minorEastAsia" w:hAnsi="Times New Roman" w:cs="Times New Roman" w:hint="eastAsia"/>
            <w:sz w:val="24"/>
            <w:szCs w:val="24"/>
          </w:rPr>
          <w:t>层次采用相同的特征提取方式，</w:t>
        </w:r>
      </w:ins>
      <w:ins w:id="659" w:author="User" w:date="2016-10-24T17:12:00Z">
        <w:r w:rsidR="00C87880">
          <w:rPr>
            <w:rFonts w:ascii="Times New Roman" w:eastAsiaTheme="minorEastAsia" w:hAnsi="Times New Roman" w:cs="Times New Roman" w:hint="eastAsia"/>
            <w:sz w:val="24"/>
            <w:szCs w:val="24"/>
          </w:rPr>
          <w:t>保证特征的鲁棒性</w:t>
        </w:r>
      </w:ins>
      <w:ins w:id="660" w:author="User" w:date="2016-10-24T17:24:00Z">
        <w:r w:rsidR="00C87880">
          <w:rPr>
            <w:rFonts w:ascii="Times New Roman" w:eastAsiaTheme="minorEastAsia" w:hAnsi="Times New Roman" w:cs="Times New Roman" w:hint="eastAsia"/>
            <w:sz w:val="24"/>
            <w:szCs w:val="24"/>
          </w:rPr>
          <w:t>。</w:t>
        </w:r>
      </w:ins>
      <w:ins w:id="661" w:author="User" w:date="2016-10-24T17:10:00Z">
        <w:r w:rsidR="0041181C">
          <w:rPr>
            <w:rFonts w:ascii="Times New Roman" w:eastAsiaTheme="minorEastAsia" w:hAnsi="Times New Roman" w:cs="Times New Roman" w:hint="eastAsia"/>
            <w:sz w:val="24"/>
            <w:szCs w:val="24"/>
          </w:rPr>
          <w:t>但是</w:t>
        </w:r>
      </w:ins>
      <w:ins w:id="662" w:author="User" w:date="2016-10-24T17:24:00Z">
        <w:r w:rsidR="00C87880">
          <w:rPr>
            <w:rFonts w:ascii="Times New Roman" w:eastAsiaTheme="minorEastAsia" w:hAnsi="Times New Roman" w:cs="Times New Roman" w:hint="eastAsia"/>
            <w:sz w:val="24"/>
            <w:szCs w:val="24"/>
          </w:rPr>
          <w:t>同时为了</w:t>
        </w:r>
        <w:r w:rsidR="00C87880" w:rsidRPr="00C54053">
          <w:rPr>
            <w:rFonts w:ascii="Times New Roman" w:eastAsiaTheme="minorEastAsia" w:hAnsi="Times New Roman" w:cs="Times New Roman"/>
            <w:sz w:val="24"/>
            <w:szCs w:val="24"/>
          </w:rPr>
          <w:t>提高了不同</w:t>
        </w:r>
        <w:proofErr w:type="gramStart"/>
        <w:r w:rsidR="00C87880" w:rsidRPr="00C54053">
          <w:rPr>
            <w:rFonts w:ascii="Times New Roman" w:eastAsiaTheme="minorEastAsia" w:hAnsi="Times New Roman" w:cs="Times New Roman"/>
            <w:sz w:val="24"/>
            <w:szCs w:val="24"/>
          </w:rPr>
          <w:t>层次点集的</w:t>
        </w:r>
        <w:proofErr w:type="gramEnd"/>
        <w:r w:rsidR="00C87880">
          <w:rPr>
            <w:rFonts w:ascii="Times New Roman" w:eastAsiaTheme="minorEastAsia" w:hAnsi="Times New Roman" w:cs="Times New Roman" w:hint="eastAsia"/>
            <w:sz w:val="24"/>
            <w:szCs w:val="24"/>
          </w:rPr>
          <w:t>判别能力，</w:t>
        </w:r>
      </w:ins>
      <w:del w:id="663" w:author="User" w:date="2016-10-24T17:07:00Z">
        <w:r w:rsidRPr="00C54053" w:rsidDel="0041181C">
          <w:rPr>
            <w:rFonts w:ascii="Times New Roman" w:eastAsiaTheme="minorEastAsia" w:hAnsi="Times New Roman" w:cs="Times New Roman"/>
            <w:sz w:val="24"/>
            <w:szCs w:val="24"/>
          </w:rPr>
          <w:delText>这样，不同层次的点集同时训练</w:delText>
        </w:r>
      </w:del>
      <w:ins w:id="664" w:author="User" w:date="2016-10-24T17:10:00Z">
        <w:r w:rsidR="0041181C">
          <w:rPr>
            <w:rFonts w:ascii="Times New Roman" w:eastAsiaTheme="minorEastAsia" w:hAnsi="Times New Roman" w:cs="Times New Roman" w:hint="eastAsia"/>
            <w:sz w:val="24"/>
            <w:szCs w:val="24"/>
          </w:rPr>
          <w:t>Net5</w:t>
        </w:r>
      </w:ins>
      <w:ins w:id="665" w:author="User" w:date="2016-10-24T17:11:00Z">
        <w:r w:rsidR="0041181C">
          <w:rPr>
            <w:rFonts w:ascii="Times New Roman" w:eastAsiaTheme="minorEastAsia" w:hAnsi="Times New Roman" w:cs="Times New Roman" w:hint="eastAsia"/>
            <w:sz w:val="24"/>
            <w:szCs w:val="24"/>
          </w:rPr>
          <w:t>又</w:t>
        </w:r>
      </w:ins>
      <w:del w:id="666" w:author="User" w:date="2016-10-24T17:10:00Z">
        <w:r w:rsidRPr="00C54053" w:rsidDel="0041181C">
          <w:rPr>
            <w:rFonts w:ascii="Times New Roman" w:eastAsiaTheme="minorEastAsia" w:hAnsi="Times New Roman" w:cs="Times New Roman"/>
            <w:sz w:val="24"/>
            <w:szCs w:val="24"/>
          </w:rPr>
          <w:delText>提取</w:delText>
        </w:r>
      </w:del>
      <w:del w:id="667" w:author="User" w:date="2016-10-24T17:07:00Z">
        <w:r w:rsidRPr="00C54053" w:rsidDel="0041181C">
          <w:rPr>
            <w:rFonts w:ascii="Times New Roman" w:eastAsiaTheme="minorEastAsia" w:hAnsi="Times New Roman" w:cs="Times New Roman"/>
            <w:sz w:val="24"/>
            <w:szCs w:val="24"/>
          </w:rPr>
          <w:delText>得到</w:delText>
        </w:r>
      </w:del>
      <w:del w:id="668" w:author="User" w:date="2016-10-24T17:10:00Z">
        <w:r w:rsidRPr="00C54053" w:rsidDel="0041181C">
          <w:rPr>
            <w:rFonts w:ascii="Times New Roman" w:eastAsiaTheme="minorEastAsia" w:hAnsi="Times New Roman" w:cs="Times New Roman"/>
            <w:sz w:val="24"/>
            <w:szCs w:val="24"/>
          </w:rPr>
          <w:delText>多层次点集特征，</w:delText>
        </w:r>
      </w:del>
      <w:del w:id="669" w:author="User" w:date="2016-10-24T17:07:00Z">
        <w:r w:rsidRPr="00C54053" w:rsidDel="0041181C">
          <w:rPr>
            <w:rFonts w:ascii="Times New Roman" w:eastAsiaTheme="minorEastAsia" w:hAnsi="Times New Roman" w:cs="Times New Roman"/>
            <w:sz w:val="24"/>
            <w:szCs w:val="24"/>
          </w:rPr>
          <w:delText>增加提取的特征的鲁棒性。同时，对</w:delText>
        </w:r>
      </w:del>
      <w:del w:id="670" w:author="User" w:date="2016-10-24T17:10:00Z">
        <w:r w:rsidRPr="00C54053" w:rsidDel="0041181C">
          <w:rPr>
            <w:rFonts w:ascii="Times New Roman" w:eastAsiaTheme="minorEastAsia" w:hAnsi="Times New Roman" w:cs="Times New Roman"/>
            <w:sz w:val="24"/>
            <w:szCs w:val="24"/>
          </w:rPr>
          <w:delText>不同层次点集</w:delText>
        </w:r>
      </w:del>
      <w:r w:rsidRPr="00C54053">
        <w:rPr>
          <w:rFonts w:ascii="Times New Roman" w:eastAsiaTheme="minorEastAsia" w:hAnsi="Times New Roman" w:cs="Times New Roman"/>
          <w:sz w:val="24"/>
          <w:szCs w:val="24"/>
        </w:rPr>
        <w:t>分开判别</w:t>
      </w:r>
      <w:ins w:id="671" w:author="User" w:date="2016-10-24T17:10:00Z">
        <w:r w:rsidR="0041181C">
          <w:rPr>
            <w:rFonts w:ascii="Times New Roman" w:eastAsiaTheme="minorEastAsia" w:hAnsi="Times New Roman" w:cs="Times New Roman" w:hint="eastAsia"/>
            <w:sz w:val="24"/>
            <w:szCs w:val="24"/>
          </w:rPr>
          <w:t>每个层次</w:t>
        </w:r>
      </w:ins>
      <w:ins w:id="672" w:author="User" w:date="2016-10-24T17:24:00Z">
        <w:r w:rsidR="00C87880">
          <w:rPr>
            <w:rFonts w:ascii="Times New Roman" w:eastAsiaTheme="minorEastAsia" w:hAnsi="Times New Roman" w:cs="Times New Roman" w:hint="eastAsia"/>
            <w:sz w:val="24"/>
            <w:szCs w:val="24"/>
          </w:rPr>
          <w:t>。</w:t>
        </w:r>
      </w:ins>
      <w:del w:id="673" w:author="User" w:date="2016-10-24T17:24:00Z">
        <w:r w:rsidRPr="00C54053" w:rsidDel="00C87880">
          <w:rPr>
            <w:rFonts w:ascii="Times New Roman" w:eastAsiaTheme="minorEastAsia" w:hAnsi="Times New Roman" w:cs="Times New Roman"/>
            <w:sz w:val="24"/>
            <w:szCs w:val="24"/>
          </w:rPr>
          <w:delText>，</w:delText>
        </w:r>
      </w:del>
      <w:ins w:id="674" w:author="User" w:date="2016-10-24T17:25:00Z">
        <w:r w:rsidR="002D37AD">
          <w:rPr>
            <w:rFonts w:ascii="Times New Roman" w:eastAsiaTheme="minorEastAsia" w:hAnsi="Times New Roman" w:cs="Times New Roman" w:hint="eastAsia"/>
            <w:sz w:val="24"/>
            <w:szCs w:val="24"/>
          </w:rPr>
          <w:t>具体的，</w:t>
        </w:r>
      </w:ins>
      <w:proofErr w:type="gramStart"/>
      <w:ins w:id="675" w:author="User" w:date="2016-10-24T17:24:00Z">
        <w:r w:rsidR="00C87880" w:rsidRPr="00C54053">
          <w:rPr>
            <w:rFonts w:ascii="Times New Roman" w:eastAsiaTheme="minorEastAsia" w:hAnsi="Times New Roman" w:cs="Times New Roman"/>
            <w:sz w:val="24"/>
            <w:szCs w:val="24"/>
          </w:rPr>
          <w:t>多层次点集输入</w:t>
        </w:r>
        <w:proofErr w:type="gramEnd"/>
        <w:r w:rsidR="00C87880" w:rsidRPr="00C54053">
          <w:rPr>
            <w:rFonts w:ascii="Times New Roman" w:eastAsiaTheme="minorEastAsia" w:hAnsi="Times New Roman" w:cs="Times New Roman"/>
            <w:sz w:val="24"/>
            <w:szCs w:val="24"/>
          </w:rPr>
          <w:t>深度神经网络时，同时标记每</w:t>
        </w:r>
        <w:proofErr w:type="gramStart"/>
        <w:r w:rsidR="00C87880" w:rsidRPr="00C54053">
          <w:rPr>
            <w:rFonts w:ascii="Times New Roman" w:eastAsiaTheme="minorEastAsia" w:hAnsi="Times New Roman" w:cs="Times New Roman"/>
            <w:sz w:val="24"/>
            <w:szCs w:val="24"/>
          </w:rPr>
          <w:t>一个点集属于</w:t>
        </w:r>
        <w:proofErr w:type="gramEnd"/>
        <w:r w:rsidR="00C87880" w:rsidRPr="00C54053">
          <w:rPr>
            <w:rFonts w:ascii="Times New Roman" w:eastAsiaTheme="minorEastAsia" w:hAnsi="Times New Roman" w:cs="Times New Roman"/>
            <w:sz w:val="24"/>
            <w:szCs w:val="24"/>
          </w:rPr>
          <w:t>哪个层次，经</w:t>
        </w:r>
        <w:r w:rsidR="00C87880" w:rsidRPr="00C54053">
          <w:rPr>
            <w:rFonts w:ascii="Times New Roman" w:eastAsiaTheme="minorEastAsia" w:hAnsi="Times New Roman" w:cs="Times New Roman"/>
            <w:sz w:val="24"/>
            <w:szCs w:val="24"/>
          </w:rPr>
          <w:t>Net</w:t>
        </w:r>
        <w:r w:rsidR="00C87880">
          <w:rPr>
            <w:rFonts w:ascii="Times New Roman" w:eastAsiaTheme="minorEastAsia" w:hAnsi="Times New Roman" w:cs="Times New Roman" w:hint="eastAsia"/>
            <w:sz w:val="24"/>
            <w:szCs w:val="24"/>
          </w:rPr>
          <w:t>4</w:t>
        </w:r>
        <w:r w:rsidR="00C87880" w:rsidRPr="00C54053">
          <w:rPr>
            <w:rFonts w:ascii="Times New Roman" w:eastAsiaTheme="minorEastAsia" w:hAnsi="Times New Roman" w:cs="Times New Roman"/>
            <w:sz w:val="24"/>
            <w:szCs w:val="24"/>
          </w:rPr>
          <w:t>变成</w:t>
        </w:r>
        <w:proofErr w:type="gramStart"/>
        <w:r w:rsidR="00C87880" w:rsidRPr="00C54053">
          <w:rPr>
            <w:rFonts w:ascii="Times New Roman" w:eastAsiaTheme="minorEastAsia" w:hAnsi="Times New Roman" w:cs="Times New Roman"/>
            <w:sz w:val="24"/>
            <w:szCs w:val="24"/>
          </w:rPr>
          <w:t>点集特征</w:t>
        </w:r>
        <w:proofErr w:type="gramEnd"/>
        <w:r w:rsidR="00C87880" w:rsidRPr="00C54053">
          <w:rPr>
            <w:rFonts w:ascii="Times New Roman" w:eastAsiaTheme="minorEastAsia" w:hAnsi="Times New Roman" w:cs="Times New Roman"/>
            <w:sz w:val="24"/>
            <w:szCs w:val="24"/>
          </w:rPr>
          <w:t>后，在</w:t>
        </w:r>
        <w:r w:rsidR="00C87880" w:rsidRPr="00C54053">
          <w:rPr>
            <w:rFonts w:ascii="Times New Roman" w:eastAsiaTheme="minorEastAsia" w:hAnsi="Times New Roman" w:cs="Times New Roman"/>
            <w:sz w:val="24"/>
            <w:szCs w:val="24"/>
          </w:rPr>
          <w:t>Net</w:t>
        </w:r>
        <w:r w:rsidR="00C87880">
          <w:rPr>
            <w:rFonts w:ascii="Times New Roman" w:eastAsiaTheme="minorEastAsia" w:hAnsi="Times New Roman" w:cs="Times New Roman" w:hint="eastAsia"/>
            <w:sz w:val="24"/>
            <w:szCs w:val="24"/>
          </w:rPr>
          <w:t>5</w:t>
        </w:r>
        <w:r w:rsidR="00C87880" w:rsidRPr="00C54053">
          <w:rPr>
            <w:rFonts w:ascii="Times New Roman" w:eastAsiaTheme="minorEastAsia" w:hAnsi="Times New Roman" w:cs="Times New Roman"/>
            <w:sz w:val="24"/>
            <w:szCs w:val="24"/>
          </w:rPr>
          <w:t>中对不同层次</w:t>
        </w:r>
        <w:proofErr w:type="gramStart"/>
        <w:r w:rsidR="00C87880" w:rsidRPr="00C54053">
          <w:rPr>
            <w:rFonts w:ascii="Times New Roman" w:eastAsiaTheme="minorEastAsia" w:hAnsi="Times New Roman" w:cs="Times New Roman"/>
            <w:sz w:val="24"/>
            <w:szCs w:val="24"/>
          </w:rPr>
          <w:t>的点集各</w:t>
        </w:r>
        <w:proofErr w:type="gramEnd"/>
        <w:r w:rsidR="00C87880" w:rsidRPr="00C54053">
          <w:rPr>
            <w:rFonts w:ascii="Times New Roman" w:eastAsiaTheme="minorEastAsia" w:hAnsi="Times New Roman" w:cs="Times New Roman"/>
            <w:sz w:val="24"/>
            <w:szCs w:val="24"/>
          </w:rPr>
          <w:t>连接一层独立的全连接网络，独立进行分类。如果</w:t>
        </w:r>
        <w:proofErr w:type="gramStart"/>
        <w:r w:rsidR="00C87880" w:rsidRPr="00C54053">
          <w:rPr>
            <w:rFonts w:ascii="Times New Roman" w:eastAsiaTheme="minorEastAsia" w:hAnsi="Times New Roman" w:cs="Times New Roman"/>
            <w:sz w:val="24"/>
            <w:szCs w:val="24"/>
          </w:rPr>
          <w:t>一个点集属于</w:t>
        </w:r>
        <w:proofErr w:type="gramEnd"/>
        <w:r w:rsidR="00C87880" w:rsidRPr="00C54053">
          <w:rPr>
            <w:rFonts w:ascii="Times New Roman" w:eastAsiaTheme="minorEastAsia" w:hAnsi="Times New Roman" w:cs="Times New Roman"/>
            <w:sz w:val="24"/>
            <w:szCs w:val="24"/>
          </w:rPr>
          <w:t>第一个层次，就通过图</w:t>
        </w:r>
        <w:r w:rsidR="00C87880" w:rsidRPr="00C54053">
          <w:rPr>
            <w:rFonts w:ascii="Times New Roman" w:eastAsiaTheme="minorEastAsia" w:hAnsi="Times New Roman" w:cs="Times New Roman"/>
            <w:sz w:val="24"/>
            <w:szCs w:val="24"/>
          </w:rPr>
          <w:t>1</w:t>
        </w:r>
        <w:r w:rsidR="00C87880" w:rsidRPr="00C54053">
          <w:rPr>
            <w:rFonts w:ascii="Times New Roman" w:eastAsiaTheme="minorEastAsia" w:hAnsi="Times New Roman" w:cs="Times New Roman"/>
            <w:sz w:val="24"/>
            <w:szCs w:val="24"/>
          </w:rPr>
          <w:t>中</w:t>
        </w:r>
        <w:r w:rsidR="00C87880" w:rsidRPr="00C54053">
          <w:rPr>
            <w:rFonts w:ascii="Times New Roman" w:eastAsiaTheme="minorEastAsia" w:hAnsi="Times New Roman" w:cs="Times New Roman"/>
            <w:sz w:val="24"/>
            <w:szCs w:val="24"/>
          </w:rPr>
          <w:t>Net4</w:t>
        </w:r>
        <w:r w:rsidR="00C87880" w:rsidRPr="00C54053">
          <w:rPr>
            <w:rFonts w:ascii="Times New Roman" w:eastAsiaTheme="minorEastAsia" w:hAnsi="Times New Roman" w:cs="Times New Roman"/>
            <w:sz w:val="24"/>
            <w:szCs w:val="24"/>
          </w:rPr>
          <w:t>部分斜向上的全连接网络，如果属于第二个层次，那么通过图</w:t>
        </w:r>
        <w:r w:rsidR="00C87880" w:rsidRPr="00C54053">
          <w:rPr>
            <w:rFonts w:ascii="Times New Roman" w:eastAsiaTheme="minorEastAsia" w:hAnsi="Times New Roman" w:cs="Times New Roman"/>
            <w:sz w:val="24"/>
            <w:szCs w:val="24"/>
          </w:rPr>
          <w:t>1</w:t>
        </w:r>
        <w:r w:rsidR="00C87880" w:rsidRPr="00C54053">
          <w:rPr>
            <w:rFonts w:ascii="Times New Roman" w:eastAsiaTheme="minorEastAsia" w:hAnsi="Times New Roman" w:cs="Times New Roman"/>
            <w:sz w:val="24"/>
            <w:szCs w:val="24"/>
          </w:rPr>
          <w:t>中</w:t>
        </w:r>
        <w:r w:rsidR="00C87880" w:rsidRPr="00C54053">
          <w:rPr>
            <w:rFonts w:ascii="Times New Roman" w:eastAsiaTheme="minorEastAsia" w:hAnsi="Times New Roman" w:cs="Times New Roman"/>
            <w:sz w:val="24"/>
            <w:szCs w:val="24"/>
          </w:rPr>
          <w:t>Net4</w:t>
        </w:r>
        <w:r w:rsidR="00C87880" w:rsidRPr="00C54053">
          <w:rPr>
            <w:rFonts w:ascii="Times New Roman" w:eastAsiaTheme="minorEastAsia" w:hAnsi="Times New Roman" w:cs="Times New Roman"/>
            <w:sz w:val="24"/>
            <w:szCs w:val="24"/>
          </w:rPr>
          <w:t>部分中间的全连接</w:t>
        </w:r>
        <w:r w:rsidR="00C87880" w:rsidRPr="00C54053">
          <w:rPr>
            <w:rFonts w:ascii="Times New Roman" w:eastAsiaTheme="minorEastAsia" w:hAnsi="Times New Roman" w:cs="Times New Roman"/>
            <w:sz w:val="24"/>
            <w:szCs w:val="24"/>
          </w:rPr>
          <w:lastRenderedPageBreak/>
          <w:t>网络，如果属于第三个层次，那么通过图</w:t>
        </w:r>
        <w:r w:rsidR="00C87880" w:rsidRPr="00C54053">
          <w:rPr>
            <w:rFonts w:ascii="Times New Roman" w:eastAsiaTheme="minorEastAsia" w:hAnsi="Times New Roman" w:cs="Times New Roman"/>
            <w:sz w:val="24"/>
            <w:szCs w:val="24"/>
          </w:rPr>
          <w:t>1</w:t>
        </w:r>
        <w:r w:rsidR="00C87880" w:rsidRPr="00C54053">
          <w:rPr>
            <w:rFonts w:ascii="Times New Roman" w:eastAsiaTheme="minorEastAsia" w:hAnsi="Times New Roman" w:cs="Times New Roman"/>
            <w:sz w:val="24"/>
            <w:szCs w:val="24"/>
          </w:rPr>
          <w:t>中</w:t>
        </w:r>
        <w:r w:rsidR="00C87880" w:rsidRPr="00C54053">
          <w:rPr>
            <w:rFonts w:ascii="Times New Roman" w:eastAsiaTheme="minorEastAsia" w:hAnsi="Times New Roman" w:cs="Times New Roman"/>
            <w:sz w:val="24"/>
            <w:szCs w:val="24"/>
          </w:rPr>
          <w:t>Net4</w:t>
        </w:r>
        <w:r w:rsidR="00C87880">
          <w:rPr>
            <w:rFonts w:ascii="Times New Roman" w:eastAsiaTheme="minorEastAsia" w:hAnsi="Times New Roman" w:cs="Times New Roman"/>
            <w:sz w:val="24"/>
            <w:szCs w:val="24"/>
          </w:rPr>
          <w:t>部分斜向下的全连接网络</w:t>
        </w:r>
      </w:ins>
      <w:del w:id="676" w:author="User" w:date="2016-10-24T17:24:00Z">
        <w:r w:rsidRPr="00C54053" w:rsidDel="00C87880">
          <w:rPr>
            <w:rFonts w:ascii="Times New Roman" w:eastAsiaTheme="minorEastAsia" w:hAnsi="Times New Roman" w:cs="Times New Roman"/>
            <w:sz w:val="24"/>
            <w:szCs w:val="24"/>
          </w:rPr>
          <w:delText>提高了不同层次点</w:delText>
        </w:r>
        <w:r w:rsidR="007F5FF6" w:rsidRPr="00C54053" w:rsidDel="00C87880">
          <w:rPr>
            <w:rFonts w:ascii="Times New Roman" w:eastAsiaTheme="minorEastAsia" w:hAnsi="Times New Roman" w:cs="Times New Roman"/>
            <w:sz w:val="24"/>
            <w:szCs w:val="24"/>
          </w:rPr>
          <w:delText>集</w:delText>
        </w:r>
        <w:r w:rsidRPr="00C54053" w:rsidDel="00C87880">
          <w:rPr>
            <w:rFonts w:ascii="Times New Roman" w:eastAsiaTheme="minorEastAsia" w:hAnsi="Times New Roman" w:cs="Times New Roman"/>
            <w:sz w:val="24"/>
            <w:szCs w:val="24"/>
          </w:rPr>
          <w:delText>的</w:delText>
        </w:r>
      </w:del>
      <w:del w:id="677" w:author="User" w:date="2016-10-24T17:10:00Z">
        <w:r w:rsidRPr="00C54053" w:rsidDel="0041181C">
          <w:rPr>
            <w:rFonts w:ascii="Times New Roman" w:eastAsiaTheme="minorEastAsia" w:hAnsi="Times New Roman" w:cs="Times New Roman"/>
            <w:sz w:val="24"/>
            <w:szCs w:val="24"/>
          </w:rPr>
          <w:delText>区分度，有效提高了最终的分类精度</w:delText>
        </w:r>
      </w:del>
      <w:r w:rsidRPr="00C54053">
        <w:rPr>
          <w:rFonts w:ascii="Times New Roman" w:eastAsiaTheme="minorEastAsia" w:hAnsi="Times New Roman" w:cs="Times New Roman"/>
          <w:sz w:val="24"/>
          <w:szCs w:val="24"/>
        </w:rPr>
        <w:t>。</w:t>
      </w:r>
      <w:ins w:id="678" w:author="User" w:date="2016-10-24T17:25:00Z">
        <w:r w:rsidR="002D37AD">
          <w:rPr>
            <w:rFonts w:ascii="Times New Roman" w:eastAsiaTheme="minorEastAsia" w:hAnsi="Times New Roman" w:cs="Times New Roman" w:hint="eastAsia"/>
            <w:sz w:val="24"/>
            <w:szCs w:val="24"/>
          </w:rPr>
          <w:t>每个层次</w:t>
        </w:r>
        <w:proofErr w:type="gramStart"/>
        <w:r w:rsidR="002D37AD">
          <w:rPr>
            <w:rFonts w:ascii="Times New Roman" w:eastAsiaTheme="minorEastAsia" w:hAnsi="Times New Roman" w:cs="Times New Roman" w:hint="eastAsia"/>
            <w:sz w:val="24"/>
            <w:szCs w:val="24"/>
          </w:rPr>
          <w:t>的点集在</w:t>
        </w:r>
        <w:proofErr w:type="gramEnd"/>
        <w:r w:rsidR="002D37AD">
          <w:rPr>
            <w:rFonts w:ascii="Times New Roman" w:eastAsiaTheme="minorEastAsia" w:hAnsi="Times New Roman" w:cs="Times New Roman" w:hint="eastAsia"/>
            <w:sz w:val="24"/>
            <w:szCs w:val="24"/>
          </w:rPr>
          <w:t>Net5</w:t>
        </w:r>
        <w:r w:rsidR="002D37AD">
          <w:rPr>
            <w:rFonts w:ascii="Times New Roman" w:eastAsiaTheme="minorEastAsia" w:hAnsi="Times New Roman" w:cs="Times New Roman" w:hint="eastAsia"/>
            <w:sz w:val="24"/>
            <w:szCs w:val="24"/>
          </w:rPr>
          <w:t>中都</w:t>
        </w:r>
      </w:ins>
      <w:ins w:id="679" w:author="User" w:date="2016-10-24T17:26:00Z">
        <w:r w:rsidR="002D37AD">
          <w:rPr>
            <w:rFonts w:ascii="Times New Roman" w:eastAsiaTheme="minorEastAsia" w:hAnsi="Times New Roman" w:cs="Times New Roman" w:hint="eastAsia"/>
            <w:sz w:val="24"/>
            <w:szCs w:val="24"/>
          </w:rPr>
          <w:t>只连接自己对应的那个全连接网络，并连接对应的最后</w:t>
        </w:r>
        <w:proofErr w:type="spellStart"/>
        <w:r w:rsidR="002D37AD">
          <w:rPr>
            <w:rFonts w:ascii="Times New Roman" w:eastAsiaTheme="minorEastAsia" w:hAnsi="Times New Roman" w:cs="Times New Roman" w:hint="eastAsia"/>
            <w:sz w:val="24"/>
            <w:szCs w:val="24"/>
          </w:rPr>
          <w:t>softmax</w:t>
        </w:r>
        <w:proofErr w:type="spellEnd"/>
        <w:r w:rsidR="002D37AD">
          <w:rPr>
            <w:rFonts w:ascii="Times New Roman" w:eastAsiaTheme="minorEastAsia" w:hAnsi="Times New Roman" w:cs="Times New Roman" w:hint="eastAsia"/>
            <w:sz w:val="24"/>
            <w:szCs w:val="24"/>
          </w:rPr>
          <w:t>层分类，而不连接其他两个全连接网络。</w:t>
        </w:r>
      </w:ins>
      <w:ins w:id="680" w:author="User" w:date="2016-10-24T17:27:00Z">
        <w:r w:rsidR="002D37AD">
          <w:rPr>
            <w:rFonts w:ascii="Times New Roman" w:eastAsiaTheme="minorEastAsia" w:hAnsi="Times New Roman" w:cs="Times New Roman" w:hint="eastAsia"/>
            <w:sz w:val="24"/>
            <w:szCs w:val="24"/>
          </w:rPr>
          <w:t>整个</w:t>
        </w:r>
        <w:r w:rsidR="002D37AD">
          <w:rPr>
            <w:rFonts w:ascii="Times New Roman" w:eastAsiaTheme="minorEastAsia" w:hAnsi="Times New Roman" w:cs="Times New Roman" w:hint="eastAsia"/>
            <w:sz w:val="24"/>
            <w:szCs w:val="24"/>
          </w:rPr>
          <w:t>Net5</w:t>
        </w:r>
      </w:ins>
      <w:ins w:id="681" w:author="User" w:date="2016-10-24T17:28:00Z">
        <w:r w:rsidR="002D37AD">
          <w:rPr>
            <w:rFonts w:ascii="Times New Roman" w:eastAsiaTheme="minorEastAsia" w:hAnsi="Times New Roman" w:cs="Times New Roman" w:hint="eastAsia"/>
            <w:sz w:val="24"/>
            <w:szCs w:val="24"/>
          </w:rPr>
          <w:t>以及</w:t>
        </w:r>
        <w:proofErr w:type="spellStart"/>
        <w:r w:rsidR="002D37AD">
          <w:rPr>
            <w:rFonts w:ascii="Times New Roman" w:eastAsiaTheme="minorEastAsia" w:hAnsi="Times New Roman" w:cs="Times New Roman" w:hint="eastAsia"/>
            <w:sz w:val="24"/>
            <w:szCs w:val="24"/>
          </w:rPr>
          <w:t>softmax</w:t>
        </w:r>
      </w:ins>
      <w:proofErr w:type="spellEnd"/>
      <w:ins w:id="682" w:author="User" w:date="2016-10-24T17:27:00Z">
        <w:r w:rsidR="002D37AD">
          <w:rPr>
            <w:rFonts w:ascii="Times New Roman" w:eastAsiaTheme="minorEastAsia" w:hAnsi="Times New Roman" w:cs="Times New Roman" w:hint="eastAsia"/>
            <w:sz w:val="24"/>
            <w:szCs w:val="24"/>
          </w:rPr>
          <w:t>过程由表</w:t>
        </w:r>
        <w:r w:rsidR="002D37AD">
          <w:rPr>
            <w:rFonts w:ascii="Times New Roman" w:eastAsiaTheme="minorEastAsia" w:hAnsi="Times New Roman" w:cs="Times New Roman" w:hint="eastAsia"/>
            <w:sz w:val="24"/>
            <w:szCs w:val="24"/>
          </w:rPr>
          <w:t>1</w:t>
        </w:r>
        <w:r w:rsidR="002D37AD">
          <w:rPr>
            <w:rFonts w:ascii="Times New Roman" w:eastAsiaTheme="minorEastAsia" w:hAnsi="Times New Roman" w:cs="Times New Roman" w:hint="eastAsia"/>
            <w:sz w:val="24"/>
            <w:szCs w:val="24"/>
          </w:rPr>
          <w:t>的</w:t>
        </w:r>
        <w:r w:rsidR="002D37AD">
          <w:rPr>
            <w:rFonts w:ascii="Times New Roman" w:eastAsiaTheme="minorEastAsia" w:hAnsi="Times New Roman" w:cs="Times New Roman" w:hint="eastAsia"/>
            <w:sz w:val="24"/>
            <w:szCs w:val="24"/>
          </w:rPr>
          <w:t>9,10</w:t>
        </w:r>
        <w:r w:rsidR="002D37AD">
          <w:rPr>
            <w:rFonts w:ascii="Times New Roman" w:eastAsiaTheme="minorEastAsia" w:hAnsi="Times New Roman" w:cs="Times New Roman" w:hint="eastAsia"/>
            <w:sz w:val="24"/>
            <w:szCs w:val="24"/>
          </w:rPr>
          <w:t>步以及公式</w:t>
        </w:r>
        <w:r w:rsidR="002D37AD">
          <w:rPr>
            <w:rFonts w:ascii="Times New Roman" w:eastAsiaTheme="minorEastAsia" w:hAnsi="Times New Roman" w:cs="Times New Roman" w:hint="eastAsia"/>
            <w:sz w:val="24"/>
            <w:szCs w:val="24"/>
          </w:rPr>
          <w:t>6,7</w:t>
        </w:r>
      </w:ins>
      <w:ins w:id="683" w:author="User" w:date="2016-10-24T17:28:00Z">
        <w:r w:rsidR="002D37AD">
          <w:rPr>
            <w:rFonts w:ascii="Times New Roman" w:eastAsiaTheme="minorEastAsia" w:hAnsi="Times New Roman" w:cs="Times New Roman" w:hint="eastAsia"/>
            <w:sz w:val="24"/>
            <w:szCs w:val="24"/>
          </w:rPr>
          <w:t>表示。</w:t>
        </w:r>
      </w:ins>
      <w:del w:id="684" w:author="User" w:date="2016-10-24T17:20:00Z">
        <w:r w:rsidRPr="00C54053" w:rsidDel="00C87880">
          <w:rPr>
            <w:rFonts w:ascii="Times New Roman" w:eastAsiaTheme="minorEastAsia" w:hAnsi="Times New Roman" w:cs="Times New Roman"/>
            <w:sz w:val="24"/>
            <w:szCs w:val="24"/>
          </w:rPr>
          <w:delText>Net4</w:delText>
        </w:r>
      </w:del>
      <w:del w:id="685" w:author="User" w:date="2016-10-24T17:28:00Z">
        <w:r w:rsidRPr="00C54053" w:rsidDel="002D37AD">
          <w:rPr>
            <w:rFonts w:ascii="Times New Roman" w:eastAsiaTheme="minorEastAsia" w:hAnsi="Times New Roman" w:cs="Times New Roman"/>
            <w:sz w:val="24"/>
            <w:szCs w:val="24"/>
          </w:rPr>
          <w:delText>过程由公式</w:delText>
        </w:r>
        <w:r w:rsidRPr="00C54053" w:rsidDel="002D37AD">
          <w:rPr>
            <w:rFonts w:ascii="Times New Roman" w:eastAsiaTheme="minorEastAsia" w:hAnsi="Times New Roman" w:cs="Times New Roman"/>
            <w:sz w:val="24"/>
            <w:szCs w:val="24"/>
          </w:rPr>
          <w:delText>6</w:delText>
        </w:r>
        <w:r w:rsidRPr="00C54053" w:rsidDel="002D37AD">
          <w:rPr>
            <w:rFonts w:ascii="Times New Roman" w:eastAsiaTheme="minorEastAsia" w:hAnsi="Times New Roman" w:cs="Times New Roman"/>
            <w:sz w:val="24"/>
            <w:szCs w:val="24"/>
          </w:rPr>
          <w:delText>表示，</w:delText>
        </w:r>
        <w:r w:rsidRPr="00C54053" w:rsidDel="002D37AD">
          <w:rPr>
            <w:rFonts w:ascii="Times New Roman" w:eastAsiaTheme="minorEastAsia" w:hAnsi="Times New Roman" w:cs="Times New Roman"/>
            <w:sz w:val="24"/>
            <w:szCs w:val="24"/>
          </w:rPr>
          <w:delText>X</w:delText>
        </w:r>
        <w:r w:rsidRPr="00C54053" w:rsidDel="002D37AD">
          <w:rPr>
            <w:rFonts w:ascii="Times New Roman" w:eastAsiaTheme="minorEastAsia" w:hAnsi="Times New Roman" w:cs="Times New Roman"/>
            <w:sz w:val="24"/>
            <w:szCs w:val="24"/>
            <w:vertAlign w:val="subscript"/>
          </w:rPr>
          <w:delText>l+1</w:delText>
        </w:r>
        <w:r w:rsidR="00A34B0C" w:rsidRPr="00C54053" w:rsidDel="002D37AD">
          <w:rPr>
            <w:rFonts w:ascii="Times New Roman" w:eastAsiaTheme="minorEastAsia" w:hAnsi="Times New Roman" w:cs="Times New Roman"/>
            <w:sz w:val="24"/>
            <w:szCs w:val="24"/>
            <w:vertAlign w:val="subscript"/>
          </w:rPr>
          <w:delText>，</w:delText>
        </w:r>
        <w:r w:rsidR="00A34B0C" w:rsidRPr="00C54053" w:rsidDel="002D37AD">
          <w:rPr>
            <w:rFonts w:ascii="Times New Roman" w:eastAsiaTheme="minorEastAsia" w:hAnsi="Times New Roman" w:cs="Times New Roman"/>
            <w:sz w:val="24"/>
            <w:szCs w:val="24"/>
            <w:vertAlign w:val="subscript"/>
          </w:rPr>
          <w:delText>h</w:delText>
        </w:r>
        <w:r w:rsidRPr="00C54053" w:rsidDel="002D37AD">
          <w:rPr>
            <w:rFonts w:ascii="Times New Roman" w:eastAsiaTheme="minorEastAsia" w:hAnsi="Times New Roman" w:cs="Times New Roman"/>
            <w:sz w:val="24"/>
            <w:szCs w:val="24"/>
          </w:rPr>
          <w:delText>表示如果该点集是</w:delText>
        </w:r>
        <w:r w:rsidR="007E5B37" w:rsidRPr="00C54053" w:rsidDel="002D37AD">
          <w:rPr>
            <w:rFonts w:ascii="Times New Roman" w:eastAsiaTheme="minorEastAsia" w:hAnsi="Times New Roman" w:cs="Times New Roman"/>
            <w:sz w:val="24"/>
            <w:szCs w:val="24"/>
          </w:rPr>
          <w:delText>多层次分割中</w:delText>
        </w:r>
        <w:r w:rsidRPr="00C54053" w:rsidDel="002D37AD">
          <w:rPr>
            <w:rFonts w:ascii="Times New Roman" w:eastAsiaTheme="minorEastAsia" w:hAnsi="Times New Roman" w:cs="Times New Roman"/>
            <w:sz w:val="24"/>
            <w:szCs w:val="24"/>
          </w:rPr>
          <w:delText>第</w:delText>
        </w:r>
        <w:r w:rsidRPr="00C54053" w:rsidDel="002D37AD">
          <w:rPr>
            <w:rFonts w:ascii="Times New Roman" w:eastAsiaTheme="minorEastAsia" w:hAnsi="Times New Roman" w:cs="Times New Roman"/>
            <w:sz w:val="24"/>
            <w:szCs w:val="24"/>
          </w:rPr>
          <w:delText>h</w:delText>
        </w:r>
        <w:r w:rsidR="007E5B37" w:rsidRPr="00C54053" w:rsidDel="002D37AD">
          <w:rPr>
            <w:rFonts w:ascii="Times New Roman" w:eastAsiaTheme="minorEastAsia" w:hAnsi="Times New Roman" w:cs="Times New Roman"/>
            <w:sz w:val="24"/>
            <w:szCs w:val="24"/>
          </w:rPr>
          <w:delText>层的</w:delText>
        </w:r>
        <w:r w:rsidRPr="00C54053" w:rsidDel="002D37AD">
          <w:rPr>
            <w:rFonts w:ascii="Times New Roman" w:eastAsiaTheme="minorEastAsia" w:hAnsi="Times New Roman" w:cs="Times New Roman"/>
            <w:sz w:val="24"/>
            <w:szCs w:val="24"/>
          </w:rPr>
          <w:delText>点集，</w:delText>
        </w:r>
        <w:r w:rsidRPr="00C54053" w:rsidDel="002D37AD">
          <w:rPr>
            <w:rFonts w:ascii="Times New Roman" w:eastAsiaTheme="minorEastAsia" w:hAnsi="Times New Roman" w:cs="Times New Roman"/>
            <w:sz w:val="24"/>
            <w:szCs w:val="24"/>
          </w:rPr>
          <w:delText>Net4</w:delText>
        </w:r>
        <w:r w:rsidRPr="00C54053" w:rsidDel="002D37AD">
          <w:rPr>
            <w:rFonts w:ascii="Times New Roman" w:eastAsiaTheme="minorEastAsia" w:hAnsi="Times New Roman" w:cs="Times New Roman"/>
            <w:sz w:val="24"/>
            <w:szCs w:val="24"/>
          </w:rPr>
          <w:delText>的输出。最后连接</w:delText>
        </w:r>
        <w:r w:rsidRPr="00C54053" w:rsidDel="002D37AD">
          <w:rPr>
            <w:rFonts w:ascii="Times New Roman" w:eastAsiaTheme="minorEastAsia" w:hAnsi="Times New Roman" w:cs="Times New Roman"/>
            <w:sz w:val="24"/>
            <w:szCs w:val="24"/>
          </w:rPr>
          <w:delText>softmax</w:delText>
        </w:r>
        <w:r w:rsidRPr="00C54053" w:rsidDel="002D37AD">
          <w:rPr>
            <w:rFonts w:ascii="Times New Roman" w:eastAsiaTheme="minorEastAsia" w:hAnsi="Times New Roman" w:cs="Times New Roman"/>
            <w:sz w:val="24"/>
            <w:szCs w:val="24"/>
          </w:rPr>
          <w:delText>层进行分类，得到这个层次点集的分类结果</w:delText>
        </w:r>
        <w:r w:rsidR="007E5B37" w:rsidRPr="00C54053" w:rsidDel="002D37AD">
          <w:rPr>
            <w:rFonts w:ascii="Times New Roman" w:eastAsiaTheme="minorEastAsia" w:hAnsi="Times New Roman" w:cs="Times New Roman"/>
            <w:sz w:val="24"/>
            <w:szCs w:val="24"/>
          </w:rPr>
          <w:delText>，如公式</w:delText>
        </w:r>
        <w:r w:rsidR="007E5B37" w:rsidRPr="00C54053" w:rsidDel="002D37AD">
          <w:rPr>
            <w:rFonts w:ascii="Times New Roman" w:eastAsiaTheme="minorEastAsia" w:hAnsi="Times New Roman" w:cs="Times New Roman"/>
            <w:sz w:val="24"/>
            <w:szCs w:val="24"/>
          </w:rPr>
          <w:delText>7</w:delText>
        </w:r>
        <w:r w:rsidR="007E5B37" w:rsidRPr="00C54053" w:rsidDel="002D37AD">
          <w:rPr>
            <w:rFonts w:ascii="Times New Roman" w:eastAsiaTheme="minorEastAsia" w:hAnsi="Times New Roman" w:cs="Times New Roman"/>
            <w:sz w:val="24"/>
            <w:szCs w:val="24"/>
          </w:rPr>
          <w:delText>所示</w:delText>
        </w:r>
        <w:r w:rsidR="007E5B37" w:rsidRPr="00C54053" w:rsidDel="002D37AD">
          <w:rPr>
            <w:rFonts w:ascii="Times New Roman" w:eastAsiaTheme="minorEastAsia" w:hAnsi="Times New Roman" w:cs="Times New Roman"/>
            <w:sz w:val="24"/>
            <w:szCs w:val="24"/>
          </w:rPr>
          <w:delText xml:space="preserve"> </w:delText>
        </w:r>
        <w:r w:rsidR="007E5B37" w:rsidRPr="00C54053" w:rsidDel="002D37AD">
          <w:rPr>
            <w:rFonts w:ascii="Times New Roman" w:eastAsiaTheme="minorEastAsia" w:hAnsi="Times New Roman" w:cs="Times New Roman"/>
            <w:sz w:val="24"/>
            <w:szCs w:val="24"/>
          </w:rPr>
          <w:delText>，</w:delText>
        </w:r>
        <w:r w:rsidR="007E5B37" w:rsidRPr="00C54053" w:rsidDel="002D37AD">
          <w:rPr>
            <w:rFonts w:ascii="Times New Roman" w:eastAsiaTheme="minorEastAsia" w:hAnsi="Times New Roman" w:cs="Times New Roman"/>
            <w:sz w:val="24"/>
            <w:szCs w:val="24"/>
          </w:rPr>
          <w:delText>c</w:delText>
        </w:r>
        <w:r w:rsidR="007E5B37" w:rsidRPr="00C54053" w:rsidDel="002D37AD">
          <w:rPr>
            <w:rFonts w:ascii="Times New Roman" w:eastAsiaTheme="minorEastAsia" w:hAnsi="Times New Roman" w:cs="Times New Roman"/>
            <w:sz w:val="24"/>
            <w:szCs w:val="24"/>
          </w:rPr>
          <w:delText>表示类别</w:delText>
        </w:r>
        <w:r w:rsidRPr="00C54053" w:rsidDel="002D37AD">
          <w:rPr>
            <w:rFonts w:ascii="Times New Roman" w:eastAsiaTheme="minorEastAsia" w:hAnsi="Times New Roman" w:cs="Times New Roman"/>
            <w:sz w:val="24"/>
            <w:szCs w:val="24"/>
          </w:rPr>
          <w:delText>。</w:delText>
        </w:r>
      </w:del>
      <w:r w:rsidR="007E5B37" w:rsidRPr="00C54053">
        <w:rPr>
          <w:rFonts w:ascii="Times New Roman" w:eastAsiaTheme="minorEastAsia" w:hAnsi="Times New Roman" w:cs="Times New Roman"/>
          <w:sz w:val="24"/>
          <w:szCs w:val="24"/>
        </w:rPr>
        <w:t>最后</w:t>
      </w:r>
      <w:r w:rsidR="007E5B37" w:rsidRPr="00C54053">
        <w:rPr>
          <w:rFonts w:ascii="Times New Roman" w:eastAsiaTheme="minorEastAsia" w:hAnsi="Times New Roman" w:cs="Times New Roman"/>
          <w:sz w:val="24"/>
          <w:szCs w:val="24"/>
        </w:rPr>
        <w:t>loss</w:t>
      </w:r>
      <w:r w:rsidR="007E5B37" w:rsidRPr="00C54053">
        <w:rPr>
          <w:rFonts w:ascii="Times New Roman" w:eastAsiaTheme="minorEastAsia" w:hAnsi="Times New Roman" w:cs="Times New Roman"/>
          <w:sz w:val="24"/>
          <w:szCs w:val="24"/>
        </w:rPr>
        <w:t>函数采用交叉</w:t>
      </w:r>
      <w:proofErr w:type="gramStart"/>
      <w:r w:rsidR="007E5B37" w:rsidRPr="00C54053">
        <w:rPr>
          <w:rFonts w:ascii="Times New Roman" w:eastAsiaTheme="minorEastAsia" w:hAnsi="Times New Roman" w:cs="Times New Roman"/>
          <w:sz w:val="24"/>
          <w:szCs w:val="24"/>
        </w:rPr>
        <w:t>熵</w:t>
      </w:r>
      <w:proofErr w:type="gramEnd"/>
      <w:r w:rsidR="007E5B37" w:rsidRPr="00C54053">
        <w:rPr>
          <w:rFonts w:ascii="Times New Roman" w:eastAsiaTheme="minorEastAsia" w:hAnsi="Times New Roman" w:cs="Times New Roman"/>
          <w:sz w:val="24"/>
          <w:szCs w:val="24"/>
        </w:rPr>
        <w:t>loss</w:t>
      </w:r>
      <w:r w:rsidR="007E5B37" w:rsidRPr="00C54053">
        <w:rPr>
          <w:rFonts w:ascii="Times New Roman" w:eastAsiaTheme="minorEastAsia" w:hAnsi="Times New Roman" w:cs="Times New Roman"/>
          <w:sz w:val="24"/>
          <w:szCs w:val="24"/>
        </w:rPr>
        <w:t>函数如公式</w:t>
      </w:r>
      <w:del w:id="686" w:author="User" w:date="2016-10-24T17:28:00Z">
        <w:r w:rsidR="00E16A04" w:rsidDel="002D37AD">
          <w:rPr>
            <w:rFonts w:ascii="Times New Roman" w:eastAsiaTheme="minorEastAsia" w:hAnsi="Times New Roman" w:cs="Times New Roman"/>
            <w:sz w:val="24"/>
            <w:szCs w:val="24"/>
          </w:rPr>
          <w:delText xml:space="preserve"> </w:delText>
        </w:r>
      </w:del>
      <w:r w:rsidR="00E16A04">
        <w:rPr>
          <w:rFonts w:ascii="Times New Roman" w:eastAsiaTheme="minorEastAsia" w:hAnsi="Times New Roman" w:cs="Times New Roman"/>
          <w:sz w:val="24"/>
          <w:szCs w:val="24"/>
        </w:rPr>
        <w:t>8</w:t>
      </w:r>
      <w:ins w:id="687" w:author="User" w:date="2016-10-24T17:28:00Z">
        <w:r w:rsidR="002D37AD">
          <w:rPr>
            <w:rFonts w:ascii="Times New Roman" w:eastAsiaTheme="minorEastAsia" w:hAnsi="Times New Roman" w:cs="Times New Roman" w:hint="eastAsia"/>
            <w:sz w:val="24"/>
            <w:szCs w:val="24"/>
          </w:rPr>
          <w:t>表示</w:t>
        </w:r>
      </w:ins>
      <w:r w:rsidR="00E16A04">
        <w:rPr>
          <w:rFonts w:ascii="Times New Roman" w:eastAsiaTheme="minorEastAsia" w:hAnsi="Times New Roman" w:cs="Times New Roman" w:hint="eastAsia"/>
          <w:sz w:val="24"/>
          <w:szCs w:val="24"/>
        </w:rPr>
        <w:t>。</w:t>
      </w:r>
    </w:p>
    <w:p w:rsidR="00E25226" w:rsidRPr="00C54053" w:rsidDel="00007DA7" w:rsidRDefault="007E5B37">
      <w:pPr>
        <w:spacing w:line="300" w:lineRule="auto"/>
        <w:ind w:firstLineChars="200" w:firstLine="420"/>
        <w:rPr>
          <w:del w:id="688" w:author="User" w:date="2016-10-24T16:05:00Z"/>
          <w:rFonts w:ascii="Times New Roman" w:eastAsiaTheme="minorEastAsia" w:hAnsi="Times New Roman" w:cs="Times New Roman"/>
          <w:position w:val="-16"/>
        </w:rPr>
        <w:pPrChange w:id="689" w:author="User" w:date="2016-10-24T16:32:00Z">
          <w:pPr>
            <w:spacing w:line="300" w:lineRule="auto"/>
            <w:ind w:firstLineChars="1250" w:firstLine="2625"/>
          </w:pPr>
        </w:pPrChange>
      </w:pPr>
      <w:del w:id="690" w:author="User" w:date="2016-10-24T16:05:00Z">
        <w:r w:rsidRPr="00C54053" w:rsidDel="00007DA7">
          <w:rPr>
            <w:rFonts w:ascii="Times New Roman" w:eastAsiaTheme="minorEastAsia" w:hAnsi="Times New Roman" w:cs="Times New Roman"/>
            <w:position w:val="-14"/>
          </w:rPr>
          <w:object w:dxaOrig="3120" w:dyaOrig="400">
            <v:shape id="_x0000_i1042" type="#_x0000_t75" style="width:156.95pt;height:20.4pt" o:ole="">
              <v:imagedata r:id="rId44" o:title=""/>
            </v:shape>
            <o:OLEObject Type="Embed" ProgID="Equation.DSMT4" ShapeID="_x0000_i1042" DrawAspect="Content" ObjectID="_1538844023" r:id="rId45"/>
          </w:object>
        </w:r>
      </w:del>
      <w:r w:rsidR="00E25226" w:rsidRPr="00C54053">
        <w:rPr>
          <w:rFonts w:ascii="Times New Roman" w:eastAsiaTheme="minorEastAsia" w:hAnsi="Times New Roman" w:cs="Times New Roman"/>
          <w:position w:val="-12"/>
        </w:rPr>
        <w:t xml:space="preserve">    </w:t>
      </w:r>
      <w:bookmarkStart w:id="691" w:name="OLE_LINK28"/>
      <w:r w:rsidR="00E25226" w:rsidRPr="00C54053">
        <w:rPr>
          <w:rFonts w:ascii="Times New Roman" w:eastAsiaTheme="minorEastAsia" w:hAnsi="Times New Roman" w:cs="Times New Roman"/>
          <w:position w:val="-12"/>
        </w:rPr>
        <w:t xml:space="preserve">                                    </w:t>
      </w:r>
      <w:del w:id="692" w:author="User" w:date="2016-10-24T16:05:00Z">
        <w:r w:rsidR="00E25226" w:rsidRPr="00C54053" w:rsidDel="00007DA7">
          <w:rPr>
            <w:rFonts w:ascii="Times New Roman" w:eastAsiaTheme="minorEastAsia" w:hAnsi="Times New Roman" w:cs="Times New Roman"/>
            <w:position w:val="-12"/>
          </w:rPr>
          <w:delText xml:space="preserve">     </w:delText>
        </w:r>
        <w:bookmarkStart w:id="693" w:name="OLE_LINK24"/>
        <w:bookmarkStart w:id="694" w:name="OLE_LINK25"/>
        <w:r w:rsidR="00E25226" w:rsidRPr="00C54053" w:rsidDel="00007DA7">
          <w:rPr>
            <w:rFonts w:ascii="Times New Roman" w:eastAsiaTheme="minorEastAsia" w:hAnsi="Times New Roman" w:cs="Times New Roman"/>
            <w:position w:val="-16"/>
          </w:rPr>
          <w:delText>(6)</w:delText>
        </w:r>
        <w:bookmarkEnd w:id="691"/>
        <w:bookmarkEnd w:id="693"/>
        <w:bookmarkEnd w:id="694"/>
      </w:del>
    </w:p>
    <w:p w:rsidR="007E5B37" w:rsidRPr="00C54053" w:rsidDel="00007DA7" w:rsidRDefault="000928BF">
      <w:pPr>
        <w:spacing w:line="300" w:lineRule="auto"/>
        <w:ind w:firstLineChars="200" w:firstLine="420"/>
        <w:rPr>
          <w:del w:id="695" w:author="User" w:date="2016-10-24T16:05:00Z"/>
          <w:rFonts w:ascii="Times New Roman" w:eastAsiaTheme="minorEastAsia" w:hAnsi="Times New Roman" w:cs="Times New Roman"/>
          <w:sz w:val="24"/>
          <w:szCs w:val="24"/>
        </w:rPr>
        <w:pPrChange w:id="696" w:author="User" w:date="2016-10-24T16:32:00Z">
          <w:pPr>
            <w:spacing w:line="300" w:lineRule="auto"/>
            <w:ind w:firstLineChars="1250" w:firstLine="2625"/>
          </w:pPr>
        </w:pPrChange>
      </w:pPr>
      <w:del w:id="697" w:author="User" w:date="2016-10-24T16:05:00Z">
        <w:r w:rsidRPr="00C54053" w:rsidDel="00007DA7">
          <w:rPr>
            <w:rFonts w:ascii="Times New Roman" w:eastAsiaTheme="minorEastAsia" w:hAnsi="Times New Roman" w:cs="Times New Roman"/>
            <w:position w:val="-46"/>
          </w:rPr>
          <w:object w:dxaOrig="2299" w:dyaOrig="900">
            <v:shape id="_x0000_i1043" type="#_x0000_t75" style="width:114.85pt;height:44.85pt" o:ole="">
              <v:imagedata r:id="rId46" o:title=""/>
            </v:shape>
            <o:OLEObject Type="Embed" ProgID="Equation.DSMT4" ShapeID="_x0000_i1043" DrawAspect="Content" ObjectID="_1538844024" r:id="rId47"/>
          </w:object>
        </w:r>
        <w:r w:rsidR="007E5B37" w:rsidRPr="00C54053" w:rsidDel="00007DA7">
          <w:rPr>
            <w:rFonts w:ascii="Times New Roman" w:eastAsiaTheme="minorEastAsia" w:hAnsi="Times New Roman" w:cs="Times New Roman"/>
          </w:rPr>
          <w:delText xml:space="preserve">              </w:delText>
        </w:r>
        <w:r w:rsidR="00E16A04" w:rsidDel="00007DA7">
          <w:rPr>
            <w:rFonts w:ascii="Times New Roman" w:eastAsiaTheme="minorEastAsia" w:hAnsi="Times New Roman" w:cs="Times New Roman" w:hint="eastAsia"/>
          </w:rPr>
          <w:delText xml:space="preserve">        </w:delText>
        </w:r>
        <w:r w:rsidR="007E5B37" w:rsidRPr="00C54053" w:rsidDel="00007DA7">
          <w:rPr>
            <w:rFonts w:ascii="Times New Roman" w:eastAsiaTheme="minorEastAsia" w:hAnsi="Times New Roman" w:cs="Times New Roman"/>
          </w:rPr>
          <w:delText xml:space="preserve">         </w:delText>
        </w:r>
        <w:bookmarkStart w:id="698" w:name="OLE_LINK26"/>
        <w:bookmarkStart w:id="699" w:name="OLE_LINK27"/>
        <w:r w:rsidR="00C54053" w:rsidDel="00007DA7">
          <w:rPr>
            <w:rFonts w:ascii="Times New Roman" w:eastAsiaTheme="minorEastAsia" w:hAnsi="Times New Roman" w:cs="Times New Roman"/>
          </w:rPr>
          <w:delText xml:space="preserve">                              </w:delText>
        </w:r>
        <w:r w:rsidR="007E5B37" w:rsidRPr="00C54053" w:rsidDel="00007DA7">
          <w:rPr>
            <w:rFonts w:ascii="Times New Roman" w:eastAsiaTheme="minorEastAsia" w:hAnsi="Times New Roman" w:cs="Times New Roman"/>
            <w:position w:val="-16"/>
          </w:rPr>
          <w:delText>(7)</w:delText>
        </w:r>
      </w:del>
    </w:p>
    <w:bookmarkEnd w:id="698"/>
    <w:bookmarkEnd w:id="699"/>
    <w:p w:rsidR="000928BF" w:rsidRPr="00C54053" w:rsidRDefault="000928BF">
      <w:pPr>
        <w:spacing w:line="300" w:lineRule="auto"/>
        <w:ind w:firstLineChars="200" w:firstLine="480"/>
        <w:rPr>
          <w:rFonts w:ascii="Times New Roman" w:eastAsiaTheme="minorEastAsia" w:hAnsi="Times New Roman" w:cs="Times New Roman"/>
          <w:sz w:val="24"/>
          <w:szCs w:val="24"/>
        </w:rPr>
        <w:pPrChange w:id="700" w:author="User" w:date="2016-10-24T16:32:00Z">
          <w:pPr>
            <w:spacing w:line="300" w:lineRule="auto"/>
            <w:ind w:firstLineChars="1150" w:firstLine="2760"/>
          </w:pPr>
        </w:pPrChange>
      </w:pPr>
      <w:del w:id="701" w:author="User" w:date="2016-10-24T16:05:00Z">
        <w:r w:rsidRPr="00C54053" w:rsidDel="00007DA7">
          <w:rPr>
            <w:rFonts w:ascii="Times New Roman" w:eastAsiaTheme="minorEastAsia" w:hAnsi="Times New Roman" w:cs="Times New Roman"/>
            <w:position w:val="-28"/>
            <w:sz w:val="24"/>
            <w:szCs w:val="24"/>
          </w:rPr>
          <w:object w:dxaOrig="1719" w:dyaOrig="680">
            <v:shape id="_x0000_i1044" type="#_x0000_t75" style="width:86.2pt;height:33.95pt" o:ole="">
              <v:imagedata r:id="rId28" o:title=""/>
            </v:shape>
            <o:OLEObject Type="Embed" ProgID="Equation.DSMT4" ShapeID="_x0000_i1044" DrawAspect="Content" ObjectID="_1538844025" r:id="rId48"/>
          </w:object>
        </w:r>
        <w:r w:rsidRPr="00C54053" w:rsidDel="00007DA7">
          <w:rPr>
            <w:rFonts w:ascii="Times New Roman" w:eastAsiaTheme="minorEastAsia" w:hAnsi="Times New Roman" w:cs="Times New Roman"/>
            <w:position w:val="-12"/>
          </w:rPr>
          <w:delText xml:space="preserve"> </w:delText>
        </w:r>
        <w:r w:rsidR="00E16A04" w:rsidDel="00007DA7">
          <w:rPr>
            <w:rFonts w:ascii="Times New Roman" w:eastAsiaTheme="minorEastAsia" w:hAnsi="Times New Roman" w:cs="Times New Roman" w:hint="eastAsia"/>
            <w:position w:val="-12"/>
          </w:rPr>
          <w:delText xml:space="preserve"> </w:delText>
        </w:r>
        <w:r w:rsidRPr="00C54053" w:rsidDel="00007DA7">
          <w:rPr>
            <w:rFonts w:ascii="Times New Roman" w:eastAsiaTheme="minorEastAsia" w:hAnsi="Times New Roman" w:cs="Times New Roman"/>
            <w:position w:val="-12"/>
          </w:rPr>
          <w:delText xml:space="preserve">                       </w:delText>
        </w:r>
        <w:r w:rsidR="00E16A04" w:rsidDel="00007DA7">
          <w:rPr>
            <w:rFonts w:ascii="Times New Roman" w:eastAsiaTheme="minorEastAsia" w:hAnsi="Times New Roman" w:cs="Times New Roman" w:hint="eastAsia"/>
            <w:position w:val="-12"/>
          </w:rPr>
          <w:delText xml:space="preserve">                     </w:delText>
        </w:r>
        <w:r w:rsidRPr="00C54053" w:rsidDel="00007DA7">
          <w:rPr>
            <w:rFonts w:ascii="Times New Roman" w:eastAsiaTheme="minorEastAsia" w:hAnsi="Times New Roman" w:cs="Times New Roman"/>
            <w:position w:val="-12"/>
          </w:rPr>
          <w:delText xml:space="preserve">                       </w:delText>
        </w:r>
        <w:r w:rsidRPr="00C54053" w:rsidDel="00007DA7">
          <w:rPr>
            <w:rFonts w:ascii="Times New Roman" w:eastAsiaTheme="minorEastAsia" w:hAnsi="Times New Roman" w:cs="Times New Roman"/>
            <w:position w:val="-16"/>
          </w:rPr>
          <w:delText>(8)</w:delText>
        </w:r>
      </w:del>
    </w:p>
    <w:p w:rsidR="00A16DD1" w:rsidRDefault="00E25226" w:rsidP="008827BD">
      <w:pPr>
        <w:spacing w:line="300" w:lineRule="auto"/>
        <w:ind w:firstLineChars="200" w:firstLine="480"/>
        <w:rPr>
          <w:ins w:id="702" w:author="User" w:date="2016-10-24T14:01:00Z"/>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最后，对最细层次的点集，也就是，</w:t>
      </w:r>
      <w:proofErr w:type="gramStart"/>
      <w:r w:rsidRPr="00C54053">
        <w:rPr>
          <w:rFonts w:ascii="Times New Roman" w:eastAsiaTheme="minorEastAsia" w:hAnsi="Times New Roman" w:cs="Times New Roman"/>
          <w:sz w:val="24"/>
          <w:szCs w:val="24"/>
        </w:rPr>
        <w:t>点集尺寸</w:t>
      </w:r>
      <w:proofErr w:type="gramEnd"/>
      <w:r w:rsidRPr="00C54053">
        <w:rPr>
          <w:rFonts w:ascii="Times New Roman" w:eastAsiaTheme="minorEastAsia" w:hAnsi="Times New Roman" w:cs="Times New Roman"/>
          <w:sz w:val="24"/>
          <w:szCs w:val="24"/>
        </w:rPr>
        <w:t>最小层次</w:t>
      </w:r>
      <w:proofErr w:type="gramStart"/>
      <w:r w:rsidRPr="00C54053">
        <w:rPr>
          <w:rFonts w:ascii="Times New Roman" w:eastAsiaTheme="minorEastAsia" w:hAnsi="Times New Roman" w:cs="Times New Roman"/>
          <w:sz w:val="24"/>
          <w:szCs w:val="24"/>
        </w:rPr>
        <w:t>的点集进行</w:t>
      </w:r>
      <w:proofErr w:type="gramEnd"/>
      <w:r w:rsidRPr="00C54053">
        <w:rPr>
          <w:rFonts w:ascii="Times New Roman" w:eastAsiaTheme="minorEastAsia" w:hAnsi="Times New Roman" w:cs="Times New Roman"/>
          <w:sz w:val="24"/>
          <w:szCs w:val="24"/>
        </w:rPr>
        <w:t>分类，其分类结果为包含</w:t>
      </w:r>
      <w:proofErr w:type="gramStart"/>
      <w:r w:rsidRPr="00C54053">
        <w:rPr>
          <w:rFonts w:ascii="Times New Roman" w:eastAsiaTheme="minorEastAsia" w:hAnsi="Times New Roman" w:cs="Times New Roman"/>
          <w:sz w:val="24"/>
          <w:szCs w:val="24"/>
        </w:rPr>
        <w:t>这个点集的</w:t>
      </w:r>
      <w:proofErr w:type="gramEnd"/>
      <w:r w:rsidRPr="00C54053">
        <w:rPr>
          <w:rFonts w:ascii="Times New Roman" w:eastAsiaTheme="minorEastAsia" w:hAnsi="Times New Roman" w:cs="Times New Roman"/>
          <w:sz w:val="24"/>
          <w:szCs w:val="24"/>
        </w:rPr>
        <w:t>多个</w:t>
      </w:r>
      <w:proofErr w:type="gramStart"/>
      <w:r w:rsidRPr="00C54053">
        <w:rPr>
          <w:rFonts w:ascii="Times New Roman" w:eastAsiaTheme="minorEastAsia" w:hAnsi="Times New Roman" w:cs="Times New Roman"/>
          <w:sz w:val="24"/>
          <w:szCs w:val="24"/>
        </w:rPr>
        <w:t>层次点集概率</w:t>
      </w:r>
      <w:proofErr w:type="gramEnd"/>
      <w:r w:rsidRPr="00C54053">
        <w:rPr>
          <w:rFonts w:ascii="Times New Roman" w:eastAsiaTheme="minorEastAsia" w:hAnsi="Times New Roman" w:cs="Times New Roman"/>
          <w:sz w:val="24"/>
          <w:szCs w:val="24"/>
        </w:rPr>
        <w:t>的连乘，以概率最大的那一个类别作为分类结果，完成整个点云的分类。</w:t>
      </w:r>
    </w:p>
    <w:p w:rsidR="00A16DD1" w:rsidRPr="008F6355" w:rsidRDefault="00A16DD1" w:rsidP="008827BD">
      <w:pPr>
        <w:spacing w:line="300" w:lineRule="auto"/>
        <w:ind w:firstLineChars="200" w:firstLine="480"/>
        <w:rPr>
          <w:ins w:id="703" w:author="User" w:date="2016-10-24T14:02:00Z"/>
          <w:rFonts w:ascii="Times New Roman" w:eastAsiaTheme="minorEastAsia" w:hAnsi="Times New Roman" w:cs="Times New Roman"/>
          <w:sz w:val="24"/>
          <w:szCs w:val="24"/>
        </w:rPr>
      </w:pPr>
    </w:p>
    <w:p w:rsidR="00007DA7" w:rsidRPr="00C54053" w:rsidDel="00007DA7" w:rsidRDefault="00007DA7" w:rsidP="008827BD">
      <w:pPr>
        <w:spacing w:line="300" w:lineRule="auto"/>
        <w:ind w:firstLineChars="200" w:firstLine="480"/>
        <w:rPr>
          <w:del w:id="704" w:author="User" w:date="2016-10-24T16:06:00Z"/>
          <w:rFonts w:ascii="Times New Roman" w:eastAsiaTheme="minorEastAsia" w:hAnsi="Times New Roman" w:cs="Times New Roman"/>
          <w:sz w:val="24"/>
          <w:szCs w:val="24"/>
        </w:rPr>
      </w:pPr>
    </w:p>
    <w:p w:rsidR="00E25226" w:rsidRPr="00C54053" w:rsidRDefault="00E25226">
      <w:pPr>
        <w:spacing w:before="156" w:after="156" w:line="300" w:lineRule="auto"/>
        <w:rPr>
          <w:rFonts w:ascii="Times New Roman" w:eastAsiaTheme="minorEastAsia" w:hAnsi="Times New Roman" w:cs="Times New Roman"/>
          <w:b/>
          <w:sz w:val="24"/>
          <w:szCs w:val="24"/>
        </w:rPr>
      </w:pPr>
      <w:r w:rsidRPr="00C54053">
        <w:rPr>
          <w:rFonts w:ascii="Times New Roman" w:eastAsiaTheme="minorEastAsia" w:hAnsi="Times New Roman" w:cs="Times New Roman"/>
          <w:b/>
          <w:sz w:val="24"/>
          <w:szCs w:val="24"/>
        </w:rPr>
        <w:t xml:space="preserve">E. </w:t>
      </w:r>
      <w:r w:rsidRPr="00C54053">
        <w:rPr>
          <w:rFonts w:ascii="Times New Roman" w:eastAsiaTheme="minorEastAsia" w:hAnsi="Times New Roman" w:cs="Times New Roman"/>
          <w:b/>
          <w:sz w:val="24"/>
          <w:szCs w:val="24"/>
        </w:rPr>
        <w:t>实施细节</w:t>
      </w:r>
    </w:p>
    <w:p w:rsidR="00E25226" w:rsidRPr="00C54053" w:rsidRDefault="00E25226" w:rsidP="00791EBA">
      <w:pPr>
        <w:spacing w:before="156" w:after="156"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r w:rsidRPr="00C54053">
        <w:rPr>
          <w:rFonts w:ascii="Times New Roman" w:eastAsiaTheme="minorEastAsia" w:hAnsi="Times New Roman" w:cs="Times New Roman"/>
          <w:sz w:val="24"/>
          <w:szCs w:val="24"/>
        </w:rPr>
        <w:t>整个网络中采用激活函数</w:t>
      </w:r>
      <w:r w:rsidR="00F524E3" w:rsidRPr="00C54053">
        <w:rPr>
          <w:rFonts w:ascii="Times New Roman" w:eastAsiaTheme="minorEastAsia" w:hAnsi="Times New Roman" w:cs="Times New Roman"/>
          <w:sz w:val="24"/>
          <w:szCs w:val="24"/>
        </w:rPr>
        <w:t>为</w:t>
      </w:r>
      <w:r w:rsidR="00F524E3" w:rsidRPr="00C54053">
        <w:rPr>
          <w:rFonts w:ascii="Times New Roman" w:eastAsiaTheme="minorEastAsia" w:hAnsi="Times New Roman" w:cs="Times New Roman"/>
          <w:sz w:val="24"/>
          <w:szCs w:val="24"/>
        </w:rPr>
        <w:t>min(5</w:t>
      </w:r>
      <w:r w:rsidR="00F524E3" w:rsidRPr="00C54053">
        <w:rPr>
          <w:rFonts w:ascii="Times New Roman" w:eastAsiaTheme="minorEastAsia" w:hAnsi="Times New Roman" w:cs="Times New Roman"/>
          <w:sz w:val="24"/>
          <w:szCs w:val="24"/>
        </w:rPr>
        <w:t>，</w:t>
      </w:r>
      <w:proofErr w:type="spellStart"/>
      <w:r w:rsidR="00F524E3" w:rsidRPr="00C54053">
        <w:rPr>
          <w:rFonts w:ascii="Times New Roman" w:eastAsiaTheme="minorEastAsia" w:hAnsi="Times New Roman" w:cs="Times New Roman"/>
          <w:sz w:val="24"/>
          <w:szCs w:val="24"/>
        </w:rPr>
        <w:t>elu</w:t>
      </w:r>
      <w:proofErr w:type="spellEnd"/>
      <w:r w:rsidR="00F524E3" w:rsidRPr="00C54053">
        <w:rPr>
          <w:rFonts w:ascii="Times New Roman" w:eastAsiaTheme="minorEastAsia" w:hAnsi="Times New Roman" w:cs="Times New Roman"/>
          <w:sz w:val="24"/>
          <w:szCs w:val="24"/>
        </w:rPr>
        <w:t>(x))</w:t>
      </w:r>
      <w:r w:rsidRPr="00C54053">
        <w:rPr>
          <w:rFonts w:ascii="Times New Roman" w:eastAsiaTheme="minorEastAsia" w:hAnsi="Times New Roman" w:cs="Times New Roman"/>
          <w:sz w:val="24"/>
          <w:szCs w:val="24"/>
        </w:rPr>
        <w:t>，</w:t>
      </w:r>
      <w:r w:rsidR="00F524E3" w:rsidRPr="00C54053">
        <w:rPr>
          <w:rFonts w:ascii="Times New Roman" w:eastAsiaTheme="minorEastAsia" w:hAnsi="Times New Roman" w:cs="Times New Roman"/>
          <w:sz w:val="24"/>
          <w:szCs w:val="24"/>
        </w:rPr>
        <w:t>设置</w:t>
      </w:r>
      <w:r w:rsidR="00F524E3" w:rsidRPr="00C54053">
        <w:rPr>
          <w:rFonts w:ascii="Times New Roman" w:eastAsiaTheme="minorEastAsia" w:hAnsi="Times New Roman" w:cs="Times New Roman"/>
          <w:sz w:val="24"/>
          <w:szCs w:val="24"/>
        </w:rPr>
        <w:t>5</w:t>
      </w:r>
      <w:r w:rsidR="00F524E3" w:rsidRPr="00C54053">
        <w:rPr>
          <w:rFonts w:ascii="Times New Roman" w:eastAsiaTheme="minorEastAsia" w:hAnsi="Times New Roman" w:cs="Times New Roman"/>
          <w:sz w:val="24"/>
          <w:szCs w:val="24"/>
        </w:rPr>
        <w:t>为上限是为了防止过大的神经元导致整个网络出错，</w:t>
      </w:r>
      <w:r w:rsidRPr="00C54053">
        <w:rPr>
          <w:rFonts w:ascii="Times New Roman" w:eastAsiaTheme="minorEastAsia" w:hAnsi="Times New Roman" w:cs="Times New Roman"/>
          <w:sz w:val="24"/>
          <w:szCs w:val="24"/>
        </w:rPr>
        <w:t>并采用文献</w:t>
      </w:r>
      <w:r w:rsidRPr="00C54053">
        <w:rPr>
          <w:rFonts w:ascii="Times New Roman" w:eastAsiaTheme="minorEastAsia" w:hAnsi="Times New Roman" w:cs="Times New Roman"/>
          <w:sz w:val="24"/>
          <w:szCs w:val="24"/>
        </w:rPr>
        <w:t>[32]</w:t>
      </w:r>
      <w:r w:rsidRPr="00C54053">
        <w:rPr>
          <w:rFonts w:ascii="Times New Roman" w:eastAsiaTheme="minorEastAsia" w:hAnsi="Times New Roman" w:cs="Times New Roman"/>
          <w:sz w:val="24"/>
          <w:szCs w:val="24"/>
        </w:rPr>
        <w:t>的方法初始化。并</w:t>
      </w:r>
      <w:r w:rsidR="0058461A" w:rsidRPr="00C54053">
        <w:rPr>
          <w:rFonts w:ascii="Times New Roman" w:eastAsiaTheme="minorEastAsia" w:hAnsi="Times New Roman" w:cs="Times New Roman"/>
          <w:sz w:val="24"/>
          <w:szCs w:val="24"/>
        </w:rPr>
        <w:t>在各层</w:t>
      </w:r>
      <w:r w:rsidRPr="00C54053">
        <w:rPr>
          <w:rFonts w:ascii="Times New Roman" w:eastAsiaTheme="minorEastAsia" w:hAnsi="Times New Roman" w:cs="Times New Roman"/>
          <w:sz w:val="24"/>
          <w:szCs w:val="24"/>
        </w:rPr>
        <w:t>激活函数以后采用块归一化</w:t>
      </w:r>
      <w:r w:rsidRPr="00C54053">
        <w:rPr>
          <w:rFonts w:ascii="Times New Roman" w:eastAsiaTheme="minorEastAsia" w:hAnsi="Times New Roman" w:cs="Times New Roman"/>
          <w:sz w:val="24"/>
          <w:szCs w:val="24"/>
        </w:rPr>
        <w:t>[33]</w:t>
      </w:r>
      <w:r w:rsidRPr="00C54053">
        <w:rPr>
          <w:rFonts w:ascii="Times New Roman" w:eastAsiaTheme="minorEastAsia" w:hAnsi="Times New Roman" w:cs="Times New Roman"/>
          <w:sz w:val="24"/>
          <w:szCs w:val="24"/>
        </w:rPr>
        <w:t>。我们采用了最小块大小为</w:t>
      </w:r>
      <w:r w:rsidRPr="00C54053">
        <w:rPr>
          <w:rFonts w:ascii="Times New Roman" w:eastAsiaTheme="minorEastAsia" w:hAnsi="Times New Roman" w:cs="Times New Roman"/>
          <w:sz w:val="24"/>
          <w:szCs w:val="24"/>
        </w:rPr>
        <w:t>148</w:t>
      </w:r>
      <w:r w:rsidRPr="00C54053">
        <w:rPr>
          <w:rFonts w:ascii="Times New Roman" w:eastAsiaTheme="minorEastAsia" w:hAnsi="Times New Roman" w:cs="Times New Roman"/>
          <w:sz w:val="24"/>
          <w:szCs w:val="24"/>
        </w:rPr>
        <w:t>的随机梯度下降进行训练。网络的学习率为</w:t>
      </w:r>
      <w:r w:rsidRPr="00C54053">
        <w:rPr>
          <w:rFonts w:ascii="Times New Roman" w:eastAsiaTheme="minorEastAsia" w:hAnsi="Times New Roman" w:cs="Times New Roman"/>
          <w:sz w:val="24"/>
          <w:szCs w:val="24"/>
        </w:rPr>
        <w:t>0.1</w:t>
      </w:r>
      <w:r w:rsidRPr="00C54053">
        <w:rPr>
          <w:rFonts w:ascii="Times New Roman" w:eastAsiaTheme="minorEastAsia" w:hAnsi="Times New Roman" w:cs="Times New Roman"/>
          <w:sz w:val="24"/>
          <w:szCs w:val="24"/>
        </w:rPr>
        <w:t>，采用了</w:t>
      </w:r>
      <w:r w:rsidRPr="00C54053">
        <w:rPr>
          <w:rFonts w:ascii="Times New Roman" w:eastAsiaTheme="minorEastAsia" w:hAnsi="Times New Roman" w:cs="Times New Roman"/>
          <w:sz w:val="24"/>
          <w:szCs w:val="24"/>
        </w:rPr>
        <w:t>0.5</w:t>
      </w:r>
      <w:r w:rsidRPr="00C54053">
        <w:rPr>
          <w:rFonts w:ascii="Times New Roman" w:eastAsiaTheme="minorEastAsia" w:hAnsi="Times New Roman" w:cs="Times New Roman"/>
          <w:sz w:val="24"/>
          <w:szCs w:val="24"/>
        </w:rPr>
        <w:t>的动量。</w:t>
      </w:r>
      <w:ins w:id="705" w:author="User" w:date="2016-10-24T19:49:00Z">
        <w:r w:rsidR="009670C9">
          <w:rPr>
            <w:rFonts w:ascii="Times New Roman" w:eastAsiaTheme="minorEastAsia" w:hAnsi="Times New Roman" w:cs="Times New Roman" w:hint="eastAsia"/>
            <w:sz w:val="24"/>
            <w:szCs w:val="24"/>
          </w:rPr>
          <w:t>Net1</w:t>
        </w:r>
        <w:r w:rsidR="009670C9">
          <w:rPr>
            <w:rFonts w:ascii="Times New Roman" w:eastAsiaTheme="minorEastAsia" w:hAnsi="Times New Roman" w:cs="Times New Roman" w:hint="eastAsia"/>
            <w:sz w:val="24"/>
            <w:szCs w:val="24"/>
          </w:rPr>
          <w:t>，</w:t>
        </w:r>
        <w:r w:rsidR="009670C9">
          <w:rPr>
            <w:rFonts w:ascii="Times New Roman" w:eastAsiaTheme="minorEastAsia" w:hAnsi="Times New Roman" w:cs="Times New Roman" w:hint="eastAsia"/>
            <w:sz w:val="24"/>
            <w:szCs w:val="24"/>
          </w:rPr>
          <w:t>Net2</w:t>
        </w:r>
      </w:ins>
      <w:ins w:id="706" w:author="User" w:date="2016-10-24T19:50:00Z">
        <w:r w:rsidR="009670C9">
          <w:rPr>
            <w:rFonts w:ascii="Times New Roman" w:eastAsiaTheme="minorEastAsia" w:hAnsi="Times New Roman" w:cs="Times New Roman" w:hint="eastAsia"/>
            <w:sz w:val="24"/>
            <w:szCs w:val="24"/>
          </w:rPr>
          <w:t>，</w:t>
        </w:r>
        <w:r w:rsidR="009670C9">
          <w:rPr>
            <w:rFonts w:ascii="Times New Roman" w:eastAsiaTheme="minorEastAsia" w:hAnsi="Times New Roman" w:cs="Times New Roman" w:hint="eastAsia"/>
            <w:sz w:val="24"/>
            <w:szCs w:val="24"/>
          </w:rPr>
          <w:t>Net5</w:t>
        </w:r>
        <w:r w:rsidR="009670C9">
          <w:rPr>
            <w:rFonts w:ascii="Times New Roman" w:eastAsiaTheme="minorEastAsia" w:hAnsi="Times New Roman" w:cs="Times New Roman" w:hint="eastAsia"/>
            <w:sz w:val="24"/>
            <w:szCs w:val="24"/>
          </w:rPr>
          <w:t>都采用了</w:t>
        </w:r>
        <w:r w:rsidR="009670C9">
          <w:rPr>
            <w:rFonts w:ascii="Times New Roman" w:eastAsiaTheme="minorEastAsia" w:hAnsi="Times New Roman" w:cs="Times New Roman" w:hint="eastAsia"/>
            <w:sz w:val="24"/>
            <w:szCs w:val="24"/>
          </w:rPr>
          <w:t>10</w:t>
        </w:r>
        <w:r w:rsidR="009670C9">
          <w:rPr>
            <w:rFonts w:ascii="Times New Roman" w:eastAsiaTheme="minorEastAsia" w:hAnsi="Times New Roman" w:cs="Times New Roman" w:hint="eastAsia"/>
            <w:sz w:val="24"/>
            <w:szCs w:val="24"/>
          </w:rPr>
          <w:t>个神经元。</w:t>
        </w:r>
        <w:r w:rsidR="009670C9">
          <w:rPr>
            <w:rFonts w:ascii="Times New Roman" w:eastAsiaTheme="minorEastAsia" w:hAnsi="Times New Roman" w:cs="Times New Roman" w:hint="eastAsia"/>
            <w:sz w:val="24"/>
            <w:szCs w:val="24"/>
          </w:rPr>
          <w:t>Net1</w:t>
        </w:r>
        <w:r w:rsidR="009670C9">
          <w:rPr>
            <w:rFonts w:ascii="Times New Roman" w:eastAsiaTheme="minorEastAsia" w:hAnsi="Times New Roman" w:cs="Times New Roman" w:hint="eastAsia"/>
            <w:sz w:val="24"/>
            <w:szCs w:val="24"/>
          </w:rPr>
          <w:t>，</w:t>
        </w:r>
        <w:r w:rsidR="009670C9">
          <w:rPr>
            <w:rFonts w:ascii="Times New Roman" w:eastAsiaTheme="minorEastAsia" w:hAnsi="Times New Roman" w:cs="Times New Roman" w:hint="eastAsia"/>
            <w:sz w:val="24"/>
            <w:szCs w:val="24"/>
          </w:rPr>
          <w:t>Net2</w:t>
        </w:r>
        <w:r w:rsidR="009670C9">
          <w:rPr>
            <w:rFonts w:ascii="Times New Roman" w:eastAsiaTheme="minorEastAsia" w:hAnsi="Times New Roman" w:cs="Times New Roman" w:hint="eastAsia"/>
            <w:sz w:val="24"/>
            <w:szCs w:val="24"/>
          </w:rPr>
          <w:t>的层数详细见实</w:t>
        </w:r>
        <w:bookmarkStart w:id="707" w:name="_GoBack"/>
        <w:bookmarkEnd w:id="707"/>
        <w:r w:rsidR="009670C9">
          <w:rPr>
            <w:rFonts w:ascii="Times New Roman" w:eastAsiaTheme="minorEastAsia" w:hAnsi="Times New Roman" w:cs="Times New Roman" w:hint="eastAsia"/>
            <w:sz w:val="24"/>
            <w:szCs w:val="24"/>
          </w:rPr>
          <w:t>验部分。</w:t>
        </w:r>
      </w:ins>
      <w:del w:id="708" w:author="User" w:date="2016-10-24T17:29:00Z">
        <w:r w:rsidR="00A34B0C" w:rsidRPr="00C54053" w:rsidDel="00377723">
          <w:rPr>
            <w:rFonts w:ascii="Times New Roman" w:eastAsiaTheme="minorEastAsia" w:hAnsi="Times New Roman" w:cs="Times New Roman"/>
            <w:sz w:val="24"/>
            <w:szCs w:val="24"/>
          </w:rPr>
          <w:delText>采用的神经元数量和层数根据不同场景中点云数量设置。</w:delText>
        </w:r>
      </w:del>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t>III. EXPERIMENTAL RESULTS</w:t>
      </w:r>
    </w:p>
    <w:p w:rsidR="00E25226"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为了验证本文方法在室外场景点云分类的性能，我们用机载激光雷达</w:t>
      </w:r>
      <w:r w:rsidR="005F6DDB">
        <w:rPr>
          <w:rFonts w:ascii="Times New Roman" w:eastAsiaTheme="minorEastAsia" w:hAnsi="Times New Roman" w:cs="Times New Roman" w:hint="eastAsia"/>
          <w:sz w:val="24"/>
          <w:szCs w:val="24"/>
        </w:rPr>
        <w:t>和地面激光雷达</w:t>
      </w:r>
      <w:r w:rsidRPr="00C54053">
        <w:rPr>
          <w:rFonts w:ascii="Times New Roman" w:eastAsiaTheme="minorEastAsia" w:hAnsi="Times New Roman" w:cs="Times New Roman"/>
          <w:sz w:val="24"/>
          <w:szCs w:val="24"/>
        </w:rPr>
        <w:t>点云对本文提出的深度神经网络进行了测试。</w:t>
      </w:r>
    </w:p>
    <w:p w:rsidR="00476870" w:rsidRPr="006F550D" w:rsidRDefault="00476870" w:rsidP="005025CB">
      <w:pPr>
        <w:pStyle w:val="ae"/>
        <w:numPr>
          <w:ilvl w:val="0"/>
          <w:numId w:val="6"/>
        </w:numPr>
        <w:spacing w:line="300" w:lineRule="auto"/>
        <w:rPr>
          <w:rFonts w:ascii="Times New Roman" w:eastAsiaTheme="minorEastAsia" w:hAnsi="Times New Roman" w:cs="Times New Roman"/>
          <w:b/>
          <w:sz w:val="24"/>
          <w:szCs w:val="24"/>
        </w:rPr>
      </w:pPr>
      <w:r w:rsidRPr="006F550D">
        <w:rPr>
          <w:rFonts w:ascii="Times New Roman" w:eastAsiaTheme="minorEastAsia" w:hAnsi="Times New Roman" w:cs="Times New Roman" w:hint="eastAsia"/>
          <w:b/>
          <w:sz w:val="24"/>
          <w:szCs w:val="24"/>
        </w:rPr>
        <w:t>Dataset</w:t>
      </w:r>
    </w:p>
    <w:p w:rsidR="00476870" w:rsidRDefault="00476870" w:rsidP="0031474F">
      <w:pPr>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本文采用三幅场景点</w:t>
      </w:r>
      <w:proofErr w:type="gramStart"/>
      <w:r>
        <w:rPr>
          <w:rFonts w:ascii="Times New Roman" w:eastAsiaTheme="minorEastAsia" w:hAnsi="Times New Roman" w:cs="Times New Roman" w:hint="eastAsia"/>
          <w:sz w:val="24"/>
          <w:szCs w:val="24"/>
        </w:rPr>
        <w:t>云数据</w:t>
      </w:r>
      <w:proofErr w:type="gramEnd"/>
      <w:r>
        <w:rPr>
          <w:rFonts w:ascii="Times New Roman" w:eastAsiaTheme="minorEastAsia" w:hAnsi="Times New Roman" w:cs="Times New Roman" w:hint="eastAsia"/>
          <w:sz w:val="24"/>
          <w:szCs w:val="24"/>
        </w:rPr>
        <w:t>对本文的方法进行了验证。</w:t>
      </w:r>
    </w:p>
    <w:p w:rsidR="00E11DD2" w:rsidRDefault="00476870" w:rsidP="0031474F">
      <w:pPr>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场景</w:t>
      </w:r>
      <w:proofErr w:type="gramStart"/>
      <w:r>
        <w:rPr>
          <w:rFonts w:ascii="Times New Roman" w:eastAsiaTheme="minorEastAsia" w:hAnsi="Times New Roman" w:cs="Times New Roman" w:hint="eastAsia"/>
          <w:sz w:val="24"/>
          <w:szCs w:val="24"/>
        </w:rPr>
        <w:t>一</w:t>
      </w:r>
      <w:proofErr w:type="gramEnd"/>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 xml:space="preserve">Scene </w:t>
      </w:r>
      <w:r w:rsidR="00E11DD2">
        <w:rPr>
          <w:rFonts w:ascii="Times New Roman" w:eastAsiaTheme="minorEastAsia" w:hAnsi="Times New Roman" w:cs="Times New Roman" w:hint="eastAsia"/>
          <w:sz w:val="24"/>
          <w:szCs w:val="24"/>
        </w:rPr>
        <w:t>T</w:t>
      </w:r>
      <w:r>
        <w:rPr>
          <w:rFonts w:ascii="Times New Roman" w:eastAsiaTheme="minorEastAsia" w:hAnsi="Times New Roman" w:cs="Times New Roman" w:hint="eastAsia"/>
          <w:sz w:val="24"/>
          <w:szCs w:val="24"/>
        </w:rPr>
        <w:t>）：天津市区局部区域的</w:t>
      </w:r>
      <w:r w:rsidR="005F6DDB" w:rsidRPr="00C54053">
        <w:rPr>
          <w:rFonts w:ascii="Times New Roman" w:eastAsiaTheme="minorEastAsia" w:hAnsi="Times New Roman" w:cs="Times New Roman"/>
          <w:sz w:val="24"/>
          <w:szCs w:val="24"/>
        </w:rPr>
        <w:t>机载激光雷达</w:t>
      </w:r>
      <w:r>
        <w:rPr>
          <w:rFonts w:ascii="Times New Roman" w:eastAsiaTheme="minorEastAsia" w:hAnsi="Times New Roman" w:cs="Times New Roman" w:hint="eastAsia"/>
          <w:sz w:val="24"/>
          <w:szCs w:val="24"/>
        </w:rPr>
        <w:t>点云</w:t>
      </w:r>
      <w:r w:rsidR="00E11DD2">
        <w:rPr>
          <w:rFonts w:ascii="Times New Roman" w:eastAsiaTheme="minorEastAsia" w:hAnsi="Times New Roman" w:cs="Times New Roman" w:hint="eastAsia"/>
          <w:sz w:val="24"/>
          <w:szCs w:val="24"/>
        </w:rPr>
        <w:t>，</w:t>
      </w:r>
      <w:r w:rsidR="00E11DD2" w:rsidRPr="00C54053">
        <w:rPr>
          <w:rFonts w:ascii="Times New Roman" w:eastAsiaTheme="minorEastAsia" w:hAnsi="Times New Roman" w:cs="Times New Roman"/>
          <w:sz w:val="24"/>
          <w:szCs w:val="24"/>
        </w:rPr>
        <w:t>主要</w:t>
      </w:r>
      <w:r w:rsidR="00E11DD2">
        <w:rPr>
          <w:rFonts w:ascii="Times New Roman" w:eastAsiaTheme="minorEastAsia" w:hAnsi="Times New Roman" w:cs="Times New Roman" w:hint="eastAsia"/>
          <w:sz w:val="24"/>
          <w:szCs w:val="24"/>
        </w:rPr>
        <w:t>由</w:t>
      </w:r>
      <w:r w:rsidR="00E11DD2" w:rsidRPr="00C54053">
        <w:rPr>
          <w:rFonts w:ascii="Times New Roman" w:eastAsiaTheme="minorEastAsia" w:hAnsi="Times New Roman" w:cs="Times New Roman"/>
          <w:sz w:val="24"/>
          <w:szCs w:val="24"/>
        </w:rPr>
        <w:t>建筑和植被</w:t>
      </w:r>
      <w:r w:rsidR="00E11DD2">
        <w:rPr>
          <w:rFonts w:ascii="Times New Roman" w:eastAsiaTheme="minorEastAsia" w:hAnsi="Times New Roman" w:cs="Times New Roman" w:hint="eastAsia"/>
          <w:sz w:val="24"/>
          <w:szCs w:val="24"/>
        </w:rPr>
        <w:t>构成，</w:t>
      </w:r>
      <w:proofErr w:type="gramStart"/>
      <w:r w:rsidRPr="00C54053">
        <w:rPr>
          <w:rFonts w:ascii="Times New Roman" w:eastAsiaTheme="minorEastAsia" w:hAnsi="Times New Roman" w:cs="Times New Roman"/>
          <w:sz w:val="24"/>
          <w:szCs w:val="24"/>
        </w:rPr>
        <w:t>平均点</w:t>
      </w:r>
      <w:proofErr w:type="gramEnd"/>
      <w:r w:rsidRPr="00C54053">
        <w:rPr>
          <w:rFonts w:ascii="Times New Roman" w:eastAsiaTheme="minorEastAsia" w:hAnsi="Times New Roman" w:cs="Times New Roman"/>
          <w:sz w:val="24"/>
          <w:szCs w:val="24"/>
        </w:rPr>
        <w:t>密度是</w:t>
      </w:r>
      <w:r w:rsidRPr="00C54053">
        <w:rPr>
          <w:rFonts w:ascii="Times New Roman" w:eastAsiaTheme="minorEastAsia" w:hAnsi="Times New Roman" w:cs="Times New Roman"/>
          <w:sz w:val="24"/>
          <w:szCs w:val="24"/>
        </w:rPr>
        <w:t>20–30 points/m</w:t>
      </w:r>
      <w:r w:rsidRPr="00C54053">
        <w:rPr>
          <w:rFonts w:ascii="Times New Roman" w:eastAsiaTheme="minorEastAsia" w:hAnsi="Times New Roman" w:cs="Times New Roman"/>
          <w:sz w:val="24"/>
          <w:szCs w:val="24"/>
          <w:vertAlign w:val="superscript"/>
        </w:rPr>
        <w:t>2</w:t>
      </w:r>
      <w:r w:rsidR="00E11DD2">
        <w:rPr>
          <w:rFonts w:ascii="Times New Roman" w:eastAsiaTheme="minorEastAsia" w:hAnsi="Times New Roman" w:cs="Times New Roman" w:hint="eastAsia"/>
          <w:sz w:val="24"/>
          <w:szCs w:val="24"/>
        </w:rPr>
        <w:t>，</w:t>
      </w:r>
      <w:r w:rsidR="00E11DD2" w:rsidRPr="00C54053">
        <w:rPr>
          <w:rFonts w:ascii="Times New Roman" w:eastAsiaTheme="minorEastAsia" w:hAnsi="Times New Roman" w:cs="Times New Roman"/>
          <w:sz w:val="24"/>
          <w:szCs w:val="24"/>
        </w:rPr>
        <w:t>屋顶外侧存在明显向外拓展的屋檐，屋檐处存在大量因散射而形成的噪声，且屋檐作为边界点和其他屋顶点的特征会有所不同，对分类建筑的分类精度造成影响。</w:t>
      </w:r>
    </w:p>
    <w:p w:rsidR="00E11DD2" w:rsidRDefault="00E11DD2" w:rsidP="0031474F">
      <w:pPr>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场景二（</w:t>
      </w:r>
      <w:r>
        <w:rPr>
          <w:rFonts w:ascii="Times New Roman" w:eastAsiaTheme="minorEastAsia" w:hAnsi="Times New Roman" w:cs="Times New Roman" w:hint="eastAsia"/>
          <w:sz w:val="24"/>
          <w:szCs w:val="24"/>
        </w:rPr>
        <w:t>Scene II</w:t>
      </w:r>
      <w:r>
        <w:rPr>
          <w:rFonts w:ascii="Times New Roman" w:eastAsiaTheme="minorEastAsia" w:hAnsi="Times New Roman" w:cs="Times New Roman" w:hint="eastAsia"/>
          <w:sz w:val="24"/>
          <w:szCs w:val="24"/>
        </w:rPr>
        <w:t>）：</w:t>
      </w:r>
      <w:r w:rsidRPr="00C54053" w:rsidDel="00E11DD2">
        <w:rPr>
          <w:rFonts w:ascii="Times New Roman" w:eastAsiaTheme="minorEastAsia" w:hAnsi="Times New Roman" w:cs="Times New Roman"/>
          <w:sz w:val="24"/>
          <w:szCs w:val="24"/>
        </w:rPr>
        <w:t xml:space="preserve"> </w:t>
      </w:r>
      <w:r w:rsidR="00962288" w:rsidRPr="00C54053">
        <w:rPr>
          <w:rFonts w:ascii="Times New Roman" w:eastAsiaTheme="minorEastAsia" w:hAnsi="Times New Roman" w:cs="Times New Roman"/>
          <w:sz w:val="24"/>
          <w:szCs w:val="24"/>
        </w:rPr>
        <w:t>ISPRS</w:t>
      </w:r>
      <w:r w:rsidR="00962288" w:rsidRPr="00C54053">
        <w:rPr>
          <w:rFonts w:ascii="Times New Roman" w:eastAsiaTheme="minorEastAsia" w:hAnsi="Times New Roman" w:cs="Times New Roman"/>
          <w:sz w:val="24"/>
          <w:szCs w:val="24"/>
        </w:rPr>
        <w:t>提供的</w:t>
      </w:r>
      <w:proofErr w:type="spellStart"/>
      <w:r w:rsidR="00962288" w:rsidRPr="00C54053">
        <w:rPr>
          <w:rFonts w:ascii="Times New Roman" w:eastAsiaTheme="minorEastAsia" w:hAnsi="Times New Roman" w:cs="Times New Roman"/>
          <w:sz w:val="24"/>
          <w:szCs w:val="24"/>
        </w:rPr>
        <w:t>Vaihingen</w:t>
      </w:r>
      <w:proofErr w:type="spellEnd"/>
      <w:r w:rsidR="00962288" w:rsidRPr="00C54053">
        <w:rPr>
          <w:rFonts w:ascii="Times New Roman" w:eastAsiaTheme="minorEastAsia" w:hAnsi="Times New Roman" w:cs="Times New Roman"/>
          <w:sz w:val="24"/>
          <w:szCs w:val="24"/>
        </w:rPr>
        <w:t>数据集。由</w:t>
      </w:r>
      <w:r w:rsidR="00962288" w:rsidRPr="00C54053">
        <w:rPr>
          <w:rFonts w:ascii="Times New Roman" w:eastAsiaTheme="minorEastAsia" w:hAnsi="Times New Roman" w:cs="Times New Roman"/>
          <w:sz w:val="24"/>
          <w:szCs w:val="24"/>
        </w:rPr>
        <w:t>10</w:t>
      </w:r>
      <w:r w:rsidR="00962288" w:rsidRPr="00C54053">
        <w:rPr>
          <w:rFonts w:ascii="Times New Roman" w:eastAsiaTheme="minorEastAsia" w:hAnsi="Times New Roman" w:cs="Times New Roman"/>
          <w:sz w:val="24"/>
          <w:szCs w:val="24"/>
        </w:rPr>
        <w:t>个条带合并而成，区域点密度中值是</w:t>
      </w:r>
      <w:r w:rsidR="00962288" w:rsidRPr="00C54053">
        <w:rPr>
          <w:rFonts w:ascii="Times New Roman" w:eastAsiaTheme="minorEastAsia" w:hAnsi="Times New Roman" w:cs="Times New Roman"/>
          <w:sz w:val="24"/>
          <w:szCs w:val="24"/>
        </w:rPr>
        <w:t>6.7 points/m</w:t>
      </w:r>
      <w:r w:rsidR="00962288" w:rsidRPr="00C54053">
        <w:rPr>
          <w:rFonts w:ascii="Times New Roman" w:eastAsiaTheme="minorEastAsia" w:hAnsi="Times New Roman" w:cs="Times New Roman"/>
          <w:sz w:val="24"/>
          <w:szCs w:val="24"/>
          <w:vertAlign w:val="superscript"/>
        </w:rPr>
        <w:t>2</w:t>
      </w:r>
      <w:r w:rsidR="00962288" w:rsidRPr="00C54053">
        <w:rPr>
          <w:rFonts w:ascii="Times New Roman" w:eastAsiaTheme="minorEastAsia" w:hAnsi="Times New Roman" w:cs="Times New Roman"/>
          <w:sz w:val="24"/>
          <w:szCs w:val="24"/>
        </w:rPr>
        <w:t>，在条带重叠处点密度大，而在只有一个条带</w:t>
      </w:r>
      <w:proofErr w:type="gramStart"/>
      <w:r w:rsidR="00962288" w:rsidRPr="00C54053">
        <w:rPr>
          <w:rFonts w:ascii="Times New Roman" w:eastAsiaTheme="minorEastAsia" w:hAnsi="Times New Roman" w:cs="Times New Roman"/>
          <w:sz w:val="24"/>
          <w:szCs w:val="24"/>
        </w:rPr>
        <w:t>处平均</w:t>
      </w:r>
      <w:proofErr w:type="gramEnd"/>
      <w:r w:rsidR="00962288" w:rsidRPr="00C54053">
        <w:rPr>
          <w:rFonts w:ascii="Times New Roman" w:eastAsiaTheme="minorEastAsia" w:hAnsi="Times New Roman" w:cs="Times New Roman"/>
          <w:sz w:val="24"/>
          <w:szCs w:val="24"/>
        </w:rPr>
        <w:t>只有</w:t>
      </w:r>
      <w:r w:rsidR="00962288" w:rsidRPr="00C54053">
        <w:rPr>
          <w:rFonts w:ascii="Times New Roman" w:eastAsiaTheme="minorEastAsia" w:hAnsi="Times New Roman" w:cs="Times New Roman"/>
          <w:sz w:val="24"/>
          <w:szCs w:val="24"/>
        </w:rPr>
        <w:t>4 points/m</w:t>
      </w:r>
      <w:r w:rsidR="00962288" w:rsidRPr="00C54053">
        <w:rPr>
          <w:rFonts w:ascii="Times New Roman" w:eastAsiaTheme="minorEastAsia" w:hAnsi="Times New Roman" w:cs="Times New Roman"/>
          <w:sz w:val="24"/>
          <w:szCs w:val="24"/>
          <w:vertAlign w:val="superscript"/>
        </w:rPr>
        <w:t>2</w:t>
      </w:r>
      <w:r w:rsidR="00962288" w:rsidRPr="00C54053">
        <w:rPr>
          <w:rFonts w:ascii="Times New Roman" w:eastAsiaTheme="minorEastAsia" w:hAnsi="Times New Roman" w:cs="Times New Roman"/>
          <w:sz w:val="24"/>
          <w:szCs w:val="24"/>
        </w:rPr>
        <w:t xml:space="preserve"> </w:t>
      </w:r>
      <w:r w:rsidR="00962288" w:rsidRPr="00C54053">
        <w:rPr>
          <w:rFonts w:ascii="Times New Roman" w:eastAsiaTheme="minorEastAsia" w:hAnsi="Times New Roman" w:cs="Times New Roman"/>
          <w:sz w:val="24"/>
          <w:szCs w:val="24"/>
        </w:rPr>
        <w:t>，同时</w:t>
      </w:r>
      <w:proofErr w:type="spellStart"/>
      <w:r w:rsidR="00962288" w:rsidRPr="00C54053">
        <w:rPr>
          <w:rFonts w:ascii="Times New Roman" w:eastAsiaTheme="minorEastAsia" w:hAnsi="Times New Roman" w:cs="Times New Roman"/>
          <w:sz w:val="24"/>
          <w:szCs w:val="24"/>
        </w:rPr>
        <w:t>Vaihingen</w:t>
      </w:r>
      <w:proofErr w:type="spellEnd"/>
      <w:r w:rsidR="00962288" w:rsidRPr="00C54053">
        <w:rPr>
          <w:rFonts w:ascii="Times New Roman" w:eastAsiaTheme="minorEastAsia" w:hAnsi="Times New Roman" w:cs="Times New Roman"/>
          <w:sz w:val="24"/>
          <w:szCs w:val="24"/>
        </w:rPr>
        <w:t>数据包含回波信息以及对应图像，</w:t>
      </w:r>
      <w:r w:rsidR="0004032A">
        <w:rPr>
          <w:rFonts w:ascii="Times New Roman" w:eastAsiaTheme="minorEastAsia" w:hAnsi="Times New Roman" w:cs="Times New Roman" w:hint="eastAsia"/>
          <w:sz w:val="24"/>
          <w:szCs w:val="24"/>
        </w:rPr>
        <w:t>由于</w:t>
      </w:r>
      <w:r w:rsidR="00962288" w:rsidRPr="00C54053">
        <w:rPr>
          <w:rFonts w:ascii="Times New Roman" w:eastAsiaTheme="minorEastAsia" w:hAnsi="Times New Roman" w:cs="Times New Roman"/>
          <w:sz w:val="24"/>
          <w:szCs w:val="24"/>
        </w:rPr>
        <w:t>本文专注于对点云的形状信息进行提取，所以只采用</w:t>
      </w:r>
      <w:r w:rsidR="00962288" w:rsidRPr="00C54053">
        <w:rPr>
          <w:rFonts w:ascii="Times New Roman" w:eastAsiaTheme="minorEastAsia" w:hAnsi="Times New Roman" w:cs="Times New Roman"/>
          <w:sz w:val="24"/>
          <w:szCs w:val="24"/>
        </w:rPr>
        <w:t>x</w:t>
      </w:r>
      <w:r w:rsidR="00962288" w:rsidRPr="00C54053">
        <w:rPr>
          <w:rFonts w:ascii="Times New Roman" w:eastAsiaTheme="minorEastAsia" w:hAnsi="Times New Roman" w:cs="Times New Roman"/>
          <w:sz w:val="24"/>
          <w:szCs w:val="24"/>
        </w:rPr>
        <w:t>，</w:t>
      </w:r>
      <w:r w:rsidR="00962288" w:rsidRPr="00C54053">
        <w:rPr>
          <w:rFonts w:ascii="Times New Roman" w:eastAsiaTheme="minorEastAsia" w:hAnsi="Times New Roman" w:cs="Times New Roman"/>
          <w:sz w:val="24"/>
          <w:szCs w:val="24"/>
        </w:rPr>
        <w:t>y</w:t>
      </w:r>
      <w:r w:rsidR="00962288" w:rsidRPr="00C54053">
        <w:rPr>
          <w:rFonts w:ascii="Times New Roman" w:eastAsiaTheme="minorEastAsia" w:hAnsi="Times New Roman" w:cs="Times New Roman"/>
          <w:sz w:val="24"/>
          <w:szCs w:val="24"/>
        </w:rPr>
        <w:t>，</w:t>
      </w:r>
      <w:r w:rsidR="00962288" w:rsidRPr="00C54053">
        <w:rPr>
          <w:rFonts w:ascii="Times New Roman" w:eastAsiaTheme="minorEastAsia" w:hAnsi="Times New Roman" w:cs="Times New Roman"/>
          <w:sz w:val="24"/>
          <w:szCs w:val="24"/>
        </w:rPr>
        <w:t>z</w:t>
      </w:r>
      <w:r w:rsidR="00962288" w:rsidRPr="00C54053">
        <w:rPr>
          <w:rFonts w:ascii="Times New Roman" w:eastAsiaTheme="minorEastAsia" w:hAnsi="Times New Roman" w:cs="Times New Roman"/>
          <w:sz w:val="24"/>
          <w:szCs w:val="24"/>
        </w:rPr>
        <w:t>的坐标信息。由于不同条带的重叠，点密度在整个场景不一致。其中建筑包括立面和屋顶，植被包括低植被，栅栏，灌木和树，多种类别混合在一起对分类造成影响。</w:t>
      </w:r>
    </w:p>
    <w:p w:rsidR="00E11DD2" w:rsidRDefault="00E11DD2" w:rsidP="0031474F">
      <w:pPr>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Scenes I</w:t>
      </w:r>
      <w:r>
        <w:rPr>
          <w:rFonts w:ascii="Times New Roman" w:eastAsiaTheme="minorEastAsia" w:hAnsi="Times New Roman" w:cs="Times New Roman" w:hint="eastAsia"/>
          <w:sz w:val="24"/>
          <w:szCs w:val="24"/>
        </w:rPr>
        <w:t>和</w:t>
      </w:r>
      <w:r>
        <w:rPr>
          <w:rFonts w:ascii="Times New Roman" w:eastAsiaTheme="minorEastAsia" w:hAnsi="Times New Roman" w:cs="Times New Roman" w:hint="eastAsia"/>
          <w:sz w:val="24"/>
          <w:szCs w:val="24"/>
        </w:rPr>
        <w:t>II</w:t>
      </w:r>
      <w:r w:rsidRPr="00C54053">
        <w:rPr>
          <w:rFonts w:ascii="Times New Roman" w:eastAsiaTheme="minorEastAsia" w:hAnsi="Times New Roman" w:cs="Times New Roman"/>
          <w:sz w:val="24"/>
          <w:szCs w:val="24"/>
        </w:rPr>
        <w:t>数据都是采用</w:t>
      </w:r>
      <w:r w:rsidRPr="00C54053">
        <w:rPr>
          <w:rFonts w:ascii="Times New Roman" w:eastAsiaTheme="minorEastAsia" w:hAnsi="Times New Roman" w:cs="Times New Roman"/>
          <w:sz w:val="24"/>
          <w:szCs w:val="24"/>
        </w:rPr>
        <w:t>Leica ALS50 system</w:t>
      </w:r>
      <w:r w:rsidRPr="00C54053">
        <w:rPr>
          <w:rFonts w:ascii="Times New Roman" w:eastAsiaTheme="minorEastAsia" w:hAnsi="Times New Roman" w:cs="Times New Roman"/>
          <w:sz w:val="24"/>
          <w:szCs w:val="24"/>
        </w:rPr>
        <w:t>，平均飞行高度是</w:t>
      </w:r>
      <w:r w:rsidRPr="00C54053">
        <w:rPr>
          <w:rFonts w:ascii="Times New Roman" w:eastAsiaTheme="minorEastAsia" w:hAnsi="Times New Roman" w:cs="Times New Roman"/>
          <w:sz w:val="24"/>
          <w:szCs w:val="24"/>
        </w:rPr>
        <w:t>500m</w:t>
      </w:r>
      <w:r w:rsidRPr="00C54053">
        <w:rPr>
          <w:rFonts w:ascii="Times New Roman" w:eastAsiaTheme="minorEastAsia" w:hAnsi="Times New Roman" w:cs="Times New Roman"/>
          <w:sz w:val="24"/>
          <w:szCs w:val="24"/>
        </w:rPr>
        <w:t>，视场角是</w:t>
      </w:r>
      <w:r w:rsidRPr="00C54053">
        <w:rPr>
          <w:rFonts w:ascii="Times New Roman" w:eastAsiaTheme="minorEastAsia" w:hAnsi="Times New Roman" w:cs="Times New Roman"/>
          <w:sz w:val="24"/>
          <w:szCs w:val="24"/>
        </w:rPr>
        <w:t>45</w:t>
      </w:r>
      <w:r w:rsidRPr="00C54053">
        <w:rPr>
          <w:rFonts w:ascii="Times New Roman" w:eastAsiaTheme="minorEastAsia" w:hAnsi="Times New Roman" w:cs="Times New Roman"/>
          <w:sz w:val="24"/>
          <w:szCs w:val="24"/>
        </w:rPr>
        <w:t>度，进行扫描得到的。</w:t>
      </w:r>
    </w:p>
    <w:p w:rsidR="0031474F" w:rsidRPr="00C54053" w:rsidRDefault="00E11DD2" w:rsidP="0031474F">
      <w:pPr>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场景三（</w:t>
      </w:r>
      <w:r>
        <w:rPr>
          <w:rFonts w:ascii="Times New Roman" w:eastAsiaTheme="minorEastAsia" w:hAnsi="Times New Roman" w:cs="Times New Roman" w:hint="eastAsia"/>
          <w:sz w:val="24"/>
          <w:szCs w:val="24"/>
        </w:rPr>
        <w:t>Scene III</w:t>
      </w:r>
      <w:r>
        <w:rPr>
          <w:rFonts w:ascii="Times New Roman" w:eastAsiaTheme="minorEastAsia" w:hAnsi="Times New Roman" w:cs="Times New Roman" w:hint="eastAsia"/>
          <w:sz w:val="24"/>
          <w:szCs w:val="24"/>
        </w:rPr>
        <w:t>）：</w:t>
      </w:r>
      <w:r w:rsidR="0031474F">
        <w:rPr>
          <w:rFonts w:ascii="Times New Roman" w:eastAsiaTheme="minorEastAsia" w:hAnsi="Times New Roman" w:cs="Times New Roman" w:hint="eastAsia"/>
          <w:sz w:val="24"/>
          <w:szCs w:val="24"/>
        </w:rPr>
        <w:t>采用</w:t>
      </w:r>
      <w:r>
        <w:rPr>
          <w:rFonts w:ascii="Times New Roman" w:eastAsiaTheme="minorEastAsia" w:hAnsi="Times New Roman" w:cs="Times New Roman" w:hint="eastAsia"/>
          <w:sz w:val="24"/>
          <w:szCs w:val="24"/>
        </w:rPr>
        <w:t>是瑞士理工大学（</w:t>
      </w:r>
      <w:r>
        <w:rPr>
          <w:rFonts w:ascii="Times New Roman" w:eastAsiaTheme="minorEastAsia" w:hAnsi="Times New Roman" w:cs="Times New Roman" w:hint="eastAsia"/>
          <w:sz w:val="24"/>
          <w:szCs w:val="24"/>
        </w:rPr>
        <w:t>ETH</w:t>
      </w:r>
      <w:r>
        <w:rPr>
          <w:rFonts w:ascii="Times New Roman" w:eastAsiaTheme="minorEastAsia" w:hAnsi="Times New Roman" w:cs="Times New Roman" w:hint="eastAsia"/>
          <w:sz w:val="24"/>
          <w:szCs w:val="24"/>
        </w:rPr>
        <w:t>）提供的</w:t>
      </w:r>
      <w:r w:rsidR="0031474F">
        <w:rPr>
          <w:rFonts w:ascii="Times New Roman" w:eastAsiaTheme="minorEastAsia" w:hAnsi="Times New Roman" w:cs="Times New Roman" w:hint="eastAsia"/>
          <w:sz w:val="24"/>
          <w:szCs w:val="24"/>
        </w:rPr>
        <w:t>地面激光雷达</w:t>
      </w:r>
      <w:r w:rsidR="0031474F" w:rsidRPr="00C54053">
        <w:rPr>
          <w:rFonts w:ascii="Times New Roman" w:eastAsiaTheme="minorEastAsia" w:hAnsi="Times New Roman" w:cs="Times New Roman"/>
          <w:sz w:val="24"/>
          <w:szCs w:val="24"/>
        </w:rPr>
        <w:t>点</w:t>
      </w:r>
      <w:proofErr w:type="gramStart"/>
      <w:r w:rsidR="0031474F" w:rsidRPr="00C54053">
        <w:rPr>
          <w:rFonts w:ascii="Times New Roman" w:eastAsiaTheme="minorEastAsia" w:hAnsi="Times New Roman" w:cs="Times New Roman"/>
          <w:sz w:val="24"/>
          <w:szCs w:val="24"/>
        </w:rPr>
        <w:lastRenderedPageBreak/>
        <w:t>云</w:t>
      </w:r>
      <w:r>
        <w:rPr>
          <w:rFonts w:ascii="Times New Roman" w:eastAsiaTheme="minorEastAsia" w:hAnsi="Times New Roman" w:cs="Times New Roman" w:hint="eastAsia"/>
          <w:sz w:val="24"/>
          <w:szCs w:val="24"/>
        </w:rPr>
        <w:t>数据</w:t>
      </w:r>
      <w:proofErr w:type="gramEnd"/>
      <w:r w:rsidRPr="003C2D2E">
        <w:rPr>
          <w:rFonts w:ascii="Times New Roman" w:eastAsiaTheme="minorEastAsia" w:hAnsi="Times New Roman" w:cs="Times New Roman" w:hint="eastAsia"/>
          <w:sz w:val="24"/>
          <w:szCs w:val="24"/>
        </w:rPr>
        <w:t>Semantic-8</w:t>
      </w:r>
      <w:r>
        <w:rPr>
          <w:rFonts w:ascii="Times New Roman" w:eastAsiaTheme="minorEastAsia" w:hAnsi="Times New Roman" w:cs="Times New Roman" w:hint="eastAsia"/>
          <w:sz w:val="24"/>
          <w:szCs w:val="24"/>
        </w:rPr>
        <w:t>（</w:t>
      </w:r>
      <w:hyperlink r:id="rId49" w:history="1">
        <w:r w:rsidR="0031474F" w:rsidRPr="00D704A9">
          <w:rPr>
            <w:rStyle w:val="af2"/>
            <w:rFonts w:ascii="Times New Roman" w:eastAsiaTheme="minorEastAsia" w:hAnsi="Times New Roman" w:cs="Times New Roman"/>
            <w:sz w:val="24"/>
            <w:szCs w:val="24"/>
          </w:rPr>
          <w:t>http://www.semantic3d.net/view_results.php?chl=2</w:t>
        </w:r>
      </w:hyperlink>
      <w:r>
        <w:rPr>
          <w:rFonts w:ascii="Times New Roman" w:eastAsiaTheme="minorEastAsia" w:hAnsi="Times New Roman" w:cs="Times New Roman" w:hint="eastAsia"/>
          <w:sz w:val="24"/>
          <w:szCs w:val="24"/>
        </w:rPr>
        <w:t>）</w:t>
      </w:r>
      <w:r w:rsidR="0031474F">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场景点云密度变化较大，地物比较复杂，包括地面、高植被、低植被、建筑、</w:t>
      </w:r>
      <w:r w:rsidRPr="003C2D2E">
        <w:rPr>
          <w:rFonts w:ascii="Times New Roman" w:eastAsiaTheme="minorEastAsia" w:hAnsi="Times New Roman" w:cs="Times New Roman"/>
          <w:sz w:val="24"/>
          <w:szCs w:val="24"/>
        </w:rPr>
        <w:t>hard scape</w:t>
      </w:r>
      <w:r>
        <w:rPr>
          <w:rFonts w:ascii="Times New Roman" w:eastAsiaTheme="minorEastAsia" w:hAnsi="Times New Roman" w:cs="Times New Roman" w:hint="eastAsia"/>
          <w:sz w:val="24"/>
          <w:szCs w:val="24"/>
        </w:rPr>
        <w:t>、人、车。</w:t>
      </w:r>
    </w:p>
    <w:p w:rsidR="0031474F" w:rsidRPr="00C54053" w:rsidRDefault="0031474F" w:rsidP="0031474F">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下文中列出的测试数据分类精度采用了最后</w:t>
      </w:r>
      <w:r w:rsidRPr="00C54053">
        <w:rPr>
          <w:rFonts w:ascii="Times New Roman" w:eastAsiaTheme="minorEastAsia" w:hAnsi="Times New Roman" w:cs="Times New Roman"/>
          <w:sz w:val="24"/>
          <w:szCs w:val="24"/>
        </w:rPr>
        <w:t>100</w:t>
      </w:r>
      <w:r w:rsidRPr="00C54053">
        <w:rPr>
          <w:rFonts w:ascii="Times New Roman" w:eastAsiaTheme="minorEastAsia" w:hAnsi="Times New Roman" w:cs="Times New Roman"/>
          <w:sz w:val="24"/>
          <w:szCs w:val="24"/>
        </w:rPr>
        <w:t>次迭代的最佳结果。</w:t>
      </w:r>
    </w:p>
    <w:p w:rsidR="00E25226" w:rsidRPr="00C54053" w:rsidRDefault="00E11DD2" w:rsidP="00791EBA">
      <w:pPr>
        <w:spacing w:line="300" w:lineRule="auto"/>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B</w:t>
      </w:r>
      <w:r>
        <w:rPr>
          <w:rFonts w:ascii="Times New Roman" w:eastAsiaTheme="minorEastAsia" w:hAnsi="Times New Roman" w:cs="Times New Roman" w:hint="eastAsia"/>
          <w:b/>
          <w:sz w:val="24"/>
          <w:szCs w:val="24"/>
        </w:rPr>
        <w:t>．</w:t>
      </w:r>
      <w:r>
        <w:rPr>
          <w:rFonts w:ascii="Times New Roman" w:eastAsiaTheme="minorEastAsia" w:hAnsi="Times New Roman" w:cs="Times New Roman" w:hint="eastAsia"/>
          <w:b/>
          <w:sz w:val="24"/>
          <w:szCs w:val="24"/>
        </w:rPr>
        <w:t>Classification results of</w:t>
      </w:r>
      <w:r w:rsidRPr="00E11DD2">
        <w:rPr>
          <w:rFonts w:ascii="Times New Roman" w:eastAsiaTheme="minorEastAsia" w:hAnsi="Times New Roman" w:cs="Times New Roman" w:hint="eastAsia"/>
          <w:b/>
          <w:sz w:val="24"/>
          <w:szCs w:val="24"/>
        </w:rPr>
        <w:t xml:space="preserve"> </w:t>
      </w:r>
      <w:r w:rsidRPr="005025CB">
        <w:rPr>
          <w:rFonts w:ascii="Times New Roman" w:eastAsiaTheme="minorEastAsia" w:hAnsi="Times New Roman" w:cs="Times New Roman" w:hint="eastAsia"/>
          <w:b/>
          <w:sz w:val="24"/>
          <w:szCs w:val="24"/>
        </w:rPr>
        <w:t>Scenes I</w:t>
      </w:r>
      <w:r w:rsidRPr="00C54053" w:rsidDel="00E11DD2">
        <w:rPr>
          <w:rFonts w:ascii="Times New Roman" w:eastAsiaTheme="minorEastAsia" w:hAnsi="Times New Roman" w:cs="Times New Roman"/>
          <w:b/>
          <w:sz w:val="24"/>
          <w:szCs w:val="24"/>
        </w:rPr>
        <w:t xml:space="preserve"> </w:t>
      </w:r>
    </w:p>
    <w:p w:rsidR="001C3631" w:rsidRPr="00C54053" w:rsidRDefault="00E25226" w:rsidP="005025C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r w:rsidR="00962288" w:rsidRPr="00C54053">
        <w:rPr>
          <w:rFonts w:ascii="Times New Roman" w:eastAsiaTheme="minorEastAsia" w:hAnsi="Times New Roman" w:cs="Times New Roman"/>
          <w:sz w:val="24"/>
          <w:szCs w:val="24"/>
        </w:rPr>
        <w:t>天津数据共有两个场景，采用和文献</w:t>
      </w:r>
      <w:r w:rsidR="00962288" w:rsidRPr="00C54053">
        <w:rPr>
          <w:rFonts w:ascii="Times New Roman" w:eastAsiaTheme="minorEastAsia" w:hAnsi="Times New Roman" w:cs="Times New Roman"/>
          <w:sz w:val="24"/>
          <w:szCs w:val="24"/>
        </w:rPr>
        <w:t>[18]</w:t>
      </w:r>
      <w:r w:rsidR="0004032A">
        <w:rPr>
          <w:rFonts w:ascii="Times New Roman" w:eastAsiaTheme="minorEastAsia" w:hAnsi="Times New Roman" w:cs="Times New Roman" w:hint="eastAsia"/>
          <w:sz w:val="24"/>
          <w:szCs w:val="24"/>
        </w:rPr>
        <w:t>相同</w:t>
      </w:r>
      <w:r w:rsidR="00962288" w:rsidRPr="00C54053">
        <w:rPr>
          <w:rFonts w:ascii="Times New Roman" w:eastAsiaTheme="minorEastAsia" w:hAnsi="Times New Roman" w:cs="Times New Roman"/>
          <w:sz w:val="24"/>
          <w:szCs w:val="24"/>
        </w:rPr>
        <w:t>训练和测试数据，以及</w:t>
      </w:r>
      <w:r w:rsidR="0004032A">
        <w:rPr>
          <w:rFonts w:ascii="Times New Roman" w:eastAsiaTheme="minorEastAsia" w:hAnsi="Times New Roman" w:cs="Times New Roman" w:hint="eastAsia"/>
          <w:sz w:val="24"/>
          <w:szCs w:val="24"/>
        </w:rPr>
        <w:t>相同</w:t>
      </w:r>
      <w:r w:rsidR="00962288" w:rsidRPr="00C54053">
        <w:rPr>
          <w:rFonts w:ascii="Times New Roman" w:eastAsiaTheme="minorEastAsia" w:hAnsi="Times New Roman" w:cs="Times New Roman"/>
          <w:sz w:val="24"/>
          <w:szCs w:val="24"/>
        </w:rPr>
        <w:t>的</w:t>
      </w:r>
      <w:proofErr w:type="gramStart"/>
      <w:r w:rsidR="00962288" w:rsidRPr="00C54053">
        <w:rPr>
          <w:rFonts w:ascii="Times New Roman" w:eastAsiaTheme="minorEastAsia" w:hAnsi="Times New Roman" w:cs="Times New Roman"/>
          <w:sz w:val="24"/>
          <w:szCs w:val="24"/>
        </w:rPr>
        <w:t>多层次点集和</w:t>
      </w:r>
      <w:proofErr w:type="gramEnd"/>
      <w:r w:rsidR="00962288" w:rsidRPr="00C54053">
        <w:rPr>
          <w:rFonts w:ascii="Times New Roman" w:eastAsiaTheme="minorEastAsia" w:hAnsi="Times New Roman" w:cs="Times New Roman"/>
          <w:sz w:val="24"/>
          <w:szCs w:val="24"/>
        </w:rPr>
        <w:t>特征。训练和测试数据包含的点数量</w:t>
      </w:r>
      <w:r w:rsidR="001C3631" w:rsidRPr="00C54053">
        <w:rPr>
          <w:rFonts w:ascii="Times New Roman" w:eastAsiaTheme="minorEastAsia" w:hAnsi="Times New Roman" w:cs="Times New Roman"/>
          <w:sz w:val="24"/>
          <w:szCs w:val="24"/>
        </w:rPr>
        <w:t>以及对应的</w:t>
      </w:r>
      <w:r w:rsidR="00402804" w:rsidRPr="00C54053">
        <w:rPr>
          <w:rFonts w:ascii="Times New Roman" w:eastAsiaTheme="minorEastAsia" w:hAnsi="Times New Roman" w:cs="Times New Roman"/>
          <w:sz w:val="24"/>
          <w:szCs w:val="24"/>
        </w:rPr>
        <w:t>多层次</w:t>
      </w:r>
      <w:proofErr w:type="gramStart"/>
      <w:r w:rsidR="001C3631" w:rsidRPr="00C54053">
        <w:rPr>
          <w:rFonts w:ascii="Times New Roman" w:eastAsiaTheme="minorEastAsia" w:hAnsi="Times New Roman" w:cs="Times New Roman"/>
          <w:sz w:val="24"/>
          <w:szCs w:val="24"/>
        </w:rPr>
        <w:t>点集</w:t>
      </w:r>
      <w:r w:rsidR="00402804" w:rsidRPr="00C54053">
        <w:rPr>
          <w:rFonts w:ascii="Times New Roman" w:eastAsiaTheme="minorEastAsia" w:hAnsi="Times New Roman" w:cs="Times New Roman"/>
          <w:sz w:val="24"/>
          <w:szCs w:val="24"/>
        </w:rPr>
        <w:t>的总点集</w:t>
      </w:r>
      <w:proofErr w:type="gramEnd"/>
      <w:r w:rsidR="00402804" w:rsidRPr="00C54053">
        <w:rPr>
          <w:rFonts w:ascii="Times New Roman" w:eastAsiaTheme="minorEastAsia" w:hAnsi="Times New Roman" w:cs="Times New Roman"/>
          <w:sz w:val="24"/>
          <w:szCs w:val="24"/>
        </w:rPr>
        <w:t>数</w:t>
      </w:r>
      <w:r w:rsidR="00962288" w:rsidRPr="00C54053">
        <w:rPr>
          <w:rFonts w:ascii="Times New Roman" w:eastAsiaTheme="minorEastAsia" w:hAnsi="Times New Roman" w:cs="Times New Roman"/>
          <w:sz w:val="24"/>
          <w:szCs w:val="24"/>
        </w:rPr>
        <w:t>如表</w:t>
      </w:r>
      <w:r w:rsidR="00962288" w:rsidRPr="00C54053">
        <w:rPr>
          <w:rFonts w:ascii="Times New Roman" w:eastAsiaTheme="minorEastAsia" w:hAnsi="Times New Roman" w:cs="Times New Roman"/>
          <w:sz w:val="24"/>
          <w:szCs w:val="24"/>
        </w:rPr>
        <w:t>1</w:t>
      </w:r>
      <w:r w:rsidR="00962288" w:rsidRPr="00C54053">
        <w:rPr>
          <w:rFonts w:ascii="Times New Roman" w:eastAsiaTheme="minorEastAsia" w:hAnsi="Times New Roman" w:cs="Times New Roman"/>
          <w:sz w:val="24"/>
          <w:szCs w:val="24"/>
        </w:rPr>
        <w:t>所示</w:t>
      </w:r>
      <w:r w:rsidR="00B853DD" w:rsidRPr="00C54053">
        <w:rPr>
          <w:rFonts w:ascii="Times New Roman" w:eastAsiaTheme="minorEastAsia" w:hAnsi="Times New Roman" w:cs="Times New Roman"/>
          <w:sz w:val="24"/>
          <w:szCs w:val="24"/>
        </w:rPr>
        <w:t>，括号中</w:t>
      </w:r>
      <w:proofErr w:type="gramStart"/>
      <w:r w:rsidR="00B853DD" w:rsidRPr="00C54053">
        <w:rPr>
          <w:rFonts w:ascii="Times New Roman" w:eastAsiaTheme="minorEastAsia" w:hAnsi="Times New Roman" w:cs="Times New Roman"/>
          <w:sz w:val="24"/>
          <w:szCs w:val="24"/>
        </w:rPr>
        <w:t>显示点集的</w:t>
      </w:r>
      <w:proofErr w:type="gramEnd"/>
      <w:r w:rsidR="00B853DD" w:rsidRPr="00C54053">
        <w:rPr>
          <w:rFonts w:ascii="Times New Roman" w:eastAsiaTheme="minorEastAsia" w:hAnsi="Times New Roman" w:cs="Times New Roman"/>
          <w:sz w:val="24"/>
          <w:szCs w:val="24"/>
        </w:rPr>
        <w:t>数量</w:t>
      </w:r>
      <w:r w:rsidR="00962288" w:rsidRPr="00C54053">
        <w:rPr>
          <w:rFonts w:ascii="Times New Roman" w:eastAsiaTheme="minorEastAsia" w:hAnsi="Times New Roman" w:cs="Times New Roman"/>
          <w:sz w:val="24"/>
          <w:szCs w:val="24"/>
        </w:rPr>
        <w:t>。表</w:t>
      </w:r>
      <w:r w:rsidR="00962288" w:rsidRPr="00C54053">
        <w:rPr>
          <w:rFonts w:ascii="Times New Roman" w:eastAsiaTheme="minorEastAsia" w:hAnsi="Times New Roman" w:cs="Times New Roman"/>
          <w:sz w:val="24"/>
          <w:szCs w:val="24"/>
        </w:rPr>
        <w:t>2</w:t>
      </w:r>
      <w:r w:rsidR="00962288" w:rsidRPr="00C54053">
        <w:rPr>
          <w:rFonts w:ascii="Times New Roman" w:eastAsiaTheme="minorEastAsia" w:hAnsi="Times New Roman" w:cs="Times New Roman"/>
          <w:sz w:val="24"/>
          <w:szCs w:val="24"/>
        </w:rPr>
        <w:t>显示了测试时各类别分类精度。图</w:t>
      </w:r>
      <w:r w:rsidR="00962288" w:rsidRPr="00C54053">
        <w:rPr>
          <w:rFonts w:ascii="Times New Roman" w:eastAsiaTheme="minorEastAsia" w:hAnsi="Times New Roman" w:cs="Times New Roman"/>
          <w:sz w:val="24"/>
          <w:szCs w:val="24"/>
        </w:rPr>
        <w:t>3</w:t>
      </w:r>
      <w:r w:rsidR="00962288" w:rsidRPr="00C54053">
        <w:rPr>
          <w:rFonts w:ascii="Times New Roman" w:eastAsiaTheme="minorEastAsia" w:hAnsi="Times New Roman" w:cs="Times New Roman"/>
          <w:sz w:val="24"/>
          <w:szCs w:val="24"/>
        </w:rPr>
        <w:t>显示了训练样本，测试数据以及分类的结果，红色表示建筑，绿色表示植被。</w:t>
      </w:r>
    </w:p>
    <w:p w:rsidR="00E25226" w:rsidRPr="00C54053" w:rsidRDefault="00E25226" w:rsidP="00C54053">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del w:id="709" w:author="User" w:date="2016-10-24T19:47:00Z">
        <w:r w:rsidRPr="00C54053" w:rsidDel="003242CF">
          <w:rPr>
            <w:rFonts w:ascii="Times New Roman" w:eastAsiaTheme="minorEastAsia" w:hAnsi="Times New Roman" w:cs="Times New Roman"/>
            <w:sz w:val="24"/>
            <w:szCs w:val="24"/>
          </w:rPr>
          <w:delText xml:space="preserve">1 </w:delText>
        </w:r>
      </w:del>
      <w:ins w:id="710" w:author="User" w:date="2016-10-24T19:47:00Z">
        <w:r w:rsidR="003242CF">
          <w:rPr>
            <w:rFonts w:ascii="Times New Roman" w:eastAsiaTheme="minorEastAsia" w:hAnsi="Times New Roman" w:cs="Times New Roman" w:hint="eastAsia"/>
            <w:sz w:val="24"/>
            <w:szCs w:val="24"/>
          </w:rPr>
          <w:t>2</w:t>
        </w:r>
        <w:r w:rsidR="003242CF" w:rsidRPr="00C54053">
          <w:rPr>
            <w:rFonts w:ascii="Times New Roman" w:eastAsiaTheme="minorEastAsia" w:hAnsi="Times New Roman" w:cs="Times New Roman"/>
            <w:sz w:val="24"/>
            <w:szCs w:val="24"/>
          </w:rPr>
          <w:t xml:space="preserve"> </w:t>
        </w:r>
      </w:ins>
      <w:r w:rsidRPr="00C54053">
        <w:rPr>
          <w:rFonts w:ascii="Times New Roman" w:eastAsiaTheme="minorEastAsia" w:hAnsi="Times New Roman" w:cs="Times New Roman"/>
          <w:sz w:val="24"/>
          <w:szCs w:val="24"/>
        </w:rPr>
        <w:t>样本内点数量</w:t>
      </w:r>
      <w:r w:rsidR="001C3631" w:rsidRPr="00C54053">
        <w:rPr>
          <w:rFonts w:ascii="Times New Roman" w:eastAsiaTheme="minorEastAsia" w:hAnsi="Times New Roman" w:cs="Times New Roman"/>
          <w:sz w:val="24"/>
          <w:szCs w:val="24"/>
        </w:rPr>
        <w:t>以及</w:t>
      </w:r>
      <w:r w:rsidR="00402804" w:rsidRPr="00C54053">
        <w:rPr>
          <w:rFonts w:ascii="Times New Roman" w:eastAsiaTheme="minorEastAsia" w:hAnsi="Times New Roman" w:cs="Times New Roman"/>
          <w:sz w:val="24"/>
          <w:szCs w:val="24"/>
        </w:rPr>
        <w:t>对应的多层次</w:t>
      </w:r>
      <w:proofErr w:type="gramStart"/>
      <w:r w:rsidR="00402804" w:rsidRPr="00C54053">
        <w:rPr>
          <w:rFonts w:ascii="Times New Roman" w:eastAsiaTheme="minorEastAsia" w:hAnsi="Times New Roman" w:cs="Times New Roman"/>
          <w:sz w:val="24"/>
          <w:szCs w:val="24"/>
        </w:rPr>
        <w:t>点集的总点集</w:t>
      </w:r>
      <w:proofErr w:type="gramEnd"/>
      <w:r w:rsidR="00402804" w:rsidRPr="00C54053">
        <w:rPr>
          <w:rFonts w:ascii="Times New Roman" w:eastAsiaTheme="minorEastAsia" w:hAnsi="Times New Roman" w:cs="Times New Roman"/>
          <w:sz w:val="24"/>
          <w:szCs w:val="24"/>
        </w:rPr>
        <w:t>数</w:t>
      </w:r>
    </w:p>
    <w:tbl>
      <w:tblPr>
        <w:tblStyle w:val="af0"/>
        <w:tblW w:w="5000" w:type="pct"/>
        <w:tblLayout w:type="fixed"/>
        <w:tblLook w:val="04A0" w:firstRow="1" w:lastRow="0" w:firstColumn="1" w:lastColumn="0" w:noHBand="0" w:noVBand="1"/>
      </w:tblPr>
      <w:tblGrid>
        <w:gridCol w:w="2044"/>
        <w:gridCol w:w="2443"/>
        <w:gridCol w:w="2203"/>
        <w:gridCol w:w="1832"/>
      </w:tblGrid>
      <w:tr w:rsidR="003E4604" w:rsidRPr="00C54053" w:rsidTr="00B853DD">
        <w:tc>
          <w:tcPr>
            <w:tcW w:w="2044" w:type="dxa"/>
            <w:shd w:val="clear" w:color="auto" w:fill="auto"/>
            <w:tcMar>
              <w:left w:w="108" w:type="dxa"/>
            </w:tcMar>
          </w:tcPr>
          <w:p w:rsidR="00B853DD" w:rsidRPr="00C54053" w:rsidRDefault="00B853DD" w:rsidP="00C54053">
            <w:pPr>
              <w:spacing w:line="300" w:lineRule="auto"/>
              <w:rPr>
                <w:rFonts w:ascii="Times New Roman" w:eastAsiaTheme="minorEastAsia" w:hAnsi="Times New Roman" w:cs="Times New Roman"/>
                <w:sz w:val="24"/>
                <w:szCs w:val="24"/>
              </w:rPr>
            </w:pPr>
          </w:p>
        </w:tc>
        <w:tc>
          <w:tcPr>
            <w:tcW w:w="2443" w:type="dxa"/>
            <w:shd w:val="clear" w:color="auto" w:fill="auto"/>
            <w:tcMar>
              <w:left w:w="108" w:type="dxa"/>
            </w:tcMar>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Building</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p>
        </w:tc>
        <w:tc>
          <w:tcPr>
            <w:tcW w:w="2203" w:type="dxa"/>
            <w:shd w:val="clear" w:color="auto" w:fill="auto"/>
            <w:tcMar>
              <w:left w:w="108" w:type="dxa"/>
            </w:tcMar>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Tree</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p>
        </w:tc>
        <w:tc>
          <w:tcPr>
            <w:tcW w:w="1832" w:type="dxa"/>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Car</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p>
        </w:tc>
      </w:tr>
      <w:tr w:rsidR="003E4604" w:rsidRPr="00C54053" w:rsidTr="00B853DD">
        <w:tc>
          <w:tcPr>
            <w:tcW w:w="2044" w:type="dxa"/>
            <w:shd w:val="clear" w:color="auto" w:fill="auto"/>
            <w:tcMar>
              <w:left w:w="108" w:type="dxa"/>
            </w:tcMar>
          </w:tcPr>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Training data</w:t>
            </w:r>
          </w:p>
        </w:tc>
        <w:tc>
          <w:tcPr>
            <w:tcW w:w="2443" w:type="dxa"/>
            <w:shd w:val="clear" w:color="auto" w:fill="auto"/>
            <w:tcMar>
              <w:left w:w="108" w:type="dxa"/>
            </w:tcMar>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37847(</w:t>
            </w:r>
            <w:r w:rsidR="003E4604" w:rsidRPr="00C54053">
              <w:rPr>
                <w:rFonts w:ascii="Times New Roman" w:eastAsiaTheme="minorEastAsia" w:hAnsi="Times New Roman" w:cs="Times New Roman"/>
                <w:sz w:val="24"/>
                <w:szCs w:val="24"/>
              </w:rPr>
              <w:t>1040</w:t>
            </w:r>
            <w:r w:rsidRPr="00C54053">
              <w:rPr>
                <w:rFonts w:ascii="Times New Roman" w:eastAsiaTheme="minorEastAsia" w:hAnsi="Times New Roman" w:cs="Times New Roman"/>
                <w:sz w:val="24"/>
                <w:szCs w:val="24"/>
              </w:rPr>
              <w:t>)</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/64952(</w:t>
            </w:r>
            <w:r w:rsidR="003E4604" w:rsidRPr="00C54053">
              <w:rPr>
                <w:rFonts w:ascii="Times New Roman" w:eastAsiaTheme="minorEastAsia" w:hAnsi="Times New Roman" w:cs="Times New Roman"/>
                <w:sz w:val="24"/>
                <w:szCs w:val="24"/>
              </w:rPr>
              <w:t>1713</w:t>
            </w:r>
            <w:r w:rsidRPr="00C54053">
              <w:rPr>
                <w:rFonts w:ascii="Times New Roman" w:eastAsiaTheme="minorEastAsia" w:hAnsi="Times New Roman" w:cs="Times New Roman"/>
                <w:sz w:val="24"/>
                <w:szCs w:val="24"/>
              </w:rPr>
              <w:t>)</w:t>
            </w:r>
          </w:p>
        </w:tc>
        <w:tc>
          <w:tcPr>
            <w:tcW w:w="2203" w:type="dxa"/>
            <w:shd w:val="clear" w:color="auto" w:fill="auto"/>
            <w:tcMar>
              <w:left w:w="108" w:type="dxa"/>
            </w:tcMar>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70540(</w:t>
            </w:r>
            <w:r w:rsidR="003E4604" w:rsidRPr="00C54053">
              <w:rPr>
                <w:rFonts w:ascii="Times New Roman" w:eastAsiaTheme="minorEastAsia" w:hAnsi="Times New Roman" w:cs="Times New Roman"/>
                <w:sz w:val="24"/>
                <w:szCs w:val="24"/>
              </w:rPr>
              <w:t>2016</w:t>
            </w:r>
            <w:r w:rsidRPr="00C54053">
              <w:rPr>
                <w:rFonts w:ascii="Times New Roman" w:eastAsiaTheme="minorEastAsia" w:hAnsi="Times New Roman" w:cs="Times New Roman"/>
                <w:sz w:val="24"/>
                <w:szCs w:val="24"/>
              </w:rPr>
              <w:t>)</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/39743(</w:t>
            </w:r>
            <w:r w:rsidR="003E4604" w:rsidRPr="00C54053">
              <w:rPr>
                <w:rFonts w:ascii="Times New Roman" w:eastAsiaTheme="minorEastAsia" w:hAnsi="Times New Roman" w:cs="Times New Roman"/>
                <w:sz w:val="24"/>
                <w:szCs w:val="24"/>
              </w:rPr>
              <w:t>1115</w:t>
            </w:r>
            <w:r w:rsidRPr="00C54053">
              <w:rPr>
                <w:rFonts w:ascii="Times New Roman" w:eastAsiaTheme="minorEastAsia" w:hAnsi="Times New Roman" w:cs="Times New Roman"/>
                <w:sz w:val="24"/>
                <w:szCs w:val="24"/>
              </w:rPr>
              <w:t>)</w:t>
            </w:r>
          </w:p>
        </w:tc>
        <w:tc>
          <w:tcPr>
            <w:tcW w:w="1832" w:type="dxa"/>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5410(</w:t>
            </w:r>
            <w:r w:rsidR="003E4604" w:rsidRPr="00C54053">
              <w:rPr>
                <w:rFonts w:ascii="Times New Roman" w:eastAsiaTheme="minorEastAsia" w:hAnsi="Times New Roman" w:cs="Times New Roman"/>
                <w:sz w:val="24"/>
                <w:szCs w:val="24"/>
              </w:rPr>
              <w:t>173</w:t>
            </w:r>
            <w:r w:rsidRPr="00C54053">
              <w:rPr>
                <w:rFonts w:ascii="Times New Roman" w:eastAsiaTheme="minorEastAsia" w:hAnsi="Times New Roman" w:cs="Times New Roman"/>
                <w:sz w:val="24"/>
                <w:szCs w:val="24"/>
              </w:rPr>
              <w:t>)</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/4584(</w:t>
            </w:r>
            <w:r w:rsidR="003E4604" w:rsidRPr="00C54053">
              <w:rPr>
                <w:rFonts w:ascii="Times New Roman" w:eastAsiaTheme="minorEastAsia" w:hAnsi="Times New Roman" w:cs="Times New Roman"/>
                <w:sz w:val="24"/>
                <w:szCs w:val="24"/>
              </w:rPr>
              <w:t>142</w:t>
            </w:r>
            <w:r w:rsidRPr="00C54053">
              <w:rPr>
                <w:rFonts w:ascii="Times New Roman" w:eastAsiaTheme="minorEastAsia" w:hAnsi="Times New Roman" w:cs="Times New Roman"/>
                <w:sz w:val="24"/>
                <w:szCs w:val="24"/>
              </w:rPr>
              <w:t>)</w:t>
            </w:r>
          </w:p>
        </w:tc>
      </w:tr>
      <w:tr w:rsidR="003E4604" w:rsidRPr="00C54053" w:rsidTr="00B853DD">
        <w:tc>
          <w:tcPr>
            <w:tcW w:w="2044" w:type="dxa"/>
            <w:shd w:val="clear" w:color="auto" w:fill="auto"/>
            <w:tcMar>
              <w:left w:w="108" w:type="dxa"/>
            </w:tcMar>
          </w:tcPr>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Test data</w:t>
            </w:r>
          </w:p>
        </w:tc>
        <w:tc>
          <w:tcPr>
            <w:tcW w:w="2443" w:type="dxa"/>
            <w:shd w:val="clear" w:color="auto" w:fill="auto"/>
            <w:tcMar>
              <w:left w:w="108" w:type="dxa"/>
            </w:tcMar>
          </w:tcPr>
          <w:p w:rsidR="003E4604" w:rsidRPr="00C54053" w:rsidRDefault="00B853DD">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201674(</w:t>
            </w:r>
            <w:r w:rsidR="003E4604" w:rsidRPr="00C54053">
              <w:rPr>
                <w:rFonts w:ascii="Times New Roman" w:eastAsiaTheme="minorEastAsia" w:hAnsi="Times New Roman" w:cs="Times New Roman"/>
                <w:sz w:val="24"/>
                <w:szCs w:val="24"/>
              </w:rPr>
              <w:t>5375</w:t>
            </w:r>
            <w:r w:rsidRPr="00C54053">
              <w:rPr>
                <w:rFonts w:ascii="Times New Roman" w:eastAsiaTheme="minorEastAsia" w:hAnsi="Times New Roman" w:cs="Times New Roman"/>
                <w:sz w:val="24"/>
                <w:szCs w:val="24"/>
              </w:rPr>
              <w:t>)</w:t>
            </w:r>
          </w:p>
          <w:p w:rsidR="00B853DD" w:rsidRPr="00C54053" w:rsidRDefault="00B853DD">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/157447(</w:t>
            </w:r>
            <w:r w:rsidR="003E4604" w:rsidRPr="00C54053">
              <w:rPr>
                <w:rFonts w:ascii="Times New Roman" w:eastAsiaTheme="minorEastAsia" w:hAnsi="Times New Roman" w:cs="Times New Roman"/>
                <w:sz w:val="24"/>
                <w:szCs w:val="24"/>
              </w:rPr>
              <w:t>4174</w:t>
            </w:r>
            <w:r w:rsidRPr="00C54053">
              <w:rPr>
                <w:rFonts w:ascii="Times New Roman" w:eastAsiaTheme="minorEastAsia" w:hAnsi="Times New Roman" w:cs="Times New Roman"/>
                <w:sz w:val="24"/>
                <w:szCs w:val="24"/>
              </w:rPr>
              <w:t>)</w:t>
            </w:r>
          </w:p>
        </w:tc>
        <w:tc>
          <w:tcPr>
            <w:tcW w:w="2203" w:type="dxa"/>
            <w:shd w:val="clear" w:color="auto" w:fill="auto"/>
            <w:tcMar>
              <w:left w:w="108" w:type="dxa"/>
            </w:tcMar>
          </w:tcPr>
          <w:p w:rsidR="003E4604" w:rsidRPr="00C54053" w:rsidRDefault="00B853DD">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218110(</w:t>
            </w:r>
            <w:r w:rsidR="003E4604" w:rsidRPr="00C54053">
              <w:rPr>
                <w:rFonts w:ascii="Times New Roman" w:eastAsiaTheme="minorEastAsia" w:hAnsi="Times New Roman" w:cs="Times New Roman"/>
                <w:sz w:val="24"/>
                <w:szCs w:val="24"/>
              </w:rPr>
              <w:t>6055</w:t>
            </w:r>
            <w:r w:rsidRPr="00C54053">
              <w:rPr>
                <w:rFonts w:ascii="Times New Roman" w:eastAsiaTheme="minorEastAsia" w:hAnsi="Times New Roman" w:cs="Times New Roman"/>
                <w:sz w:val="24"/>
                <w:szCs w:val="24"/>
              </w:rPr>
              <w:t>)</w:t>
            </w:r>
          </w:p>
          <w:p w:rsidR="00B853DD" w:rsidRPr="00C54053" w:rsidRDefault="00B853DD">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/74264(</w:t>
            </w:r>
            <w:r w:rsidR="003E4604" w:rsidRPr="00C54053">
              <w:rPr>
                <w:rFonts w:ascii="Times New Roman" w:eastAsiaTheme="minorEastAsia" w:hAnsi="Times New Roman" w:cs="Times New Roman"/>
                <w:sz w:val="24"/>
                <w:szCs w:val="24"/>
              </w:rPr>
              <w:t>2128</w:t>
            </w:r>
            <w:r w:rsidRPr="00C54053">
              <w:rPr>
                <w:rFonts w:ascii="Times New Roman" w:eastAsiaTheme="minorEastAsia" w:hAnsi="Times New Roman" w:cs="Times New Roman"/>
                <w:sz w:val="24"/>
                <w:szCs w:val="24"/>
              </w:rPr>
              <w:t>)</w:t>
            </w:r>
          </w:p>
        </w:tc>
        <w:tc>
          <w:tcPr>
            <w:tcW w:w="1832" w:type="dxa"/>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7987(</w:t>
            </w:r>
            <w:r w:rsidR="003E4604" w:rsidRPr="00C54053">
              <w:rPr>
                <w:rFonts w:ascii="Times New Roman" w:eastAsiaTheme="minorEastAsia" w:hAnsi="Times New Roman" w:cs="Times New Roman"/>
                <w:sz w:val="24"/>
                <w:szCs w:val="24"/>
              </w:rPr>
              <w:t>249</w:t>
            </w:r>
            <w:r w:rsidRPr="00C54053">
              <w:rPr>
                <w:rFonts w:ascii="Times New Roman" w:eastAsiaTheme="minorEastAsia" w:hAnsi="Times New Roman" w:cs="Times New Roman"/>
                <w:sz w:val="24"/>
                <w:szCs w:val="24"/>
              </w:rPr>
              <w:t>)</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/7738(</w:t>
            </w:r>
            <w:r w:rsidR="003E4604" w:rsidRPr="00C54053">
              <w:rPr>
                <w:rFonts w:ascii="Times New Roman" w:eastAsiaTheme="minorEastAsia" w:hAnsi="Times New Roman" w:cs="Times New Roman"/>
                <w:sz w:val="24"/>
                <w:szCs w:val="24"/>
              </w:rPr>
              <w:t>239</w:t>
            </w:r>
            <w:r w:rsidRPr="00C54053">
              <w:rPr>
                <w:rFonts w:ascii="Times New Roman" w:eastAsiaTheme="minorEastAsia" w:hAnsi="Times New Roman" w:cs="Times New Roman"/>
                <w:sz w:val="24"/>
                <w:szCs w:val="24"/>
              </w:rPr>
              <w:t>)</w:t>
            </w:r>
          </w:p>
        </w:tc>
      </w:tr>
    </w:tbl>
    <w:p w:rsidR="00962288" w:rsidRPr="00C54053" w:rsidRDefault="00962288" w:rsidP="00962288">
      <w:pPr>
        <w:spacing w:line="300" w:lineRule="auto"/>
        <w:rPr>
          <w:rFonts w:ascii="Times New Roman" w:eastAsiaTheme="minorEastAsia" w:hAnsi="Times New Roman" w:cs="Times New Roman"/>
          <w:sz w:val="24"/>
          <w:szCs w:val="24"/>
        </w:rPr>
      </w:pPr>
    </w:p>
    <w:p w:rsidR="00E25226" w:rsidRPr="00C54053" w:rsidRDefault="00E25226">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del w:id="711" w:author="User" w:date="2016-10-24T19:47:00Z">
        <w:r w:rsidRPr="00C54053" w:rsidDel="003242CF">
          <w:rPr>
            <w:rFonts w:ascii="Times New Roman" w:eastAsiaTheme="minorEastAsia" w:hAnsi="Times New Roman" w:cs="Times New Roman"/>
            <w:sz w:val="24"/>
            <w:szCs w:val="24"/>
          </w:rPr>
          <w:delText xml:space="preserve">2 </w:delText>
        </w:r>
      </w:del>
      <w:ins w:id="712" w:author="User" w:date="2016-10-24T19:47:00Z">
        <w:r w:rsidR="003242CF">
          <w:rPr>
            <w:rFonts w:ascii="Times New Roman" w:eastAsiaTheme="minorEastAsia" w:hAnsi="Times New Roman" w:cs="Times New Roman" w:hint="eastAsia"/>
            <w:sz w:val="24"/>
            <w:szCs w:val="24"/>
          </w:rPr>
          <w:t>3</w:t>
        </w:r>
        <w:r w:rsidR="003242CF" w:rsidRPr="00C54053">
          <w:rPr>
            <w:rFonts w:ascii="Times New Roman" w:eastAsiaTheme="minorEastAsia" w:hAnsi="Times New Roman" w:cs="Times New Roman"/>
            <w:sz w:val="24"/>
            <w:szCs w:val="24"/>
          </w:rPr>
          <w:t xml:space="preserve"> </w:t>
        </w:r>
      </w:ins>
      <w:r w:rsidRPr="00C54053">
        <w:rPr>
          <w:rFonts w:ascii="Times New Roman" w:eastAsiaTheme="minorEastAsia" w:hAnsi="Times New Roman" w:cs="Times New Roman"/>
          <w:sz w:val="24"/>
          <w:szCs w:val="24"/>
        </w:rPr>
        <w:t>分类精度</w:t>
      </w:r>
    </w:p>
    <w:tbl>
      <w:tblPr>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701"/>
        <w:gridCol w:w="1701"/>
        <w:gridCol w:w="1559"/>
        <w:gridCol w:w="1731"/>
      </w:tblGrid>
      <w:tr w:rsidR="008A623B" w:rsidRPr="00C54053" w:rsidTr="008A623B">
        <w:tc>
          <w:tcPr>
            <w:tcW w:w="1064"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bookmarkStart w:id="713" w:name="_Hlk463276488"/>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Building</w:t>
            </w:r>
            <w:bookmarkStart w:id="714" w:name="OLE_LINK79"/>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w:t>
            </w:r>
            <w:bookmarkEnd w:id="714"/>
          </w:p>
          <w:p w:rsidR="00537081" w:rsidRPr="00C54053" w:rsidRDefault="00537081" w:rsidP="008A623B">
            <w:pPr>
              <w:spacing w:line="300" w:lineRule="auto"/>
              <w:rPr>
                <w:rFonts w:ascii="Times New Roman" w:eastAsiaTheme="minorEastAsia" w:hAnsi="Times New Roman" w:cs="Times New Roman"/>
                <w:sz w:val="24"/>
                <w:szCs w:val="24"/>
              </w:rPr>
            </w:pP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Tree(</w:t>
            </w:r>
            <w:proofErr w:type="gramEnd"/>
            <w:r w:rsidRPr="00C54053">
              <w:rPr>
                <w:rFonts w:ascii="Times New Roman" w:eastAsiaTheme="minorEastAsia" w:hAnsi="Times New Roman" w:cs="Times New Roman"/>
                <w:sz w:val="24"/>
                <w:szCs w:val="24"/>
              </w:rPr>
              <w:t>%)</w:t>
            </w:r>
          </w:p>
          <w:p w:rsidR="00537081" w:rsidRPr="00C54053" w:rsidRDefault="00537081" w:rsidP="008A623B">
            <w:pPr>
              <w:spacing w:line="300" w:lineRule="auto"/>
              <w:rPr>
                <w:rFonts w:ascii="Times New Roman" w:eastAsiaTheme="minorEastAsia" w:hAnsi="Times New Roman" w:cs="Times New Roman"/>
                <w:sz w:val="24"/>
                <w:szCs w:val="24"/>
              </w:rPr>
            </w:pPr>
          </w:p>
        </w:tc>
        <w:tc>
          <w:tcPr>
            <w:tcW w:w="917"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Car(</w:t>
            </w:r>
            <w:proofErr w:type="gramEnd"/>
            <w:r w:rsidRPr="00C54053">
              <w:rPr>
                <w:rFonts w:ascii="Times New Roman" w:eastAsiaTheme="minorEastAsia" w:hAnsi="Times New Roman" w:cs="Times New Roman"/>
                <w:sz w:val="24"/>
                <w:szCs w:val="24"/>
              </w:rPr>
              <w:t>%)</w:t>
            </w:r>
          </w:p>
        </w:tc>
        <w:tc>
          <w:tcPr>
            <w:tcW w:w="1018"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Accuracy</w:t>
            </w:r>
            <w:bookmarkStart w:id="715" w:name="OLE_LINK78"/>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w:t>
            </w:r>
            <w:bookmarkEnd w:id="715"/>
          </w:p>
        </w:tc>
      </w:tr>
      <w:tr w:rsidR="008A623B" w:rsidRPr="00C54053" w:rsidTr="008A623B">
        <w:tc>
          <w:tcPr>
            <w:tcW w:w="1064"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bookmarkStart w:id="716" w:name="OLE_LINK67"/>
            <w:bookmarkStart w:id="717" w:name="OLE_LINK68"/>
            <w:bookmarkStart w:id="718" w:name="OLE_LINK69"/>
            <w:bookmarkEnd w:id="713"/>
            <w:r w:rsidRPr="00C54053">
              <w:rPr>
                <w:rFonts w:ascii="Times New Roman" w:eastAsiaTheme="minorEastAsia" w:hAnsi="Times New Roman" w:cs="Times New Roman"/>
                <w:sz w:val="24"/>
                <w:szCs w:val="24"/>
              </w:rPr>
              <w:t>our Method</w:t>
            </w:r>
            <w:bookmarkEnd w:id="716"/>
            <w:bookmarkEnd w:id="717"/>
            <w:bookmarkEnd w:id="718"/>
            <w:r w:rsidRPr="00C54053">
              <w:rPr>
                <w:rFonts w:ascii="Times New Roman" w:eastAsiaTheme="minorEastAsia" w:hAnsi="Times New Roman" w:cs="Times New Roman"/>
                <w:sz w:val="24"/>
                <w:szCs w:val="24"/>
              </w:rPr>
              <w:t xml:space="preserve"> </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97.7/98.8</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99.2/97.7</w:t>
            </w:r>
          </w:p>
        </w:tc>
        <w:tc>
          <w:tcPr>
            <w:tcW w:w="917"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85.2/98.1</w:t>
            </w:r>
          </w:p>
        </w:tc>
        <w:tc>
          <w:tcPr>
            <w:tcW w:w="1018"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bookmarkStart w:id="719" w:name="OLE_LINK37"/>
            <w:bookmarkStart w:id="720" w:name="OLE_LINK38"/>
            <w:r w:rsidRPr="00C54053">
              <w:rPr>
                <w:rFonts w:ascii="Times New Roman" w:eastAsiaTheme="minorEastAsia" w:hAnsi="Times New Roman" w:cs="Times New Roman"/>
                <w:sz w:val="24"/>
                <w:szCs w:val="24"/>
              </w:rPr>
              <w:t>98.2</w:t>
            </w:r>
            <w:bookmarkEnd w:id="719"/>
            <w:bookmarkEnd w:id="720"/>
          </w:p>
        </w:tc>
      </w:tr>
      <w:tr w:rsidR="008A623B" w:rsidRPr="00C54053" w:rsidTr="008A623B">
        <w:tc>
          <w:tcPr>
            <w:tcW w:w="1064"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bookmarkStart w:id="721" w:name="OLE_LINK63"/>
            <w:bookmarkStart w:id="722" w:name="OLE_LINK64"/>
            <w:r w:rsidRPr="00C54053">
              <w:rPr>
                <w:rFonts w:ascii="Times New Roman" w:eastAsiaTheme="minorEastAsia" w:hAnsi="Times New Roman" w:cs="Times New Roman"/>
                <w:sz w:val="24"/>
                <w:szCs w:val="24"/>
              </w:rPr>
              <w:t xml:space="preserve">Method </w:t>
            </w:r>
            <w:bookmarkEnd w:id="721"/>
            <w:bookmarkEnd w:id="722"/>
            <w:r w:rsidRPr="00C54053">
              <w:rPr>
                <w:rFonts w:ascii="Times New Roman" w:eastAsiaTheme="minorEastAsia" w:hAnsi="Times New Roman" w:cs="Times New Roman"/>
                <w:sz w:val="24"/>
                <w:szCs w:val="24"/>
              </w:rPr>
              <w:t>in[17]</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94.0/95.4</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95.0/94.3</w:t>
            </w:r>
          </w:p>
        </w:tc>
        <w:tc>
          <w:tcPr>
            <w:tcW w:w="917"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79.1/60.8</w:t>
            </w:r>
          </w:p>
        </w:tc>
        <w:tc>
          <w:tcPr>
            <w:tcW w:w="1018"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94.5</w:t>
            </w:r>
          </w:p>
        </w:tc>
      </w:tr>
      <w:tr w:rsidR="008A623B" w:rsidRPr="00C54053" w:rsidTr="008A623B">
        <w:tc>
          <w:tcPr>
            <w:tcW w:w="1064"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Method in[18]</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95.7/96.2</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95.9/95.9</w:t>
            </w:r>
          </w:p>
        </w:tc>
        <w:tc>
          <w:tcPr>
            <w:tcW w:w="917"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80.8/67.9</w:t>
            </w:r>
          </w:p>
        </w:tc>
        <w:tc>
          <w:tcPr>
            <w:tcW w:w="1018"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95.8</w:t>
            </w:r>
          </w:p>
        </w:tc>
      </w:tr>
      <w:tr w:rsidR="00503BD0" w:rsidRPr="00C54053" w:rsidTr="008A623B">
        <w:tc>
          <w:tcPr>
            <w:tcW w:w="1064" w:type="pct"/>
            <w:shd w:val="clear" w:color="auto" w:fill="auto"/>
            <w:tcMar>
              <w:left w:w="108" w:type="dxa"/>
            </w:tcMar>
          </w:tcPr>
          <w:p w:rsidR="00503BD0" w:rsidRPr="00C54053" w:rsidRDefault="00503BD0"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4</w:t>
            </w:r>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503BD0" w:rsidRPr="00C54053" w:rsidRDefault="00EC4E7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89.7/98.1</w:t>
            </w:r>
          </w:p>
        </w:tc>
        <w:tc>
          <w:tcPr>
            <w:tcW w:w="1000" w:type="pct"/>
            <w:shd w:val="clear" w:color="auto" w:fill="auto"/>
            <w:tcMar>
              <w:left w:w="108" w:type="dxa"/>
            </w:tcMar>
          </w:tcPr>
          <w:p w:rsidR="00503BD0" w:rsidRPr="00C54053" w:rsidRDefault="00EC4E7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97.9/89.1</w:t>
            </w:r>
          </w:p>
        </w:tc>
        <w:tc>
          <w:tcPr>
            <w:tcW w:w="917" w:type="pct"/>
            <w:shd w:val="clear" w:color="auto" w:fill="auto"/>
          </w:tcPr>
          <w:p w:rsidR="00503BD0" w:rsidRPr="00C54053" w:rsidRDefault="00EC4E7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65.2/46.6</w:t>
            </w:r>
          </w:p>
        </w:tc>
        <w:tc>
          <w:tcPr>
            <w:tcW w:w="1018" w:type="pct"/>
            <w:shd w:val="clear" w:color="auto" w:fill="auto"/>
          </w:tcPr>
          <w:p w:rsidR="00503BD0" w:rsidRPr="00C54053" w:rsidRDefault="00EC4E7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92.9</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35</w:t>
            </w:r>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w:t>
            </w:r>
            <w:r>
              <w:rPr>
                <w:rFonts w:ascii="Times New Roman" w:eastAsiaTheme="minorEastAsia" w:hAnsi="Times New Roman" w:cs="Times New Roman"/>
                <w:sz w:val="24"/>
                <w:szCs w:val="24"/>
              </w:rPr>
              <w:t>3</w:t>
            </w:r>
            <w:r>
              <w:rPr>
                <w:rFonts w:ascii="Times New Roman" w:eastAsiaTheme="minorEastAsia" w:hAnsi="Times New Roman" w:cs="Times New Roman" w:hint="eastAsia"/>
                <w:sz w:val="24"/>
                <w:szCs w:val="24"/>
              </w:rPr>
              <w:t>.5/96.2</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95.3/94.1</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75.3/84.6</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95.1</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Building(</w:t>
            </w:r>
            <w:proofErr w:type="gramEnd"/>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Tree(</w:t>
            </w:r>
            <w:proofErr w:type="gramEnd"/>
            <w:r w:rsidRPr="00C54053">
              <w:rPr>
                <w:rFonts w:ascii="Times New Roman" w:eastAsiaTheme="minorEastAsia" w:hAnsi="Times New Roman" w:cs="Times New Roman"/>
                <w:sz w:val="24"/>
                <w:szCs w:val="24"/>
              </w:rPr>
              <w:t>%)</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Car(</w:t>
            </w:r>
            <w:proofErr w:type="gramEnd"/>
            <w:r w:rsidRPr="00C54053">
              <w:rPr>
                <w:rFonts w:ascii="Times New Roman" w:eastAsiaTheme="minorEastAsia" w:hAnsi="Times New Roman" w:cs="Times New Roman"/>
                <w:sz w:val="24"/>
                <w:szCs w:val="24"/>
              </w:rPr>
              <w:t>%)</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Accuracy(</w:t>
            </w:r>
            <w:proofErr w:type="gramEnd"/>
            <w:r w:rsidRPr="00C54053">
              <w:rPr>
                <w:rFonts w:ascii="Times New Roman" w:eastAsiaTheme="minorEastAsia" w:hAnsi="Times New Roman" w:cs="Times New Roman"/>
                <w:sz w:val="24"/>
                <w:szCs w:val="24"/>
              </w:rPr>
              <w:t>%)</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our Method</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98.9/98.4</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96.2/96.5</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78.4/84.9</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bookmarkStart w:id="723" w:name="OLE_LINK39"/>
            <w:bookmarkStart w:id="724" w:name="OLE_LINK40"/>
            <w:r w:rsidRPr="00C54053">
              <w:rPr>
                <w:rFonts w:ascii="Times New Roman" w:eastAsiaTheme="minorEastAsia" w:hAnsi="Times New Roman" w:cs="Times New Roman"/>
                <w:sz w:val="24"/>
                <w:szCs w:val="24"/>
              </w:rPr>
              <w:t>97.4</w:t>
            </w:r>
            <w:bookmarkEnd w:id="723"/>
            <w:bookmarkEnd w:id="724"/>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bookmarkStart w:id="725" w:name="_Hlk463277677"/>
            <w:r w:rsidRPr="00C54053">
              <w:rPr>
                <w:rFonts w:ascii="Times New Roman" w:eastAsiaTheme="minorEastAsia" w:hAnsi="Times New Roman" w:cs="Times New Roman"/>
                <w:sz w:val="24"/>
                <w:szCs w:val="24"/>
              </w:rPr>
              <w:t>Method in[17]</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90.3/93.9</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97.6/96.5</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49.4/42.0</w:t>
            </w:r>
          </w:p>
          <w:p w:rsidR="0006064F" w:rsidRPr="00C54053" w:rsidRDefault="0006064F" w:rsidP="008A623B">
            <w:pPr>
              <w:spacing w:line="300" w:lineRule="auto"/>
              <w:rPr>
                <w:rFonts w:ascii="Times New Roman" w:eastAsiaTheme="minorEastAsia" w:hAnsi="Times New Roman" w:cs="Times New Roman"/>
                <w:sz w:val="24"/>
                <w:szCs w:val="24"/>
              </w:rPr>
            </w:pP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94.1</w:t>
            </w:r>
          </w:p>
        </w:tc>
      </w:tr>
      <w:bookmarkEnd w:id="725"/>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Method in[18]</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94.7/94.5</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98.1/97.7</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53.9/60.5</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95.5</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4</w:t>
            </w:r>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86.8/91.2</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96.8/95.5</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44.1/34.8</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92.2</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35</w:t>
            </w:r>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92.7/94.0</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w:t>
            </w:r>
            <w:r>
              <w:rPr>
                <w:rFonts w:ascii="Times New Roman" w:eastAsiaTheme="minorEastAsia" w:hAnsi="Times New Roman" w:cs="Times New Roman"/>
                <w:sz w:val="24"/>
                <w:szCs w:val="24"/>
              </w:rPr>
              <w:t>5.1/92.6</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71.2/65.3</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94.3</w:t>
            </w:r>
          </w:p>
        </w:tc>
      </w:tr>
    </w:tbl>
    <w:p w:rsidR="00962288" w:rsidRPr="00C54053" w:rsidRDefault="00962288">
      <w:pPr>
        <w:spacing w:line="300" w:lineRule="auto"/>
        <w:jc w:val="center"/>
        <w:rPr>
          <w:rFonts w:ascii="Times New Roman" w:eastAsiaTheme="minorEastAsia" w:hAnsi="Times New Roman" w:cs="Times New Roman"/>
          <w:sz w:val="24"/>
          <w:szCs w:val="24"/>
        </w:rPr>
      </w:pPr>
    </w:p>
    <w:p w:rsidR="002C2F35" w:rsidRPr="00C54053" w:rsidRDefault="002C2F35" w:rsidP="002C2F35">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noProof/>
        </w:rPr>
        <w:lastRenderedPageBreak/>
        <w:t xml:space="preserve">     </w:t>
      </w:r>
      <w:r w:rsidR="00693F27" w:rsidRPr="00C54053">
        <w:rPr>
          <w:rFonts w:ascii="Times New Roman" w:eastAsiaTheme="minorEastAsia" w:hAnsi="Times New Roman" w:cs="Times New Roman"/>
          <w:noProof/>
        </w:rPr>
        <w:drawing>
          <wp:inline distT="0" distB="0" distL="0" distR="0" wp14:anchorId="209A3BFF" wp14:editId="57FC707D">
            <wp:extent cx="1788795" cy="1733550"/>
            <wp:effectExtent l="0" t="0" r="1905" b="0"/>
            <wp:docPr id="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8795" cy="1733550"/>
                    </a:xfrm>
                    <a:prstGeom prst="rect">
                      <a:avLst/>
                    </a:prstGeom>
                    <a:noFill/>
                    <a:ln>
                      <a:noFill/>
                    </a:ln>
                  </pic:spPr>
                </pic:pic>
              </a:graphicData>
            </a:graphic>
          </wp:inline>
        </w:drawing>
      </w:r>
      <w:r w:rsidRPr="00C54053">
        <w:rPr>
          <w:rFonts w:ascii="Times New Roman" w:eastAsiaTheme="minorEastAsia" w:hAnsi="Times New Roman" w:cs="Times New Roman"/>
          <w:noProof/>
        </w:rPr>
        <w:t xml:space="preserve">      </w:t>
      </w:r>
      <w:r w:rsidR="00693F27" w:rsidRPr="00C54053">
        <w:rPr>
          <w:rFonts w:ascii="Times New Roman" w:eastAsiaTheme="minorEastAsia" w:hAnsi="Times New Roman" w:cs="Times New Roman"/>
          <w:noProof/>
        </w:rPr>
        <w:drawing>
          <wp:inline distT="0" distB="0" distL="0" distR="0" wp14:anchorId="0A7456DC" wp14:editId="2C34FB88">
            <wp:extent cx="2250440" cy="1733550"/>
            <wp:effectExtent l="0" t="0" r="0" b="0"/>
            <wp:docPr id="1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0440" cy="1733550"/>
                    </a:xfrm>
                    <a:prstGeom prst="rect">
                      <a:avLst/>
                    </a:prstGeom>
                    <a:noFill/>
                    <a:ln>
                      <a:noFill/>
                    </a:ln>
                  </pic:spPr>
                </pic:pic>
              </a:graphicData>
            </a:graphic>
          </wp:inline>
        </w:drawing>
      </w:r>
    </w:p>
    <w:p w:rsidR="002C2F35" w:rsidRPr="00C54053" w:rsidRDefault="002C2F35" w:rsidP="002C2F35">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(a)</w:t>
      </w:r>
      <w:r w:rsidRPr="00C54053">
        <w:rPr>
          <w:rFonts w:ascii="Times New Roman" w:eastAsiaTheme="minorEastAsia" w:hAnsi="Times New Roman" w:cs="Times New Roman"/>
          <w:sz w:val="24"/>
          <w:szCs w:val="24"/>
        </w:rPr>
        <w:t>训练样本</w:t>
      </w:r>
      <w:r w:rsidRPr="00C54053">
        <w:rPr>
          <w:rFonts w:ascii="Times New Roman" w:eastAsiaTheme="minorEastAsia" w:hAnsi="Times New Roman" w:cs="Times New Roman"/>
          <w:sz w:val="24"/>
          <w:szCs w:val="24"/>
        </w:rPr>
        <w:t xml:space="preserve">                                               (b) </w:t>
      </w:r>
      <w:r w:rsidRPr="00C54053">
        <w:rPr>
          <w:rFonts w:ascii="Times New Roman" w:eastAsiaTheme="minorEastAsia" w:hAnsi="Times New Roman" w:cs="Times New Roman"/>
          <w:sz w:val="24"/>
          <w:szCs w:val="24"/>
        </w:rPr>
        <w:t>测试数据</w:t>
      </w:r>
    </w:p>
    <w:p w:rsidR="002C2F35" w:rsidRPr="00C54053" w:rsidRDefault="00693F27" w:rsidP="002C2F35">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s">
            <w:drawing>
              <wp:anchor distT="0" distB="0" distL="114300" distR="114300" simplePos="0" relativeHeight="251662848" behindDoc="0" locked="0" layoutInCell="1" allowOverlap="1" wp14:anchorId="07A2606F" wp14:editId="7B5A357F">
                <wp:simplePos x="0" y="0"/>
                <wp:positionH relativeFrom="column">
                  <wp:posOffset>1059815</wp:posOffset>
                </wp:positionH>
                <wp:positionV relativeFrom="paragraph">
                  <wp:posOffset>582295</wp:posOffset>
                </wp:positionV>
                <wp:extent cx="230505" cy="238760"/>
                <wp:effectExtent l="0" t="0" r="17145" b="27940"/>
                <wp:wrapNone/>
                <wp:docPr id="76" name="矩形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5" cy="23876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76" o:spid="_x0000_s1026" style="position:absolute;left:0;text-align:left;margin-left:83.45pt;margin-top:45.85pt;width:18.15pt;height:18.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" filled="f" strokecolor="#385d8a" strokeweight="2pt">
                <v:path arrowok="t"/>
              </v:rect>
            </w:pict>
          </mc:Fallback>
        </mc:AlternateContent>
      </w:r>
      <w:r w:rsidRPr="00C54053">
        <w:rPr>
          <w:rFonts w:ascii="Times New Roman" w:eastAsiaTheme="minorEastAsia" w:hAnsi="Times New Roman" w:cs="Times New Roman"/>
          <w:noProof/>
        </w:rPr>
        <w:drawing>
          <wp:inline distT="0" distB="0" distL="0" distR="0" wp14:anchorId="4EC34BA9" wp14:editId="353A7C45">
            <wp:extent cx="2194560" cy="1637665"/>
            <wp:effectExtent l="0" t="0" r="0" b="635"/>
            <wp:docPr id="1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4560" cy="1637665"/>
                    </a:xfrm>
                    <a:prstGeom prst="rect">
                      <a:avLst/>
                    </a:prstGeom>
                    <a:noFill/>
                    <a:ln>
                      <a:noFill/>
                    </a:ln>
                  </pic:spPr>
                </pic:pic>
              </a:graphicData>
            </a:graphic>
          </wp:inline>
        </w:drawing>
      </w:r>
      <w:r w:rsidRPr="00C54053">
        <w:rPr>
          <w:rFonts w:ascii="Times New Roman" w:eastAsiaTheme="minorEastAsia" w:hAnsi="Times New Roman" w:cs="Times New Roman"/>
          <w:noProof/>
        </w:rPr>
        <w:drawing>
          <wp:inline distT="0" distB="0" distL="0" distR="0" wp14:anchorId="1FBE2FCC" wp14:editId="5E3C5895">
            <wp:extent cx="2178685" cy="1637665"/>
            <wp:effectExtent l="0" t="0" r="0" b="635"/>
            <wp:docPr id="1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8685" cy="1637665"/>
                    </a:xfrm>
                    <a:prstGeom prst="rect">
                      <a:avLst/>
                    </a:prstGeom>
                    <a:noFill/>
                    <a:ln>
                      <a:noFill/>
                    </a:ln>
                  </pic:spPr>
                </pic:pic>
              </a:graphicData>
            </a:graphic>
          </wp:inline>
        </w:drawing>
      </w:r>
    </w:p>
    <w:p w:rsidR="002C2F35" w:rsidRPr="00C54053" w:rsidRDefault="002C2F35" w:rsidP="002C2F35">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p>
    <w:p w:rsidR="002C2F35" w:rsidRPr="00C54053" w:rsidRDefault="002C2F35" w:rsidP="002C2F35">
      <w:pPr>
        <w:spacing w:line="300" w:lineRule="auto"/>
        <w:ind w:firstLineChars="650" w:firstLine="156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(c) </w:t>
      </w:r>
      <w:r w:rsidRPr="00C54053">
        <w:rPr>
          <w:rFonts w:ascii="Times New Roman" w:eastAsiaTheme="minorEastAsia" w:hAnsi="Times New Roman" w:cs="Times New Roman"/>
          <w:sz w:val="24"/>
          <w:szCs w:val="24"/>
        </w:rPr>
        <w:t>分类的结果</w:t>
      </w:r>
      <w:r w:rsidRPr="00C54053">
        <w:rPr>
          <w:rFonts w:ascii="Times New Roman" w:eastAsiaTheme="minorEastAsia" w:hAnsi="Times New Roman" w:cs="Times New Roman"/>
          <w:sz w:val="24"/>
          <w:szCs w:val="24"/>
        </w:rPr>
        <w:t xml:space="preserve">                                      (d) </w:t>
      </w:r>
      <w:r w:rsidRPr="00C54053">
        <w:rPr>
          <w:rFonts w:ascii="Times New Roman" w:eastAsiaTheme="minorEastAsia" w:hAnsi="Times New Roman" w:cs="Times New Roman"/>
          <w:sz w:val="24"/>
          <w:szCs w:val="24"/>
        </w:rPr>
        <w:t>突出显示分类错误</w:t>
      </w:r>
    </w:p>
    <w:p w:rsidR="002C2F35" w:rsidRPr="00C54053" w:rsidRDefault="002C2F35" w:rsidP="002C2F35">
      <w:pPr>
        <w:spacing w:line="300" w:lineRule="auto"/>
        <w:ind w:firstLine="480"/>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训练样本，测试数据以及分类的结果</w:t>
      </w:r>
    </w:p>
    <w:p w:rsidR="002C2F35" w:rsidRPr="00C54053" w:rsidRDefault="00693F27" w:rsidP="002C2F35">
      <w:pPr>
        <w:spacing w:line="300" w:lineRule="auto"/>
        <w:jc w:val="left"/>
        <w:rPr>
          <w:rFonts w:ascii="Times New Roman" w:eastAsiaTheme="minorEastAsia" w:hAnsi="Times New Roman" w:cs="Times New Roman"/>
          <w:sz w:val="24"/>
          <w:szCs w:val="24"/>
        </w:rPr>
      </w:pPr>
      <w:r w:rsidRPr="00C54053">
        <w:rPr>
          <w:rFonts w:ascii="Times New Roman" w:eastAsiaTheme="minorEastAsia" w:hAnsi="Times New Roman" w:cs="Times New Roman"/>
          <w:noProof/>
          <w:sz w:val="24"/>
          <w:szCs w:val="24"/>
        </w:rPr>
        <w:drawing>
          <wp:inline distT="0" distB="0" distL="0" distR="0" wp14:anchorId="4C1F442A" wp14:editId="6686D8A5">
            <wp:extent cx="2449195" cy="1200785"/>
            <wp:effectExtent l="0" t="0" r="8255" b="0"/>
            <wp:docPr id="1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49195" cy="1200785"/>
                    </a:xfrm>
                    <a:prstGeom prst="rect">
                      <a:avLst/>
                    </a:prstGeom>
                    <a:noFill/>
                    <a:ln>
                      <a:noFill/>
                    </a:ln>
                  </pic:spPr>
                </pic:pic>
              </a:graphicData>
            </a:graphic>
          </wp:inline>
        </w:drawing>
      </w:r>
      <w:r w:rsidR="002C2F35" w:rsidRPr="00C54053">
        <w:rPr>
          <w:rFonts w:ascii="Times New Roman" w:eastAsiaTheme="minorEastAsia" w:hAnsi="Times New Roman" w:cs="Times New Roman"/>
          <w:noProof/>
          <w:sz w:val="24"/>
          <w:szCs w:val="24"/>
        </w:rPr>
        <w:t xml:space="preserve">      </w:t>
      </w:r>
      <w:r w:rsidRPr="00C54053">
        <w:rPr>
          <w:rFonts w:ascii="Times New Roman" w:eastAsiaTheme="minorEastAsia" w:hAnsi="Times New Roman" w:cs="Times New Roman"/>
          <w:noProof/>
          <w:sz w:val="24"/>
          <w:szCs w:val="24"/>
        </w:rPr>
        <w:drawing>
          <wp:inline distT="0" distB="0" distL="0" distR="0" wp14:anchorId="5E322687" wp14:editId="44FCFB29">
            <wp:extent cx="2528570" cy="1240155"/>
            <wp:effectExtent l="0" t="0" r="5080" b="0"/>
            <wp:docPr id="1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8570" cy="1240155"/>
                    </a:xfrm>
                    <a:prstGeom prst="rect">
                      <a:avLst/>
                    </a:prstGeom>
                    <a:noFill/>
                    <a:ln>
                      <a:noFill/>
                    </a:ln>
                  </pic:spPr>
                </pic:pic>
              </a:graphicData>
            </a:graphic>
          </wp:inline>
        </w:drawing>
      </w:r>
    </w:p>
    <w:p w:rsidR="002C2F35" w:rsidRPr="00C54053" w:rsidRDefault="002C2F35" w:rsidP="002C2F35">
      <w:pPr>
        <w:spacing w:line="300" w:lineRule="auto"/>
        <w:ind w:firstLineChars="500" w:firstLine="120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(a)</w:t>
      </w:r>
      <w:r w:rsidRPr="00C54053">
        <w:rPr>
          <w:rFonts w:ascii="Times New Roman" w:eastAsiaTheme="minorEastAsia" w:hAnsi="Times New Roman" w:cs="Times New Roman"/>
          <w:sz w:val="24"/>
          <w:szCs w:val="24"/>
        </w:rPr>
        <w:t>训练样本</w:t>
      </w:r>
      <w:r w:rsidRPr="00C54053">
        <w:rPr>
          <w:rFonts w:ascii="Times New Roman" w:eastAsiaTheme="minorEastAsia" w:hAnsi="Times New Roman" w:cs="Times New Roman"/>
          <w:sz w:val="24"/>
          <w:szCs w:val="24"/>
        </w:rPr>
        <w:t xml:space="preserve">                                               (b) </w:t>
      </w:r>
      <w:r w:rsidRPr="00C54053">
        <w:rPr>
          <w:rFonts w:ascii="Times New Roman" w:eastAsiaTheme="minorEastAsia" w:hAnsi="Times New Roman" w:cs="Times New Roman"/>
          <w:sz w:val="24"/>
          <w:szCs w:val="24"/>
        </w:rPr>
        <w:t>测试数据</w:t>
      </w:r>
    </w:p>
    <w:p w:rsidR="002C2F35" w:rsidRPr="00C54053" w:rsidRDefault="00693F27" w:rsidP="002C2F35">
      <w:pPr>
        <w:spacing w:line="300" w:lineRule="auto"/>
        <w:jc w:val="left"/>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s">
            <w:drawing>
              <wp:anchor distT="0" distB="0" distL="114300" distR="114300" simplePos="0" relativeHeight="251663872" behindDoc="0" locked="0" layoutInCell="1" allowOverlap="1" wp14:anchorId="383C1FDF" wp14:editId="759F8EE4">
                <wp:simplePos x="0" y="0"/>
                <wp:positionH relativeFrom="column">
                  <wp:posOffset>313055</wp:posOffset>
                </wp:positionH>
                <wp:positionV relativeFrom="paragraph">
                  <wp:posOffset>740410</wp:posOffset>
                </wp:positionV>
                <wp:extent cx="230505" cy="238125"/>
                <wp:effectExtent l="0" t="0" r="17145" b="28575"/>
                <wp:wrapNone/>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5" cy="2381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77" o:spid="_x0000_s1026" style="position:absolute;left:0;text-align:left;margin-left:24.65pt;margin-top:58.3pt;width:18.15pt;height:18.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" filled="f" strokecolor="#385d8a" strokeweight="2pt">
                <v:path arrowok="t"/>
              </v:rect>
            </w:pict>
          </mc:Fallback>
        </mc:AlternateContent>
      </w:r>
      <w:r w:rsidRPr="00C54053">
        <w:rPr>
          <w:rFonts w:ascii="Times New Roman" w:eastAsiaTheme="minorEastAsia" w:hAnsi="Times New Roman" w:cs="Times New Roman"/>
          <w:noProof/>
          <w:sz w:val="24"/>
          <w:szCs w:val="24"/>
        </w:rPr>
        <w:drawing>
          <wp:inline distT="0" distB="0" distL="0" distR="0" wp14:anchorId="0539BBB7" wp14:editId="12E30AC3">
            <wp:extent cx="2512695" cy="1224280"/>
            <wp:effectExtent l="0" t="0" r="1905" b="0"/>
            <wp:docPr id="1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2695" cy="1224280"/>
                    </a:xfrm>
                    <a:prstGeom prst="rect">
                      <a:avLst/>
                    </a:prstGeom>
                    <a:noFill/>
                    <a:ln>
                      <a:noFill/>
                    </a:ln>
                  </pic:spPr>
                </pic:pic>
              </a:graphicData>
            </a:graphic>
          </wp:inline>
        </w:drawing>
      </w:r>
      <w:r w:rsidR="002C2F35" w:rsidRPr="00C54053">
        <w:rPr>
          <w:rFonts w:ascii="Times New Roman" w:eastAsiaTheme="minorEastAsia" w:hAnsi="Times New Roman" w:cs="Times New Roman"/>
          <w:noProof/>
          <w:sz w:val="24"/>
          <w:szCs w:val="24"/>
        </w:rPr>
        <w:t xml:space="preserve">      </w:t>
      </w:r>
      <w:r w:rsidRPr="00C54053">
        <w:rPr>
          <w:rFonts w:ascii="Times New Roman" w:eastAsiaTheme="minorEastAsia" w:hAnsi="Times New Roman" w:cs="Times New Roman"/>
          <w:noProof/>
          <w:sz w:val="24"/>
          <w:szCs w:val="24"/>
        </w:rPr>
        <w:drawing>
          <wp:inline distT="0" distB="0" distL="0" distR="0" wp14:anchorId="2B20A5EB" wp14:editId="1E8A025D">
            <wp:extent cx="2480945" cy="1216660"/>
            <wp:effectExtent l="0" t="0" r="0" b="2540"/>
            <wp:docPr id="1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80945" cy="1216660"/>
                    </a:xfrm>
                    <a:prstGeom prst="rect">
                      <a:avLst/>
                    </a:prstGeom>
                    <a:noFill/>
                    <a:ln>
                      <a:noFill/>
                    </a:ln>
                  </pic:spPr>
                </pic:pic>
              </a:graphicData>
            </a:graphic>
          </wp:inline>
        </w:drawing>
      </w:r>
    </w:p>
    <w:p w:rsidR="002C2F35" w:rsidRPr="00C54053" w:rsidRDefault="002C2F35" w:rsidP="002C2F35">
      <w:pPr>
        <w:spacing w:line="300" w:lineRule="auto"/>
        <w:ind w:firstLineChars="600" w:firstLine="144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(c) </w:t>
      </w:r>
      <w:r w:rsidRPr="00C54053">
        <w:rPr>
          <w:rFonts w:ascii="Times New Roman" w:eastAsiaTheme="minorEastAsia" w:hAnsi="Times New Roman" w:cs="Times New Roman"/>
          <w:sz w:val="24"/>
          <w:szCs w:val="24"/>
        </w:rPr>
        <w:t>分类的结果</w:t>
      </w:r>
      <w:r w:rsidRPr="00C54053">
        <w:rPr>
          <w:rFonts w:ascii="Times New Roman" w:eastAsiaTheme="minorEastAsia" w:hAnsi="Times New Roman" w:cs="Times New Roman"/>
          <w:sz w:val="24"/>
          <w:szCs w:val="24"/>
        </w:rPr>
        <w:t xml:space="preserve">                                      (d) </w:t>
      </w:r>
      <w:r w:rsidRPr="00C54053">
        <w:rPr>
          <w:rFonts w:ascii="Times New Roman" w:eastAsiaTheme="minorEastAsia" w:hAnsi="Times New Roman" w:cs="Times New Roman"/>
          <w:sz w:val="24"/>
          <w:szCs w:val="24"/>
        </w:rPr>
        <w:t>突出显示分类错误</w:t>
      </w:r>
    </w:p>
    <w:p w:rsidR="002C2F35" w:rsidRPr="00C54053" w:rsidRDefault="002C2F35" w:rsidP="002C2F35">
      <w:pPr>
        <w:spacing w:line="300" w:lineRule="auto"/>
        <w:ind w:firstLine="480"/>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训练样本，测试数据以及分类的结果</w:t>
      </w:r>
    </w:p>
    <w:p w:rsidR="00E25226" w:rsidRPr="00C54053" w:rsidRDefault="002C2F35"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p>
    <w:p w:rsidR="00E11DD2" w:rsidRPr="00C54053" w:rsidRDefault="00E11DD2" w:rsidP="00E11DD2">
      <w:pPr>
        <w:spacing w:line="300" w:lineRule="auto"/>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B</w:t>
      </w:r>
      <w:r>
        <w:rPr>
          <w:rFonts w:ascii="Times New Roman" w:eastAsiaTheme="minorEastAsia" w:hAnsi="Times New Roman" w:cs="Times New Roman" w:hint="eastAsia"/>
          <w:b/>
          <w:sz w:val="24"/>
          <w:szCs w:val="24"/>
        </w:rPr>
        <w:t>．</w:t>
      </w:r>
      <w:r>
        <w:rPr>
          <w:rFonts w:ascii="Times New Roman" w:eastAsiaTheme="minorEastAsia" w:hAnsi="Times New Roman" w:cs="Times New Roman" w:hint="eastAsia"/>
          <w:b/>
          <w:sz w:val="24"/>
          <w:szCs w:val="24"/>
        </w:rPr>
        <w:t>Classification results of</w:t>
      </w:r>
      <w:r w:rsidRPr="00E11DD2">
        <w:rPr>
          <w:rFonts w:ascii="Times New Roman" w:eastAsiaTheme="minorEastAsia" w:hAnsi="Times New Roman" w:cs="Times New Roman" w:hint="eastAsia"/>
          <w:b/>
          <w:sz w:val="24"/>
          <w:szCs w:val="24"/>
        </w:rPr>
        <w:t xml:space="preserve"> </w:t>
      </w:r>
      <w:r w:rsidRPr="00E87DB9">
        <w:rPr>
          <w:rFonts w:ascii="Times New Roman" w:eastAsiaTheme="minorEastAsia" w:hAnsi="Times New Roman" w:cs="Times New Roman" w:hint="eastAsia"/>
          <w:b/>
          <w:sz w:val="24"/>
          <w:szCs w:val="24"/>
        </w:rPr>
        <w:t>Scenes I</w:t>
      </w:r>
      <w:r>
        <w:rPr>
          <w:rFonts w:ascii="Times New Roman" w:eastAsiaTheme="minorEastAsia" w:hAnsi="Times New Roman" w:cs="Times New Roman" w:hint="eastAsia"/>
          <w:b/>
          <w:sz w:val="24"/>
          <w:szCs w:val="24"/>
        </w:rPr>
        <w:t>I</w:t>
      </w:r>
    </w:p>
    <w:p w:rsidR="00E25226" w:rsidRPr="00C54053" w:rsidRDefault="00E25226" w:rsidP="00C54053">
      <w:pPr>
        <w:spacing w:line="300" w:lineRule="auto"/>
        <w:jc w:val="left"/>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r w:rsidR="00E11DD2" w:rsidRPr="007D2F3C">
        <w:rPr>
          <w:rFonts w:ascii="Times New Roman" w:eastAsiaTheme="minorEastAsia" w:hAnsi="Times New Roman" w:cs="Times New Roman"/>
          <w:sz w:val="24"/>
          <w:szCs w:val="24"/>
          <w:rPrChange w:id="726" w:author="User" w:date="2016-10-24T17:39:00Z">
            <w:rPr>
              <w:rFonts w:ascii="Times New Roman" w:eastAsiaTheme="minorEastAsia" w:hAnsi="Times New Roman" w:cs="Times New Roman"/>
              <w:b/>
              <w:sz w:val="24"/>
              <w:szCs w:val="24"/>
            </w:rPr>
          </w:rPrChange>
        </w:rPr>
        <w:t>Scenes II</w:t>
      </w:r>
      <w:r w:rsidRPr="00C54053">
        <w:rPr>
          <w:rFonts w:ascii="Times New Roman" w:eastAsiaTheme="minorEastAsia" w:hAnsi="Times New Roman" w:cs="Times New Roman"/>
          <w:sz w:val="24"/>
          <w:szCs w:val="24"/>
        </w:rPr>
        <w:t>范围较大，地物错综复杂</w:t>
      </w:r>
      <w:r w:rsidR="00E11DD2">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在对数据进行多层次分割的基础上，</w:t>
      </w:r>
      <w:r w:rsidRPr="00C54053">
        <w:rPr>
          <w:rFonts w:ascii="Times New Roman" w:eastAsiaTheme="minorEastAsia" w:hAnsi="Times New Roman" w:cs="Times New Roman"/>
          <w:sz w:val="24"/>
          <w:szCs w:val="24"/>
        </w:rPr>
        <w:lastRenderedPageBreak/>
        <w:t>随机在最粗的那个层次的点集中挑选了</w:t>
      </w:r>
      <w:r w:rsidRPr="00C54053">
        <w:rPr>
          <w:rFonts w:ascii="Times New Roman" w:eastAsiaTheme="minorEastAsia" w:hAnsi="Times New Roman" w:cs="Times New Roman"/>
          <w:sz w:val="24"/>
          <w:szCs w:val="24"/>
        </w:rPr>
        <w:t>70%</w:t>
      </w:r>
      <w:proofErr w:type="gramStart"/>
      <w:r w:rsidRPr="00C54053">
        <w:rPr>
          <w:rFonts w:ascii="Times New Roman" w:eastAsiaTheme="minorEastAsia" w:hAnsi="Times New Roman" w:cs="Times New Roman"/>
          <w:sz w:val="24"/>
          <w:szCs w:val="24"/>
        </w:rPr>
        <w:t>的点集作为</w:t>
      </w:r>
      <w:proofErr w:type="gramEnd"/>
      <w:r w:rsidRPr="00C54053">
        <w:rPr>
          <w:rFonts w:ascii="Times New Roman" w:eastAsiaTheme="minorEastAsia" w:hAnsi="Times New Roman" w:cs="Times New Roman"/>
          <w:sz w:val="24"/>
          <w:szCs w:val="24"/>
        </w:rPr>
        <w:t>训练样本，剩余</w:t>
      </w:r>
      <w:r w:rsidRPr="00C54053">
        <w:rPr>
          <w:rFonts w:ascii="Times New Roman" w:eastAsiaTheme="minorEastAsia" w:hAnsi="Times New Roman" w:cs="Times New Roman"/>
          <w:sz w:val="24"/>
          <w:szCs w:val="24"/>
        </w:rPr>
        <w:t>30%</w:t>
      </w:r>
      <w:proofErr w:type="gramStart"/>
      <w:r w:rsidRPr="00C54053">
        <w:rPr>
          <w:rFonts w:ascii="Times New Roman" w:eastAsiaTheme="minorEastAsia" w:hAnsi="Times New Roman" w:cs="Times New Roman"/>
          <w:sz w:val="24"/>
          <w:szCs w:val="24"/>
        </w:rPr>
        <w:t>的点集作为</w:t>
      </w:r>
      <w:proofErr w:type="gramEnd"/>
      <w:r w:rsidR="00895069" w:rsidRPr="00C54053">
        <w:rPr>
          <w:rFonts w:ascii="Times New Roman" w:eastAsiaTheme="minorEastAsia" w:hAnsi="Times New Roman" w:cs="Times New Roman"/>
          <w:sz w:val="24"/>
          <w:szCs w:val="24"/>
        </w:rPr>
        <w:t>测试</w:t>
      </w:r>
      <w:r w:rsidRPr="00C54053">
        <w:rPr>
          <w:rFonts w:ascii="Times New Roman" w:eastAsiaTheme="minorEastAsia" w:hAnsi="Times New Roman" w:cs="Times New Roman"/>
          <w:sz w:val="24"/>
          <w:szCs w:val="24"/>
        </w:rPr>
        <w:t>样本。采用多层次分类的</w:t>
      </w:r>
      <w:proofErr w:type="gramStart"/>
      <w:r w:rsidRPr="00C54053">
        <w:rPr>
          <w:rFonts w:ascii="Times New Roman" w:eastAsiaTheme="minorEastAsia" w:hAnsi="Times New Roman" w:cs="Times New Roman"/>
          <w:sz w:val="24"/>
          <w:szCs w:val="24"/>
        </w:rPr>
        <w:t>点集大小</w:t>
      </w:r>
      <w:proofErr w:type="gramEnd"/>
      <w:r w:rsidRPr="00C54053">
        <w:rPr>
          <w:rFonts w:ascii="Times New Roman" w:eastAsiaTheme="minorEastAsia" w:hAnsi="Times New Roman" w:cs="Times New Roman"/>
          <w:sz w:val="24"/>
          <w:szCs w:val="24"/>
        </w:rPr>
        <w:t>为</w:t>
      </w:r>
      <w:r w:rsidRPr="00C54053">
        <w:rPr>
          <w:rFonts w:ascii="Times New Roman" w:eastAsiaTheme="minorEastAsia" w:hAnsi="Times New Roman" w:cs="Times New Roman"/>
          <w:sz w:val="24"/>
          <w:szCs w:val="24"/>
        </w:rPr>
        <w:t>60</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120</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240</w:t>
      </w:r>
      <w:r w:rsidRPr="00C54053">
        <w:rPr>
          <w:rFonts w:ascii="Times New Roman" w:eastAsiaTheme="minorEastAsia" w:hAnsi="Times New Roman" w:cs="Times New Roman"/>
          <w:sz w:val="24"/>
          <w:szCs w:val="24"/>
        </w:rPr>
        <w:t>。</w:t>
      </w:r>
      <w:r w:rsidR="002C2F35" w:rsidRPr="00C54053">
        <w:rPr>
          <w:rFonts w:ascii="Times New Roman" w:eastAsiaTheme="minorEastAsia" w:hAnsi="Times New Roman" w:cs="Times New Roman"/>
          <w:sz w:val="24"/>
          <w:szCs w:val="24"/>
        </w:rPr>
        <w:t>训练样本包含的类别为屋顶，立面，低植被，树和灌木，其他类别因为点数量较少，而深度学习本身需要大量的数据，所以未进行分类。因为要分类屋顶，立面，低植被和树灌木，所以除了文献</w:t>
      </w:r>
      <w:r w:rsidR="002C2F35" w:rsidRPr="00C54053">
        <w:rPr>
          <w:rFonts w:ascii="Times New Roman" w:eastAsiaTheme="minorEastAsia" w:hAnsi="Times New Roman" w:cs="Times New Roman"/>
          <w:sz w:val="24"/>
          <w:szCs w:val="24"/>
        </w:rPr>
        <w:t>[18]</w:t>
      </w:r>
      <w:r w:rsidR="002C2F35" w:rsidRPr="00C54053">
        <w:rPr>
          <w:rFonts w:ascii="Times New Roman" w:eastAsiaTheme="minorEastAsia" w:hAnsi="Times New Roman" w:cs="Times New Roman"/>
          <w:sz w:val="24"/>
          <w:szCs w:val="24"/>
        </w:rPr>
        <w:t>的特征以外，</w:t>
      </w:r>
      <w:r w:rsidR="00895069" w:rsidRPr="00C54053">
        <w:rPr>
          <w:rFonts w:ascii="Times New Roman" w:eastAsiaTheme="minorEastAsia" w:hAnsi="Times New Roman" w:cs="Times New Roman"/>
          <w:sz w:val="24"/>
          <w:szCs w:val="24"/>
        </w:rPr>
        <w:t>参考文献</w:t>
      </w:r>
      <w:r w:rsidR="00895069" w:rsidRPr="00C54053">
        <w:rPr>
          <w:rFonts w:ascii="Times New Roman" w:eastAsiaTheme="minorEastAsia" w:hAnsi="Times New Roman" w:cs="Times New Roman"/>
          <w:sz w:val="24"/>
          <w:szCs w:val="24"/>
        </w:rPr>
        <w:t>[34]</w:t>
      </w:r>
      <w:r w:rsidR="002C2F35" w:rsidRPr="00C54053">
        <w:rPr>
          <w:rFonts w:ascii="Times New Roman" w:eastAsiaTheme="minorEastAsia" w:hAnsi="Times New Roman" w:cs="Times New Roman"/>
          <w:sz w:val="24"/>
          <w:szCs w:val="24"/>
        </w:rPr>
        <w:t>采用了每个点减去</w:t>
      </w:r>
      <w:r w:rsidR="002C2F35" w:rsidRPr="00C54053">
        <w:rPr>
          <w:rFonts w:ascii="Times New Roman" w:eastAsiaTheme="minorEastAsia" w:hAnsi="Times New Roman" w:cs="Times New Roman"/>
          <w:sz w:val="24"/>
          <w:szCs w:val="24"/>
        </w:rPr>
        <w:t>DEM</w:t>
      </w:r>
      <w:r w:rsidR="002C2F35" w:rsidRPr="00C54053">
        <w:rPr>
          <w:rFonts w:ascii="Times New Roman" w:eastAsiaTheme="minorEastAsia" w:hAnsi="Times New Roman" w:cs="Times New Roman"/>
          <w:sz w:val="24"/>
          <w:szCs w:val="24"/>
        </w:rPr>
        <w:t>的高度的特征以及每个点在三个邻域的法向量。训练样本包含的类别对应的点数量</w:t>
      </w:r>
      <w:r w:rsidR="00895069" w:rsidRPr="00C54053">
        <w:rPr>
          <w:rFonts w:ascii="Times New Roman" w:eastAsiaTheme="minorEastAsia" w:hAnsi="Times New Roman" w:cs="Times New Roman"/>
          <w:sz w:val="24"/>
          <w:szCs w:val="24"/>
        </w:rPr>
        <w:t>以及</w:t>
      </w:r>
      <w:r w:rsidR="00402804" w:rsidRPr="00C54053">
        <w:rPr>
          <w:rFonts w:ascii="Times New Roman" w:eastAsiaTheme="minorEastAsia" w:hAnsi="Times New Roman" w:cs="Times New Roman"/>
          <w:sz w:val="24"/>
          <w:szCs w:val="24"/>
        </w:rPr>
        <w:t>对应的多层次</w:t>
      </w:r>
      <w:proofErr w:type="gramStart"/>
      <w:r w:rsidR="00402804" w:rsidRPr="00C54053">
        <w:rPr>
          <w:rFonts w:ascii="Times New Roman" w:eastAsiaTheme="minorEastAsia" w:hAnsi="Times New Roman" w:cs="Times New Roman"/>
          <w:sz w:val="24"/>
          <w:szCs w:val="24"/>
        </w:rPr>
        <w:t>点集的总点集</w:t>
      </w:r>
      <w:proofErr w:type="gramEnd"/>
      <w:r w:rsidR="00402804" w:rsidRPr="00C54053">
        <w:rPr>
          <w:rFonts w:ascii="Times New Roman" w:eastAsiaTheme="minorEastAsia" w:hAnsi="Times New Roman" w:cs="Times New Roman"/>
          <w:sz w:val="24"/>
          <w:szCs w:val="24"/>
        </w:rPr>
        <w:t>数</w:t>
      </w:r>
      <w:r w:rsidR="002C2F35" w:rsidRPr="00C54053">
        <w:rPr>
          <w:rFonts w:ascii="Times New Roman" w:eastAsiaTheme="minorEastAsia" w:hAnsi="Times New Roman" w:cs="Times New Roman"/>
          <w:sz w:val="24"/>
          <w:szCs w:val="24"/>
        </w:rPr>
        <w:t>如表</w:t>
      </w:r>
      <w:r w:rsidR="002C2F35" w:rsidRPr="00C54053">
        <w:rPr>
          <w:rFonts w:ascii="Times New Roman" w:eastAsiaTheme="minorEastAsia" w:hAnsi="Times New Roman" w:cs="Times New Roman"/>
          <w:sz w:val="24"/>
          <w:szCs w:val="24"/>
        </w:rPr>
        <w:t>3</w:t>
      </w:r>
      <w:r w:rsidR="002C2F35" w:rsidRPr="00C54053">
        <w:rPr>
          <w:rFonts w:ascii="Times New Roman" w:eastAsiaTheme="minorEastAsia" w:hAnsi="Times New Roman" w:cs="Times New Roman"/>
          <w:sz w:val="24"/>
          <w:szCs w:val="24"/>
        </w:rPr>
        <w:t>所示</w:t>
      </w:r>
      <w:r w:rsidR="00B853DD" w:rsidRPr="00C54053">
        <w:rPr>
          <w:rFonts w:ascii="Times New Roman" w:eastAsiaTheme="minorEastAsia" w:hAnsi="Times New Roman" w:cs="Times New Roman"/>
          <w:sz w:val="24"/>
          <w:szCs w:val="24"/>
        </w:rPr>
        <w:t>，括号中</w:t>
      </w:r>
      <w:proofErr w:type="gramStart"/>
      <w:r w:rsidR="00B853DD" w:rsidRPr="00C54053">
        <w:rPr>
          <w:rFonts w:ascii="Times New Roman" w:eastAsiaTheme="minorEastAsia" w:hAnsi="Times New Roman" w:cs="Times New Roman"/>
          <w:sz w:val="24"/>
          <w:szCs w:val="24"/>
        </w:rPr>
        <w:t>显示点集的</w:t>
      </w:r>
      <w:proofErr w:type="gramEnd"/>
      <w:r w:rsidR="00B853DD" w:rsidRPr="00C54053">
        <w:rPr>
          <w:rFonts w:ascii="Times New Roman" w:eastAsiaTheme="minorEastAsia" w:hAnsi="Times New Roman" w:cs="Times New Roman"/>
          <w:sz w:val="24"/>
          <w:szCs w:val="24"/>
        </w:rPr>
        <w:t>数量</w:t>
      </w:r>
      <w:r w:rsidR="002C2F35" w:rsidRPr="00C54053">
        <w:rPr>
          <w:rFonts w:ascii="Times New Roman" w:eastAsiaTheme="minorEastAsia" w:hAnsi="Times New Roman" w:cs="Times New Roman"/>
          <w:sz w:val="24"/>
          <w:szCs w:val="24"/>
        </w:rPr>
        <w:t>。表</w:t>
      </w:r>
      <w:r w:rsidR="00895069" w:rsidRPr="00C54053">
        <w:rPr>
          <w:rFonts w:ascii="Times New Roman" w:eastAsiaTheme="minorEastAsia" w:hAnsi="Times New Roman" w:cs="Times New Roman"/>
          <w:sz w:val="24"/>
          <w:szCs w:val="24"/>
        </w:rPr>
        <w:t>4</w:t>
      </w:r>
      <w:r w:rsidR="002C2F35" w:rsidRPr="00C54053">
        <w:rPr>
          <w:rFonts w:ascii="Times New Roman" w:eastAsiaTheme="minorEastAsia" w:hAnsi="Times New Roman" w:cs="Times New Roman"/>
          <w:sz w:val="24"/>
          <w:szCs w:val="24"/>
        </w:rPr>
        <w:t>显示了测试时各类别的分类精度。图</w:t>
      </w:r>
      <w:r w:rsidR="002C2F35" w:rsidRPr="00C54053">
        <w:rPr>
          <w:rFonts w:ascii="Times New Roman" w:eastAsiaTheme="minorEastAsia" w:hAnsi="Times New Roman" w:cs="Times New Roman"/>
          <w:sz w:val="24"/>
          <w:szCs w:val="24"/>
        </w:rPr>
        <w:t>4</w:t>
      </w:r>
      <w:r w:rsidR="002C2F35" w:rsidRPr="00C54053">
        <w:rPr>
          <w:rFonts w:ascii="Times New Roman" w:eastAsiaTheme="minorEastAsia" w:hAnsi="Times New Roman" w:cs="Times New Roman"/>
          <w:sz w:val="24"/>
          <w:szCs w:val="24"/>
        </w:rPr>
        <w:t>显示了训练样本，测试数据以及分类的结果，其中红色为屋顶，粉色为立面，蓝色为低植被，绿色为树和灌木。为了清晰显示分类错误的点，图</w:t>
      </w:r>
      <w:r w:rsidR="002C2F35" w:rsidRPr="00C54053">
        <w:rPr>
          <w:rFonts w:ascii="Times New Roman" w:eastAsiaTheme="minorEastAsia" w:hAnsi="Times New Roman" w:cs="Times New Roman"/>
          <w:sz w:val="24"/>
          <w:szCs w:val="24"/>
        </w:rPr>
        <w:t>2(d)</w:t>
      </w:r>
      <w:r w:rsidR="002C2F35" w:rsidRPr="00C54053">
        <w:rPr>
          <w:rFonts w:ascii="Times New Roman" w:eastAsiaTheme="minorEastAsia" w:hAnsi="Times New Roman" w:cs="Times New Roman"/>
          <w:sz w:val="24"/>
          <w:szCs w:val="24"/>
        </w:rPr>
        <w:t>中灰色表示分类正确的点，彩色的点表示</w:t>
      </w:r>
      <w:proofErr w:type="gramStart"/>
      <w:r w:rsidR="002C2F35" w:rsidRPr="00C54053">
        <w:rPr>
          <w:rFonts w:ascii="Times New Roman" w:eastAsiaTheme="minorEastAsia" w:hAnsi="Times New Roman" w:cs="Times New Roman"/>
          <w:sz w:val="24"/>
          <w:szCs w:val="24"/>
        </w:rPr>
        <w:t>被分错的</w:t>
      </w:r>
      <w:proofErr w:type="gramEnd"/>
      <w:r w:rsidR="002C2F35" w:rsidRPr="00C54053">
        <w:rPr>
          <w:rFonts w:ascii="Times New Roman" w:eastAsiaTheme="minorEastAsia" w:hAnsi="Times New Roman" w:cs="Times New Roman"/>
          <w:sz w:val="24"/>
          <w:szCs w:val="24"/>
        </w:rPr>
        <w:t>点。</w:t>
      </w:r>
    </w:p>
    <w:p w:rsidR="00E25226" w:rsidRPr="00C54053" w:rsidRDefault="00E25226" w:rsidP="00C741E6">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del w:id="727" w:author="User" w:date="2016-10-24T19:47:00Z">
        <w:r w:rsidRPr="00C54053" w:rsidDel="003242CF">
          <w:rPr>
            <w:rFonts w:ascii="Times New Roman" w:eastAsiaTheme="minorEastAsia" w:hAnsi="Times New Roman" w:cs="Times New Roman"/>
            <w:sz w:val="24"/>
            <w:szCs w:val="24"/>
          </w:rPr>
          <w:delText xml:space="preserve">3 </w:delText>
        </w:r>
      </w:del>
      <w:ins w:id="728" w:author="User" w:date="2016-10-24T19:47:00Z">
        <w:r w:rsidR="003242CF">
          <w:rPr>
            <w:rFonts w:ascii="Times New Roman" w:eastAsiaTheme="minorEastAsia" w:hAnsi="Times New Roman" w:cs="Times New Roman" w:hint="eastAsia"/>
            <w:sz w:val="24"/>
            <w:szCs w:val="24"/>
          </w:rPr>
          <w:t>4</w:t>
        </w:r>
        <w:r w:rsidR="003242CF" w:rsidRPr="00C54053">
          <w:rPr>
            <w:rFonts w:ascii="Times New Roman" w:eastAsiaTheme="minorEastAsia" w:hAnsi="Times New Roman" w:cs="Times New Roman"/>
            <w:sz w:val="24"/>
            <w:szCs w:val="24"/>
          </w:rPr>
          <w:t xml:space="preserve"> </w:t>
        </w:r>
      </w:ins>
      <w:r w:rsidRPr="00C54053">
        <w:rPr>
          <w:rFonts w:ascii="Times New Roman" w:eastAsiaTheme="minorEastAsia" w:hAnsi="Times New Roman" w:cs="Times New Roman"/>
          <w:sz w:val="24"/>
          <w:szCs w:val="24"/>
        </w:rPr>
        <w:t>样本内点的数量</w:t>
      </w:r>
      <w:r w:rsidR="00895069" w:rsidRPr="00C54053">
        <w:rPr>
          <w:rFonts w:ascii="Times New Roman" w:eastAsiaTheme="minorEastAsia" w:hAnsi="Times New Roman" w:cs="Times New Roman"/>
          <w:sz w:val="24"/>
          <w:szCs w:val="24"/>
        </w:rPr>
        <w:t>以及</w:t>
      </w:r>
      <w:r w:rsidR="00402804" w:rsidRPr="00C54053">
        <w:rPr>
          <w:rFonts w:ascii="Times New Roman" w:eastAsiaTheme="minorEastAsia" w:hAnsi="Times New Roman" w:cs="Times New Roman"/>
          <w:sz w:val="24"/>
          <w:szCs w:val="24"/>
        </w:rPr>
        <w:t>对应的多层次</w:t>
      </w:r>
      <w:proofErr w:type="gramStart"/>
      <w:r w:rsidR="00402804" w:rsidRPr="00C54053">
        <w:rPr>
          <w:rFonts w:ascii="Times New Roman" w:eastAsiaTheme="minorEastAsia" w:hAnsi="Times New Roman" w:cs="Times New Roman"/>
          <w:sz w:val="24"/>
          <w:szCs w:val="24"/>
        </w:rPr>
        <w:t>点集的总点集</w:t>
      </w:r>
      <w:proofErr w:type="gramEnd"/>
      <w:r w:rsidR="00402804" w:rsidRPr="00C54053">
        <w:rPr>
          <w:rFonts w:ascii="Times New Roman" w:eastAsiaTheme="minorEastAsia" w:hAnsi="Times New Roman" w:cs="Times New Roman"/>
          <w:sz w:val="24"/>
          <w:szCs w:val="24"/>
        </w:rPr>
        <w:t>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47"/>
        <w:gridCol w:w="1867"/>
        <w:gridCol w:w="1576"/>
        <w:gridCol w:w="1429"/>
      </w:tblGrid>
      <w:tr w:rsidR="008A623B" w:rsidRPr="00C54053" w:rsidTr="008A623B">
        <w:tc>
          <w:tcPr>
            <w:tcW w:w="1877"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p>
        </w:tc>
        <w:tc>
          <w:tcPr>
            <w:tcW w:w="1885"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屋顶</w:t>
            </w:r>
          </w:p>
        </w:tc>
        <w:tc>
          <w:tcPr>
            <w:tcW w:w="188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树和灌木</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低植被</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立面</w:t>
            </w:r>
          </w:p>
        </w:tc>
      </w:tr>
      <w:tr w:rsidR="008A623B" w:rsidRPr="00C54053" w:rsidTr="008A623B">
        <w:tc>
          <w:tcPr>
            <w:tcW w:w="1877"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Training data</w:t>
            </w:r>
          </w:p>
        </w:tc>
        <w:tc>
          <w:tcPr>
            <w:tcW w:w="1885"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97631</w:t>
            </w:r>
            <w:r w:rsidR="00B853DD" w:rsidRPr="00C54053">
              <w:rPr>
                <w:rFonts w:ascii="Times New Roman" w:eastAsiaTheme="minorEastAsia" w:hAnsi="Times New Roman" w:cs="Times New Roman"/>
                <w:sz w:val="24"/>
                <w:szCs w:val="24"/>
              </w:rPr>
              <w:t>(4183)</w:t>
            </w:r>
          </w:p>
        </w:tc>
        <w:tc>
          <w:tcPr>
            <w:tcW w:w="188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118526</w:t>
            </w:r>
            <w:r w:rsidR="00B853DD" w:rsidRPr="00C54053">
              <w:rPr>
                <w:rFonts w:ascii="Times New Roman" w:eastAsiaTheme="minorEastAsia" w:hAnsi="Times New Roman" w:cs="Times New Roman"/>
                <w:sz w:val="24"/>
                <w:szCs w:val="24"/>
              </w:rPr>
              <w:t>(11619)</w:t>
            </w:r>
          </w:p>
        </w:tc>
        <w:tc>
          <w:tcPr>
            <w:tcW w:w="1438" w:type="dxa"/>
            <w:shd w:val="clear" w:color="auto" w:fill="auto"/>
          </w:tcPr>
          <w:p w:rsidR="002C2F35" w:rsidRPr="00C54053" w:rsidRDefault="002C2F35">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115484</w:t>
            </w:r>
            <w:r w:rsidR="00B853DD" w:rsidRPr="00C54053">
              <w:rPr>
                <w:rFonts w:ascii="Times New Roman" w:eastAsiaTheme="minorEastAsia" w:hAnsi="Times New Roman" w:cs="Times New Roman"/>
                <w:sz w:val="24"/>
                <w:szCs w:val="24"/>
              </w:rPr>
              <w:t>(5062)</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19566</w:t>
            </w:r>
            <w:r w:rsidR="00B853DD" w:rsidRPr="00C54053">
              <w:rPr>
                <w:rFonts w:ascii="Times New Roman" w:eastAsiaTheme="minorEastAsia" w:hAnsi="Times New Roman" w:cs="Times New Roman"/>
                <w:sz w:val="24"/>
                <w:szCs w:val="24"/>
              </w:rPr>
              <w:t>(932)</w:t>
            </w:r>
          </w:p>
        </w:tc>
      </w:tr>
      <w:tr w:rsidR="008A623B" w:rsidRPr="00C54053" w:rsidTr="008A623B">
        <w:tc>
          <w:tcPr>
            <w:tcW w:w="1877"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Test data</w:t>
            </w:r>
          </w:p>
        </w:tc>
        <w:tc>
          <w:tcPr>
            <w:tcW w:w="1885"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61015</w:t>
            </w:r>
            <w:r w:rsidR="00B853DD" w:rsidRPr="00C54053">
              <w:rPr>
                <w:rFonts w:ascii="Times New Roman" w:eastAsiaTheme="minorEastAsia" w:hAnsi="Times New Roman" w:cs="Times New Roman"/>
                <w:sz w:val="24"/>
                <w:szCs w:val="24"/>
              </w:rPr>
              <w:t>(2303)</w:t>
            </w:r>
          </w:p>
        </w:tc>
        <w:tc>
          <w:tcPr>
            <w:tcW w:w="188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61559</w:t>
            </w:r>
            <w:r w:rsidR="00B853DD" w:rsidRPr="00C54053">
              <w:rPr>
                <w:rFonts w:ascii="Times New Roman" w:eastAsiaTheme="minorEastAsia" w:hAnsi="Times New Roman" w:cs="Times New Roman"/>
                <w:sz w:val="24"/>
                <w:szCs w:val="24"/>
              </w:rPr>
              <w:t>(5873)</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50768</w:t>
            </w:r>
            <w:r w:rsidR="00B853DD" w:rsidRPr="00C54053">
              <w:rPr>
                <w:rFonts w:ascii="Times New Roman" w:eastAsiaTheme="minorEastAsia" w:hAnsi="Times New Roman" w:cs="Times New Roman"/>
                <w:sz w:val="24"/>
                <w:szCs w:val="24"/>
              </w:rPr>
              <w:t>(2815)</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8098</w:t>
            </w:r>
            <w:r w:rsidR="00B853DD" w:rsidRPr="00C54053">
              <w:rPr>
                <w:rFonts w:ascii="Times New Roman" w:eastAsiaTheme="minorEastAsia" w:hAnsi="Times New Roman" w:cs="Times New Roman"/>
                <w:sz w:val="24"/>
                <w:szCs w:val="24"/>
              </w:rPr>
              <w:t>(349)</w:t>
            </w:r>
          </w:p>
        </w:tc>
      </w:tr>
    </w:tbl>
    <w:p w:rsidR="002C2F35" w:rsidRPr="00C54053" w:rsidRDefault="002C2F35" w:rsidP="00C741E6">
      <w:pPr>
        <w:spacing w:line="300" w:lineRule="auto"/>
        <w:jc w:val="center"/>
        <w:rPr>
          <w:rFonts w:ascii="Times New Roman" w:eastAsiaTheme="minorEastAsia" w:hAnsi="Times New Roman" w:cs="Times New Roman"/>
          <w:sz w:val="24"/>
          <w:szCs w:val="24"/>
        </w:rPr>
      </w:pPr>
    </w:p>
    <w:p w:rsidR="00E25226" w:rsidRPr="00C54053" w:rsidRDefault="00E25226" w:rsidP="00F4551D">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del w:id="729" w:author="User" w:date="2016-10-24T19:48:00Z">
        <w:r w:rsidRPr="00C54053" w:rsidDel="003242CF">
          <w:rPr>
            <w:rFonts w:ascii="Times New Roman" w:eastAsiaTheme="minorEastAsia" w:hAnsi="Times New Roman" w:cs="Times New Roman"/>
            <w:sz w:val="24"/>
            <w:szCs w:val="24"/>
          </w:rPr>
          <w:delText>4</w:delText>
        </w:r>
      </w:del>
      <w:ins w:id="730" w:author="User" w:date="2016-10-24T19:48:00Z">
        <w:r w:rsidR="003242CF">
          <w:rPr>
            <w:rFonts w:ascii="Times New Roman" w:eastAsiaTheme="minorEastAsia" w:hAnsi="Times New Roman" w:cs="Times New Roman" w:hint="eastAsia"/>
            <w:sz w:val="24"/>
            <w:szCs w:val="24"/>
          </w:rPr>
          <w:t>5</w:t>
        </w:r>
      </w:ins>
      <w:r w:rsidRPr="00C54053">
        <w:rPr>
          <w:rFonts w:ascii="Times New Roman" w:eastAsiaTheme="minorEastAsia" w:hAnsi="Times New Roman" w:cs="Times New Roman"/>
          <w:sz w:val="24"/>
          <w:szCs w:val="24"/>
        </w:rPr>
        <w:t>分类精度</w:t>
      </w:r>
      <w:r w:rsidR="00F4551D" w:rsidRPr="00C54053">
        <w:rPr>
          <w:rFonts w:ascii="Times New Roman" w:eastAsiaTheme="minorEastAsia" w:hAnsi="Times New Roman" w:cs="Times New Roman"/>
          <w:sz w:val="24"/>
          <w:szCs w:val="24"/>
        </w:rPr>
        <w:t>(precision/recall</w:t>
      </w:r>
      <w:r w:rsidR="00F4551D">
        <w:rPr>
          <w:rFonts w:ascii="Times New Roman" w:eastAsiaTheme="minorEastAsia" w:hAnsi="Times New Roman" w:cs="Times New Roman" w:hint="eastAsia"/>
          <w:sz w:val="24"/>
          <w:szCs w:val="24"/>
        </w:rPr>
        <w:t xml:space="preserve"> and </w:t>
      </w:r>
      <w:r w:rsidR="00F4551D" w:rsidRPr="00C54053">
        <w:rPr>
          <w:rFonts w:ascii="Times New Roman" w:eastAsiaTheme="minorEastAsia" w:hAnsi="Times New Roman" w:cs="Times New Roman"/>
          <w:sz w:val="24"/>
          <w:szCs w:val="24"/>
        </w:rPr>
        <w:t>Accuracy)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1511"/>
        <w:gridCol w:w="1643"/>
        <w:gridCol w:w="1477"/>
        <w:gridCol w:w="1431"/>
        <w:gridCol w:w="1496"/>
      </w:tblGrid>
      <w:tr w:rsidR="008A623B" w:rsidRPr="00C54053" w:rsidTr="005025CB">
        <w:tc>
          <w:tcPr>
            <w:tcW w:w="96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bookmarkStart w:id="731" w:name="OLE_LINK29"/>
            <w:bookmarkStart w:id="732" w:name="OLE_LINK30"/>
          </w:p>
        </w:tc>
        <w:tc>
          <w:tcPr>
            <w:tcW w:w="1627" w:type="dxa"/>
            <w:shd w:val="clear" w:color="auto" w:fill="auto"/>
            <w:tcMar>
              <w:left w:w="108" w:type="dxa"/>
            </w:tcMar>
          </w:tcPr>
          <w:p w:rsidR="002C2F35" w:rsidRPr="00C54053" w:rsidRDefault="002C2F35" w:rsidP="008A623B">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屋顶</w:t>
            </w:r>
            <w:r w:rsidR="00F4551D" w:rsidRPr="00C54053">
              <w:rPr>
                <w:rFonts w:ascii="Times New Roman" w:eastAsiaTheme="minorEastAsia" w:hAnsi="Times New Roman" w:cs="Times New Roman"/>
                <w:sz w:val="24"/>
                <w:szCs w:val="24"/>
              </w:rPr>
              <w:t>(%)</w:t>
            </w:r>
          </w:p>
          <w:p w:rsidR="002C2F35" w:rsidRPr="00C54053" w:rsidRDefault="002C2F35" w:rsidP="008A623B">
            <w:pPr>
              <w:spacing w:line="300" w:lineRule="auto"/>
              <w:jc w:val="center"/>
              <w:rPr>
                <w:rFonts w:ascii="Times New Roman" w:eastAsiaTheme="minorEastAsia" w:hAnsi="Times New Roman" w:cs="Times New Roman"/>
                <w:sz w:val="24"/>
                <w:szCs w:val="24"/>
              </w:rPr>
            </w:pPr>
          </w:p>
        </w:tc>
        <w:tc>
          <w:tcPr>
            <w:tcW w:w="1739" w:type="dxa"/>
            <w:shd w:val="clear" w:color="auto" w:fill="auto"/>
            <w:tcMar>
              <w:left w:w="108" w:type="dxa"/>
            </w:tcMar>
          </w:tcPr>
          <w:p w:rsidR="002C2F35" w:rsidRPr="00C54053" w:rsidRDefault="002C2F35" w:rsidP="008A623B">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树和灌木</w:t>
            </w:r>
            <w:r w:rsidR="00F4551D" w:rsidRPr="00C54053">
              <w:rPr>
                <w:rFonts w:ascii="Times New Roman" w:eastAsiaTheme="minorEastAsia" w:hAnsi="Times New Roman" w:cs="Times New Roman"/>
                <w:sz w:val="24"/>
                <w:szCs w:val="24"/>
              </w:rPr>
              <w:t>(%)</w:t>
            </w:r>
          </w:p>
          <w:p w:rsidR="002C2F35" w:rsidRPr="00C54053" w:rsidRDefault="002C2F35" w:rsidP="008A623B">
            <w:pPr>
              <w:spacing w:line="300" w:lineRule="auto"/>
              <w:jc w:val="center"/>
              <w:rPr>
                <w:rFonts w:ascii="Times New Roman" w:eastAsiaTheme="minorEastAsia" w:hAnsi="Times New Roman" w:cs="Times New Roman"/>
                <w:sz w:val="24"/>
                <w:szCs w:val="24"/>
              </w:rPr>
            </w:pPr>
          </w:p>
        </w:tc>
        <w:tc>
          <w:tcPr>
            <w:tcW w:w="1523" w:type="dxa"/>
            <w:shd w:val="clear" w:color="auto" w:fill="auto"/>
          </w:tcPr>
          <w:p w:rsidR="00F4551D" w:rsidRPr="00C54053" w:rsidRDefault="002C2F35" w:rsidP="00F4551D">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低植被</w:t>
            </w:r>
            <w:r w:rsidR="00F4551D" w:rsidRPr="00C54053">
              <w:rPr>
                <w:rFonts w:ascii="Times New Roman" w:eastAsiaTheme="minorEastAsia" w:hAnsi="Times New Roman" w:cs="Times New Roman"/>
                <w:sz w:val="24"/>
                <w:szCs w:val="24"/>
              </w:rPr>
              <w:t>(%)</w:t>
            </w:r>
          </w:p>
          <w:p w:rsidR="002C2F35" w:rsidRPr="00C54053" w:rsidRDefault="002C2F35" w:rsidP="008A623B">
            <w:pPr>
              <w:spacing w:line="300" w:lineRule="auto"/>
              <w:jc w:val="center"/>
              <w:rPr>
                <w:rFonts w:ascii="Times New Roman" w:eastAsiaTheme="minorEastAsia" w:hAnsi="Times New Roman" w:cs="Times New Roman"/>
                <w:sz w:val="24"/>
                <w:szCs w:val="24"/>
              </w:rPr>
            </w:pPr>
          </w:p>
        </w:tc>
        <w:tc>
          <w:tcPr>
            <w:tcW w:w="1523" w:type="dxa"/>
            <w:shd w:val="clear" w:color="auto" w:fill="auto"/>
          </w:tcPr>
          <w:p w:rsidR="00F4551D" w:rsidRPr="00C54053" w:rsidRDefault="002C2F35" w:rsidP="00F4551D">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立面</w:t>
            </w:r>
            <w:r w:rsidR="00F4551D" w:rsidRPr="00C54053">
              <w:rPr>
                <w:rFonts w:ascii="Times New Roman" w:eastAsiaTheme="minorEastAsia" w:hAnsi="Times New Roman" w:cs="Times New Roman"/>
                <w:sz w:val="24"/>
                <w:szCs w:val="24"/>
              </w:rPr>
              <w:t>(%)</w:t>
            </w:r>
          </w:p>
          <w:p w:rsidR="002C2F35" w:rsidRPr="00C54053" w:rsidRDefault="002C2F35" w:rsidP="008A623B">
            <w:pPr>
              <w:spacing w:line="300" w:lineRule="auto"/>
              <w:jc w:val="center"/>
              <w:rPr>
                <w:rFonts w:ascii="Times New Roman" w:eastAsiaTheme="minorEastAsia" w:hAnsi="Times New Roman" w:cs="Times New Roman"/>
                <w:sz w:val="24"/>
                <w:szCs w:val="24"/>
              </w:rPr>
            </w:pPr>
          </w:p>
        </w:tc>
        <w:tc>
          <w:tcPr>
            <w:tcW w:w="1146"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Accuracy</w:t>
            </w:r>
            <w:r w:rsidR="00F4551D" w:rsidRPr="00C54053">
              <w:rPr>
                <w:rFonts w:ascii="Times New Roman" w:eastAsiaTheme="minorEastAsia" w:hAnsi="Times New Roman" w:cs="Times New Roman"/>
                <w:sz w:val="24"/>
                <w:szCs w:val="24"/>
              </w:rPr>
              <w:t>(</w:t>
            </w:r>
            <w:proofErr w:type="gramEnd"/>
            <w:r w:rsidR="00F4551D" w:rsidRPr="00C54053">
              <w:rPr>
                <w:rFonts w:ascii="Times New Roman" w:eastAsiaTheme="minorEastAsia" w:hAnsi="Times New Roman" w:cs="Times New Roman"/>
                <w:sz w:val="24"/>
                <w:szCs w:val="24"/>
              </w:rPr>
              <w:t>%)</w:t>
            </w:r>
          </w:p>
        </w:tc>
      </w:tr>
      <w:tr w:rsidR="008A623B" w:rsidRPr="00C54053" w:rsidTr="005025CB">
        <w:tc>
          <w:tcPr>
            <w:tcW w:w="96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Test data</w:t>
            </w:r>
          </w:p>
        </w:tc>
        <w:tc>
          <w:tcPr>
            <w:tcW w:w="1627" w:type="dxa"/>
            <w:shd w:val="clear" w:color="auto" w:fill="auto"/>
            <w:tcMar>
              <w:left w:w="108" w:type="dxa"/>
            </w:tcMar>
          </w:tcPr>
          <w:p w:rsidR="002C2F35"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97.4/97.8</w:t>
            </w:r>
          </w:p>
        </w:tc>
        <w:tc>
          <w:tcPr>
            <w:tcW w:w="1739" w:type="dxa"/>
            <w:shd w:val="clear" w:color="auto" w:fill="auto"/>
            <w:tcMar>
              <w:left w:w="108" w:type="dxa"/>
            </w:tcMar>
          </w:tcPr>
          <w:p w:rsidR="002C2F35"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99.8%/97.3</w:t>
            </w:r>
          </w:p>
        </w:tc>
        <w:tc>
          <w:tcPr>
            <w:tcW w:w="1523" w:type="dxa"/>
            <w:shd w:val="clear" w:color="auto" w:fill="auto"/>
          </w:tcPr>
          <w:p w:rsidR="002C2F35"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97.0%/99.2</w:t>
            </w:r>
          </w:p>
        </w:tc>
        <w:tc>
          <w:tcPr>
            <w:tcW w:w="1523" w:type="dxa"/>
            <w:shd w:val="clear" w:color="auto" w:fill="auto"/>
          </w:tcPr>
          <w:p w:rsidR="002C2F35"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95.5/97.3</w:t>
            </w:r>
          </w:p>
        </w:tc>
        <w:tc>
          <w:tcPr>
            <w:tcW w:w="1146"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98.0</w:t>
            </w:r>
          </w:p>
        </w:tc>
      </w:tr>
      <w:tr w:rsidR="008A623B" w:rsidRPr="00C54053" w:rsidTr="005025CB">
        <w:tc>
          <w:tcPr>
            <w:tcW w:w="964" w:type="dxa"/>
            <w:shd w:val="clear" w:color="auto" w:fill="auto"/>
            <w:tcMar>
              <w:left w:w="108" w:type="dxa"/>
            </w:tcMar>
          </w:tcPr>
          <w:p w:rsidR="00632F86" w:rsidRPr="00C54053" w:rsidRDefault="00632F8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Method in[17]</w:t>
            </w:r>
          </w:p>
        </w:tc>
        <w:tc>
          <w:tcPr>
            <w:tcW w:w="1627" w:type="dxa"/>
            <w:shd w:val="clear" w:color="auto" w:fill="auto"/>
            <w:tcMar>
              <w:left w:w="108" w:type="dxa"/>
            </w:tcMar>
          </w:tcPr>
          <w:p w:rsidR="00632F86" w:rsidRPr="00C54053" w:rsidRDefault="0081247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79.1/85.5</w:t>
            </w:r>
          </w:p>
        </w:tc>
        <w:tc>
          <w:tcPr>
            <w:tcW w:w="1739" w:type="dxa"/>
            <w:shd w:val="clear" w:color="auto" w:fill="auto"/>
            <w:tcMar>
              <w:left w:w="108" w:type="dxa"/>
            </w:tcMar>
          </w:tcPr>
          <w:p w:rsidR="00632F86" w:rsidRPr="00C54053" w:rsidRDefault="0081247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89.4</w:t>
            </w:r>
            <w:bookmarkStart w:id="733" w:name="OLE_LINK90"/>
            <w:bookmarkStart w:id="734" w:name="OLE_LINK91"/>
            <w:r w:rsidRPr="00C54053">
              <w:rPr>
                <w:rFonts w:ascii="Times New Roman" w:eastAsiaTheme="minorEastAsia" w:hAnsi="Times New Roman" w:cs="Times New Roman"/>
                <w:sz w:val="24"/>
                <w:szCs w:val="24"/>
              </w:rPr>
              <w:t>/</w:t>
            </w:r>
            <w:bookmarkEnd w:id="733"/>
            <w:bookmarkEnd w:id="734"/>
            <w:r w:rsidRPr="00C54053">
              <w:rPr>
                <w:rFonts w:ascii="Times New Roman" w:eastAsiaTheme="minorEastAsia" w:hAnsi="Times New Roman" w:cs="Times New Roman"/>
                <w:sz w:val="24"/>
                <w:szCs w:val="24"/>
              </w:rPr>
              <w:t>86.4</w:t>
            </w:r>
          </w:p>
        </w:tc>
        <w:tc>
          <w:tcPr>
            <w:tcW w:w="1523" w:type="dxa"/>
            <w:shd w:val="clear" w:color="auto" w:fill="auto"/>
          </w:tcPr>
          <w:p w:rsidR="00632F86" w:rsidRPr="00C54053" w:rsidRDefault="0081247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89.6/86.3</w:t>
            </w:r>
          </w:p>
        </w:tc>
        <w:tc>
          <w:tcPr>
            <w:tcW w:w="1523" w:type="dxa"/>
            <w:shd w:val="clear" w:color="auto" w:fill="auto"/>
          </w:tcPr>
          <w:p w:rsidR="00632F86" w:rsidRPr="00C54053" w:rsidRDefault="0081247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53.8/59.6</w:t>
            </w:r>
          </w:p>
        </w:tc>
        <w:tc>
          <w:tcPr>
            <w:tcW w:w="1146" w:type="dxa"/>
            <w:shd w:val="clear" w:color="auto" w:fill="auto"/>
            <w:tcMar>
              <w:left w:w="108" w:type="dxa"/>
            </w:tcMar>
          </w:tcPr>
          <w:p w:rsidR="00632F86"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85.1</w:t>
            </w:r>
          </w:p>
        </w:tc>
      </w:tr>
      <w:tr w:rsidR="004735DE" w:rsidRPr="00C54053" w:rsidTr="005025CB">
        <w:tc>
          <w:tcPr>
            <w:tcW w:w="964" w:type="dxa"/>
            <w:shd w:val="clear" w:color="auto" w:fill="auto"/>
            <w:tcMar>
              <w:left w:w="108" w:type="dxa"/>
            </w:tcMar>
          </w:tcPr>
          <w:p w:rsidR="004735DE" w:rsidRDefault="004735D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18</w:t>
            </w:r>
            <w:r w:rsidRPr="00C54053">
              <w:rPr>
                <w:rFonts w:ascii="Times New Roman" w:eastAsiaTheme="minorEastAsia" w:hAnsi="Times New Roman" w:cs="Times New Roman"/>
                <w:sz w:val="24"/>
                <w:szCs w:val="24"/>
              </w:rPr>
              <w:t>]</w:t>
            </w:r>
          </w:p>
        </w:tc>
        <w:tc>
          <w:tcPr>
            <w:tcW w:w="1627" w:type="dxa"/>
            <w:shd w:val="clear" w:color="auto" w:fill="auto"/>
            <w:tcMar>
              <w:left w:w="108" w:type="dxa"/>
            </w:tcMar>
          </w:tcPr>
          <w:p w:rsidR="004735DE" w:rsidRPr="00C54053" w:rsidRDefault="009E5B77"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85.9/87.7</w:t>
            </w:r>
          </w:p>
        </w:tc>
        <w:tc>
          <w:tcPr>
            <w:tcW w:w="1739" w:type="dxa"/>
            <w:shd w:val="clear" w:color="auto" w:fill="auto"/>
            <w:tcMar>
              <w:left w:w="108" w:type="dxa"/>
            </w:tcMar>
          </w:tcPr>
          <w:p w:rsidR="004735DE" w:rsidRPr="00C54053" w:rsidRDefault="009E5B77"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89.9/89.2</w:t>
            </w:r>
          </w:p>
        </w:tc>
        <w:tc>
          <w:tcPr>
            <w:tcW w:w="1523" w:type="dxa"/>
            <w:shd w:val="clear" w:color="auto" w:fill="auto"/>
          </w:tcPr>
          <w:p w:rsidR="004735DE" w:rsidRPr="00C54053" w:rsidRDefault="009E5B77"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89.1/87.0</w:t>
            </w:r>
          </w:p>
        </w:tc>
        <w:tc>
          <w:tcPr>
            <w:tcW w:w="1523" w:type="dxa"/>
            <w:shd w:val="clear" w:color="auto" w:fill="auto"/>
          </w:tcPr>
          <w:p w:rsidR="004735DE" w:rsidRPr="00C54053" w:rsidRDefault="009E5B77"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49.8/52.7</w:t>
            </w:r>
          </w:p>
        </w:tc>
        <w:tc>
          <w:tcPr>
            <w:tcW w:w="1146" w:type="dxa"/>
            <w:shd w:val="clear" w:color="auto" w:fill="auto"/>
            <w:tcMar>
              <w:left w:w="108" w:type="dxa"/>
            </w:tcMar>
          </w:tcPr>
          <w:p w:rsidR="004735DE" w:rsidRPr="00C54053" w:rsidRDefault="004845EC"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86.5</w:t>
            </w:r>
          </w:p>
        </w:tc>
      </w:tr>
      <w:tr w:rsidR="00503BD0" w:rsidRPr="00C54053" w:rsidTr="005025CB">
        <w:tc>
          <w:tcPr>
            <w:tcW w:w="964" w:type="dxa"/>
            <w:shd w:val="clear" w:color="auto" w:fill="auto"/>
            <w:tcMar>
              <w:left w:w="108" w:type="dxa"/>
            </w:tcMar>
          </w:tcPr>
          <w:p w:rsidR="00503BD0" w:rsidRPr="00C54053" w:rsidRDefault="00503BD0"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4</w:t>
            </w:r>
            <w:r w:rsidRPr="00C54053">
              <w:rPr>
                <w:rFonts w:ascii="Times New Roman" w:eastAsiaTheme="minorEastAsia" w:hAnsi="Times New Roman" w:cs="Times New Roman"/>
                <w:sz w:val="24"/>
                <w:szCs w:val="24"/>
              </w:rPr>
              <w:t>]</w:t>
            </w:r>
          </w:p>
        </w:tc>
        <w:tc>
          <w:tcPr>
            <w:tcW w:w="1627"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87.5/81.8</w:t>
            </w:r>
          </w:p>
        </w:tc>
        <w:tc>
          <w:tcPr>
            <w:tcW w:w="1739"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81.9/85.2</w:t>
            </w:r>
          </w:p>
        </w:tc>
        <w:tc>
          <w:tcPr>
            <w:tcW w:w="1523" w:type="dxa"/>
            <w:shd w:val="clear" w:color="auto" w:fill="auto"/>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79.3/82.8</w:t>
            </w:r>
          </w:p>
        </w:tc>
        <w:tc>
          <w:tcPr>
            <w:tcW w:w="1523" w:type="dxa"/>
            <w:shd w:val="clear" w:color="auto" w:fill="auto"/>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37.4/35.9</w:t>
            </w:r>
          </w:p>
        </w:tc>
        <w:tc>
          <w:tcPr>
            <w:tcW w:w="1146"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81.1</w:t>
            </w:r>
          </w:p>
        </w:tc>
      </w:tr>
      <w:tr w:rsidR="00503BD0" w:rsidRPr="00C54053" w:rsidTr="005025CB">
        <w:tc>
          <w:tcPr>
            <w:tcW w:w="964" w:type="dxa"/>
            <w:shd w:val="clear" w:color="auto" w:fill="auto"/>
            <w:tcMar>
              <w:left w:w="108" w:type="dxa"/>
            </w:tcMar>
          </w:tcPr>
          <w:p w:rsidR="00503BD0" w:rsidRPr="00C54053" w:rsidRDefault="00503BD0"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35</w:t>
            </w:r>
            <w:r w:rsidRPr="00C54053">
              <w:rPr>
                <w:rFonts w:ascii="Times New Roman" w:eastAsiaTheme="minorEastAsia" w:hAnsi="Times New Roman" w:cs="Times New Roman"/>
                <w:sz w:val="24"/>
                <w:szCs w:val="24"/>
              </w:rPr>
              <w:t>]</w:t>
            </w:r>
          </w:p>
        </w:tc>
        <w:tc>
          <w:tcPr>
            <w:tcW w:w="1627"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82.9/89.6</w:t>
            </w:r>
          </w:p>
        </w:tc>
        <w:tc>
          <w:tcPr>
            <w:tcW w:w="1739"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86.6/86.2</w:t>
            </w:r>
          </w:p>
        </w:tc>
        <w:tc>
          <w:tcPr>
            <w:tcW w:w="1523" w:type="dxa"/>
            <w:shd w:val="clear" w:color="auto" w:fill="auto"/>
          </w:tcPr>
          <w:p w:rsidR="00503BD0"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91.0/85.1</w:t>
            </w:r>
          </w:p>
        </w:tc>
        <w:tc>
          <w:tcPr>
            <w:tcW w:w="1523" w:type="dxa"/>
            <w:shd w:val="clear" w:color="auto" w:fill="auto"/>
          </w:tcPr>
          <w:p w:rsidR="00503BD0"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72.0/65.9</w:t>
            </w:r>
          </w:p>
        </w:tc>
        <w:tc>
          <w:tcPr>
            <w:tcW w:w="1146" w:type="dxa"/>
            <w:shd w:val="clear" w:color="auto" w:fill="auto"/>
            <w:tcMar>
              <w:left w:w="108" w:type="dxa"/>
            </w:tcMar>
          </w:tcPr>
          <w:p w:rsidR="00503BD0"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85.9</w:t>
            </w:r>
          </w:p>
        </w:tc>
      </w:tr>
      <w:bookmarkEnd w:id="731"/>
      <w:bookmarkEnd w:id="732"/>
    </w:tbl>
    <w:p w:rsidR="002C2F35" w:rsidRPr="00C54053" w:rsidRDefault="002C2F35" w:rsidP="00C741E6">
      <w:pPr>
        <w:spacing w:line="300" w:lineRule="auto"/>
        <w:jc w:val="center"/>
        <w:rPr>
          <w:rFonts w:ascii="Times New Roman" w:eastAsiaTheme="minorEastAsia" w:hAnsi="Times New Roman" w:cs="Times New Roman"/>
          <w:sz w:val="24"/>
          <w:szCs w:val="24"/>
        </w:rPr>
      </w:pPr>
    </w:p>
    <w:p w:rsidR="00E25226" w:rsidRPr="00C54053" w:rsidRDefault="00E25226" w:rsidP="00791EBA">
      <w:pPr>
        <w:spacing w:line="300" w:lineRule="auto"/>
        <w:jc w:val="left"/>
        <w:rPr>
          <w:rFonts w:ascii="Times New Roman" w:eastAsiaTheme="minorEastAsia" w:hAnsi="Times New Roman" w:cs="Times New Roman"/>
          <w:b/>
          <w:sz w:val="24"/>
          <w:szCs w:val="24"/>
        </w:rPr>
      </w:pPr>
    </w:p>
    <w:p w:rsidR="00E25226" w:rsidRPr="00C54053" w:rsidRDefault="00693F27">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noProof/>
          <w:sz w:val="24"/>
          <w:szCs w:val="24"/>
        </w:rPr>
        <w:drawing>
          <wp:inline distT="0" distB="0" distL="0" distR="0" wp14:anchorId="694146EC" wp14:editId="084AC4D2">
            <wp:extent cx="2131060" cy="1176655"/>
            <wp:effectExtent l="0" t="0" r="2540" b="4445"/>
            <wp:docPr id="1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1060" cy="1176655"/>
                    </a:xfrm>
                    <a:prstGeom prst="rect">
                      <a:avLst/>
                    </a:prstGeom>
                    <a:noFill/>
                    <a:ln>
                      <a:noFill/>
                    </a:ln>
                  </pic:spPr>
                </pic:pic>
              </a:graphicData>
            </a:graphic>
          </wp:inline>
        </w:drawing>
      </w:r>
      <w:r w:rsidRPr="00C54053">
        <w:rPr>
          <w:rFonts w:ascii="Times New Roman" w:eastAsiaTheme="minorEastAsia" w:hAnsi="Times New Roman" w:cs="Times New Roman"/>
          <w:noProof/>
          <w:sz w:val="24"/>
          <w:szCs w:val="24"/>
        </w:rPr>
        <w:drawing>
          <wp:inline distT="0" distB="0" distL="0" distR="0" wp14:anchorId="376D7425" wp14:editId="7D0D90B2">
            <wp:extent cx="2273935" cy="1200785"/>
            <wp:effectExtent l="0" t="0" r="0" b="0"/>
            <wp:docPr id="1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3935" cy="1200785"/>
                    </a:xfrm>
                    <a:prstGeom prst="rect">
                      <a:avLst/>
                    </a:prstGeom>
                    <a:noFill/>
                    <a:ln>
                      <a:noFill/>
                    </a:ln>
                  </pic:spPr>
                </pic:pic>
              </a:graphicData>
            </a:graphic>
          </wp:inline>
        </w:drawing>
      </w:r>
    </w:p>
    <w:p w:rsidR="00E25226" w:rsidRPr="00C54053" w:rsidRDefault="00E25226" w:rsidP="00FB2F52">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lastRenderedPageBreak/>
        <w:t xml:space="preserve">                       (a)</w:t>
      </w:r>
      <w:r w:rsidRPr="00C54053">
        <w:rPr>
          <w:rFonts w:ascii="Times New Roman" w:eastAsiaTheme="minorEastAsia" w:hAnsi="Times New Roman" w:cs="Times New Roman"/>
          <w:sz w:val="24"/>
          <w:szCs w:val="24"/>
        </w:rPr>
        <w:t>训练样本</w:t>
      </w:r>
      <w:r w:rsidRPr="00C54053">
        <w:rPr>
          <w:rFonts w:ascii="Times New Roman" w:eastAsiaTheme="minorEastAsia" w:hAnsi="Times New Roman" w:cs="Times New Roman"/>
          <w:sz w:val="24"/>
          <w:szCs w:val="24"/>
        </w:rPr>
        <w:t xml:space="preserve">                                               (b) </w:t>
      </w:r>
      <w:r w:rsidRPr="00C54053">
        <w:rPr>
          <w:rFonts w:ascii="Times New Roman" w:eastAsiaTheme="minorEastAsia" w:hAnsi="Times New Roman" w:cs="Times New Roman"/>
          <w:sz w:val="24"/>
          <w:szCs w:val="24"/>
        </w:rPr>
        <w:t>测试数据</w:t>
      </w:r>
    </w:p>
    <w:p w:rsidR="00E25226" w:rsidRPr="00C54053" w:rsidRDefault="00E25226">
      <w:pPr>
        <w:spacing w:line="300" w:lineRule="auto"/>
        <w:ind w:firstLine="480"/>
        <w:rPr>
          <w:rFonts w:ascii="Times New Roman" w:eastAsiaTheme="minorEastAsia" w:hAnsi="Times New Roman" w:cs="Times New Roman"/>
          <w:sz w:val="24"/>
          <w:szCs w:val="24"/>
        </w:rPr>
      </w:pPr>
    </w:p>
    <w:p w:rsidR="00E25226" w:rsidRPr="00C54053" w:rsidRDefault="00693F27">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noProof/>
          <w:sz w:val="24"/>
          <w:szCs w:val="24"/>
        </w:rPr>
        <w:drawing>
          <wp:inline distT="0" distB="0" distL="0" distR="0" wp14:anchorId="0C74F407" wp14:editId="7DC271A7">
            <wp:extent cx="2353310" cy="1232535"/>
            <wp:effectExtent l="0" t="0" r="8890" b="5715"/>
            <wp:docPr id="1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3310" cy="1232535"/>
                    </a:xfrm>
                    <a:prstGeom prst="rect">
                      <a:avLst/>
                    </a:prstGeom>
                    <a:noFill/>
                    <a:ln>
                      <a:noFill/>
                    </a:ln>
                  </pic:spPr>
                </pic:pic>
              </a:graphicData>
            </a:graphic>
          </wp:inline>
        </w:drawing>
      </w:r>
      <w:r w:rsidRPr="00C54053">
        <w:rPr>
          <w:rFonts w:ascii="Times New Roman" w:eastAsiaTheme="minorEastAsia" w:hAnsi="Times New Roman" w:cs="Times New Roman"/>
          <w:noProof/>
          <w:sz w:val="24"/>
          <w:szCs w:val="24"/>
        </w:rPr>
        <w:drawing>
          <wp:inline distT="0" distB="0" distL="0" distR="0" wp14:anchorId="278F0DF4" wp14:editId="36170DE7">
            <wp:extent cx="2449195" cy="1391285"/>
            <wp:effectExtent l="0" t="0" r="8255" b="0"/>
            <wp:docPr id="2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49195" cy="1391285"/>
                    </a:xfrm>
                    <a:prstGeom prst="rect">
                      <a:avLst/>
                    </a:prstGeom>
                    <a:noFill/>
                    <a:ln>
                      <a:noFill/>
                    </a:ln>
                  </pic:spPr>
                </pic:pic>
              </a:graphicData>
            </a:graphic>
          </wp:inline>
        </w:drawing>
      </w:r>
    </w:p>
    <w:p w:rsidR="00E25226" w:rsidRPr="00C54053" w:rsidRDefault="00E25226" w:rsidP="00745414">
      <w:pPr>
        <w:spacing w:line="300" w:lineRule="auto"/>
        <w:ind w:firstLineChars="650" w:firstLine="156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(c) </w:t>
      </w:r>
      <w:r w:rsidRPr="00C54053">
        <w:rPr>
          <w:rFonts w:ascii="Times New Roman" w:eastAsiaTheme="minorEastAsia" w:hAnsi="Times New Roman" w:cs="Times New Roman"/>
          <w:sz w:val="24"/>
          <w:szCs w:val="24"/>
        </w:rPr>
        <w:t>分类的结果</w:t>
      </w:r>
      <w:r w:rsidRPr="00C54053">
        <w:rPr>
          <w:rFonts w:ascii="Times New Roman" w:eastAsiaTheme="minorEastAsia" w:hAnsi="Times New Roman" w:cs="Times New Roman"/>
          <w:sz w:val="24"/>
          <w:szCs w:val="24"/>
        </w:rPr>
        <w:t xml:space="preserve">                                      (d) </w:t>
      </w:r>
      <w:r w:rsidRPr="00C54053">
        <w:rPr>
          <w:rFonts w:ascii="Times New Roman" w:eastAsiaTheme="minorEastAsia" w:hAnsi="Times New Roman" w:cs="Times New Roman"/>
          <w:sz w:val="24"/>
          <w:szCs w:val="24"/>
        </w:rPr>
        <w:t>低植被和屋顶的点云</w:t>
      </w:r>
    </w:p>
    <w:p w:rsidR="00E25226" w:rsidRDefault="00E25226" w:rsidP="00791EBA">
      <w:pPr>
        <w:spacing w:line="300" w:lineRule="auto"/>
        <w:ind w:firstLine="480"/>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训练样本，测试数据以及分类的结果</w:t>
      </w:r>
    </w:p>
    <w:p w:rsidR="005F6DDB" w:rsidRPr="00C54053" w:rsidRDefault="005F6DDB" w:rsidP="005F6DDB">
      <w:pPr>
        <w:spacing w:line="300" w:lineRule="auto"/>
        <w:ind w:firstLineChars="200" w:firstLine="480"/>
        <w:jc w:val="left"/>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从上述</w:t>
      </w:r>
      <w:r w:rsidR="005025CB">
        <w:rPr>
          <w:rFonts w:ascii="Times New Roman" w:eastAsiaTheme="minorEastAsia" w:hAnsi="Times New Roman" w:cs="Times New Roman" w:hint="eastAsia"/>
          <w:sz w:val="24"/>
          <w:szCs w:val="24"/>
        </w:rPr>
        <w:t>不同分类方法比较</w:t>
      </w:r>
      <w:r w:rsidRPr="00C54053">
        <w:rPr>
          <w:rFonts w:ascii="Times New Roman" w:eastAsiaTheme="minorEastAsia" w:hAnsi="Times New Roman" w:cs="Times New Roman"/>
          <w:sz w:val="24"/>
          <w:szCs w:val="24"/>
        </w:rPr>
        <w:t>中</w:t>
      </w:r>
      <w:r w:rsidR="005025CB">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可以发现我们的方法分类精度很好，几乎完全能够区分整个数据，说明深度神经网络结构能够很好的提取地物特征并进行分类。在场景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和场景</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中，存在大量屋檐的结构，但是</w:t>
      </w:r>
      <w:r w:rsidR="005025CB">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只有图</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和图</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蓝色方框中存在一些建筑被误分成植被，其他部分几乎完全正确，而错分部分图</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中主要是因为屋檐部分噪声很大，屋檐上有大量噪声点，而图</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错分部分为独立的脱离屋顶的屋檐外延的点云，几乎形成一条孤立的线，丧失了建筑的形态。汽车也基本被识别出来了但识别率不是特别高，这是因为场景中汽车点</w:t>
      </w:r>
      <w:proofErr w:type="gramStart"/>
      <w:r w:rsidRPr="00C54053">
        <w:rPr>
          <w:rFonts w:ascii="Times New Roman" w:eastAsiaTheme="minorEastAsia" w:hAnsi="Times New Roman" w:cs="Times New Roman"/>
          <w:sz w:val="24"/>
          <w:szCs w:val="24"/>
        </w:rPr>
        <w:t>云数量</w:t>
      </w:r>
      <w:proofErr w:type="gramEnd"/>
      <w:r w:rsidRPr="00C54053">
        <w:rPr>
          <w:rFonts w:ascii="Times New Roman" w:eastAsiaTheme="minorEastAsia" w:hAnsi="Times New Roman" w:cs="Times New Roman"/>
          <w:sz w:val="24"/>
          <w:szCs w:val="24"/>
        </w:rPr>
        <w:t>相对建筑和树的数量较少，且单个汽车本身包含点云较少，造成特征不明确，需要较多的样本才能发挥深度神经网络的特点。在图</w:t>
      </w:r>
      <w:r w:rsidRPr="00C54053">
        <w:rPr>
          <w:rFonts w:ascii="Times New Roman" w:eastAsiaTheme="minorEastAsia" w:hAnsi="Times New Roman" w:cs="Times New Roman"/>
          <w:sz w:val="24"/>
          <w:szCs w:val="24"/>
        </w:rPr>
        <w:t>5</w:t>
      </w:r>
      <w:r w:rsidRPr="00C54053">
        <w:rPr>
          <w:rFonts w:ascii="Times New Roman" w:eastAsiaTheme="minorEastAsia" w:hAnsi="Times New Roman" w:cs="Times New Roman"/>
          <w:sz w:val="24"/>
          <w:szCs w:val="24"/>
        </w:rPr>
        <w:t>中可以看到即使地物错综复杂，但是绝大部分点云都分类正确，只有一些零星的地物边角存在错分的现象。在这个场景中建筑立面的点数量相对其他</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类也较少，但是可能因为建筑立面存在较为明确的特征足以区分它和其他地物，保证里它较高的分类精度。</w:t>
      </w:r>
    </w:p>
    <w:p w:rsidR="005F6DDB" w:rsidRDefault="005F6DDB" w:rsidP="0031474F">
      <w:pPr>
        <w:spacing w:line="300" w:lineRule="auto"/>
        <w:ind w:firstLine="482"/>
        <w:jc w:val="left"/>
        <w:rPr>
          <w:rFonts w:ascii="Times New Roman" w:eastAsiaTheme="minorEastAsia" w:hAnsi="Times New Roman" w:cs="Times New Roman"/>
          <w:sz w:val="24"/>
          <w:szCs w:val="24"/>
        </w:rPr>
      </w:pPr>
      <w:bookmarkStart w:id="735" w:name="OLE_LINK94"/>
      <w:bookmarkStart w:id="736" w:name="OLE_LINK95"/>
      <w:r w:rsidRPr="00C54053">
        <w:rPr>
          <w:rFonts w:ascii="Times New Roman" w:eastAsiaTheme="minorEastAsia" w:hAnsi="Times New Roman" w:cs="Times New Roman"/>
          <w:sz w:val="24"/>
          <w:szCs w:val="24"/>
        </w:rPr>
        <w:t>同时把我们的方法和其他的方法进行比较，结果显示我们的方法要优于其他的方法，这显示了采用深度神经网络进行特征提取和分类的能力。场景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中，这几种方法对建筑和植被的分类精度都比较好，但是我们的方法显示了更加好的精度。并且令人惊讶的是采用了深度神经网络后，对汽车的分类精度也得到了一定的提高，这也许是因为建筑，植被以及汽车具有一定的共有特征，而这种共有特征被深度神经网络所提取，最后对汽车的分类有帮助。在场景</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中其他方法中有大量建筑立面和屋顶被误分成其他类别，这主要是因为屋顶和低植被相似度较高，它们都相对比较平整，而立面点</w:t>
      </w:r>
      <w:proofErr w:type="gramStart"/>
      <w:r w:rsidRPr="00C54053">
        <w:rPr>
          <w:rFonts w:ascii="Times New Roman" w:eastAsiaTheme="minorEastAsia" w:hAnsi="Times New Roman" w:cs="Times New Roman"/>
          <w:sz w:val="24"/>
          <w:szCs w:val="24"/>
        </w:rPr>
        <w:t>云虽然</w:t>
      </w:r>
      <w:proofErr w:type="gramEnd"/>
      <w:r w:rsidRPr="00C54053">
        <w:rPr>
          <w:rFonts w:ascii="Times New Roman" w:eastAsiaTheme="minorEastAsia" w:hAnsi="Times New Roman" w:cs="Times New Roman"/>
          <w:sz w:val="24"/>
          <w:szCs w:val="24"/>
        </w:rPr>
        <w:t>分布在平面上，但是靠近地面部分呈现散点状分布，有些会被分成植被，但是采用我们的方法以后这四类的分类精度都达到很高的精度。</w:t>
      </w:r>
      <w:bookmarkEnd w:id="735"/>
      <w:bookmarkEnd w:id="736"/>
      <w:r w:rsidRPr="00C54053">
        <w:rPr>
          <w:rFonts w:ascii="Times New Roman" w:eastAsiaTheme="minorEastAsia" w:hAnsi="Times New Roman" w:cs="Times New Roman"/>
          <w:b/>
          <w:sz w:val="24"/>
          <w:szCs w:val="24"/>
        </w:rPr>
        <w:t xml:space="preserve">  </w:t>
      </w:r>
    </w:p>
    <w:p w:rsidR="00E11DD2" w:rsidRPr="00C54053" w:rsidRDefault="00E11DD2" w:rsidP="005025CB">
      <w:pPr>
        <w:spacing w:line="300" w:lineRule="auto"/>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C</w:t>
      </w:r>
      <w:r>
        <w:rPr>
          <w:rFonts w:ascii="Times New Roman" w:eastAsiaTheme="minorEastAsia" w:hAnsi="Times New Roman" w:cs="Times New Roman" w:hint="eastAsia"/>
          <w:b/>
          <w:sz w:val="24"/>
          <w:szCs w:val="24"/>
        </w:rPr>
        <w:t>．</w:t>
      </w:r>
      <w:r>
        <w:rPr>
          <w:rFonts w:ascii="Times New Roman" w:eastAsiaTheme="minorEastAsia" w:hAnsi="Times New Roman" w:cs="Times New Roman" w:hint="eastAsia"/>
          <w:b/>
          <w:sz w:val="24"/>
          <w:szCs w:val="24"/>
        </w:rPr>
        <w:t>Classification results of</w:t>
      </w:r>
      <w:r w:rsidRPr="00E11DD2">
        <w:rPr>
          <w:rFonts w:ascii="Times New Roman" w:eastAsiaTheme="minorEastAsia" w:hAnsi="Times New Roman" w:cs="Times New Roman" w:hint="eastAsia"/>
          <w:b/>
          <w:sz w:val="24"/>
          <w:szCs w:val="24"/>
        </w:rPr>
        <w:t xml:space="preserve"> </w:t>
      </w:r>
      <w:r w:rsidRPr="00E87DB9">
        <w:rPr>
          <w:rFonts w:ascii="Times New Roman" w:eastAsiaTheme="minorEastAsia" w:hAnsi="Times New Roman" w:cs="Times New Roman" w:hint="eastAsia"/>
          <w:b/>
          <w:sz w:val="24"/>
          <w:szCs w:val="24"/>
        </w:rPr>
        <w:t>Scenes I</w:t>
      </w:r>
      <w:r>
        <w:rPr>
          <w:rFonts w:ascii="Times New Roman" w:eastAsiaTheme="minorEastAsia" w:hAnsi="Times New Roman" w:cs="Times New Roman" w:hint="eastAsia"/>
          <w:b/>
          <w:sz w:val="24"/>
          <w:szCs w:val="24"/>
        </w:rPr>
        <w:t>II</w:t>
      </w:r>
      <w:r w:rsidR="005025CB">
        <w:rPr>
          <w:rFonts w:ascii="Times New Roman" w:eastAsiaTheme="minorEastAsia" w:hAnsi="Times New Roman" w:cs="Times New Roman" w:hint="eastAsia"/>
          <w:b/>
          <w:sz w:val="24"/>
          <w:szCs w:val="24"/>
        </w:rPr>
        <w:t xml:space="preserve"> </w:t>
      </w:r>
      <w:del w:id="737" w:author="User" w:date="2016-10-24T17:40:00Z">
        <w:r w:rsidR="005025CB" w:rsidRPr="005025CB" w:rsidDel="007D2F3C">
          <w:rPr>
            <w:rFonts w:ascii="Times New Roman" w:eastAsiaTheme="minorEastAsia" w:hAnsi="Times New Roman" w:cs="Times New Roman" w:hint="eastAsia"/>
            <w:b/>
            <w:sz w:val="24"/>
            <w:szCs w:val="24"/>
            <w:highlight w:val="yellow"/>
          </w:rPr>
          <w:delText>（采用的特征对最后结果影响蛮大的</w:delText>
        </w:r>
        <w:r w:rsidR="005025CB" w:rsidDel="007D2F3C">
          <w:rPr>
            <w:rFonts w:ascii="Times New Roman" w:eastAsiaTheme="minorEastAsia" w:hAnsi="Times New Roman" w:cs="Times New Roman" w:hint="eastAsia"/>
            <w:b/>
            <w:sz w:val="24"/>
            <w:szCs w:val="24"/>
            <w:highlight w:val="yellow"/>
          </w:rPr>
          <w:delText>。</w:delText>
        </w:r>
        <w:r w:rsidR="005025CB" w:rsidRPr="005025CB" w:rsidDel="007D2F3C">
          <w:rPr>
            <w:rFonts w:ascii="Times New Roman" w:eastAsiaTheme="minorEastAsia" w:hAnsi="Times New Roman" w:cs="Times New Roman" w:hint="eastAsia"/>
            <w:b/>
            <w:sz w:val="24"/>
            <w:szCs w:val="24"/>
            <w:highlight w:val="yellow"/>
          </w:rPr>
          <w:delText>我的方法还是要依赖特征输入的，这段时间</w:delText>
        </w:r>
        <w:r w:rsidR="005025CB" w:rsidDel="007D2F3C">
          <w:rPr>
            <w:rFonts w:ascii="Times New Roman" w:eastAsiaTheme="minorEastAsia" w:hAnsi="Times New Roman" w:cs="Times New Roman" w:hint="eastAsia"/>
            <w:b/>
            <w:sz w:val="24"/>
            <w:szCs w:val="24"/>
            <w:highlight w:val="yellow"/>
          </w:rPr>
          <w:delText>我再</w:delText>
        </w:r>
        <w:r w:rsidR="005025CB" w:rsidRPr="005025CB" w:rsidDel="007D2F3C">
          <w:rPr>
            <w:rFonts w:ascii="Times New Roman" w:eastAsiaTheme="minorEastAsia" w:hAnsi="Times New Roman" w:cs="Times New Roman" w:hint="eastAsia"/>
            <w:b/>
            <w:sz w:val="24"/>
            <w:szCs w:val="24"/>
            <w:highlight w:val="yellow"/>
          </w:rPr>
          <w:delText>看下那个网站对应的</w:delText>
        </w:r>
        <w:r w:rsidR="005025CB" w:rsidDel="007D2F3C">
          <w:rPr>
            <w:rFonts w:ascii="Times New Roman" w:eastAsiaTheme="minorEastAsia" w:hAnsi="Times New Roman" w:cs="Times New Roman" w:hint="eastAsia"/>
            <w:b/>
            <w:sz w:val="24"/>
            <w:szCs w:val="24"/>
            <w:highlight w:val="yellow"/>
          </w:rPr>
          <w:delText>文章</w:delText>
        </w:r>
        <w:r w:rsidR="005025CB" w:rsidRPr="005025CB" w:rsidDel="007D2F3C">
          <w:rPr>
            <w:rFonts w:ascii="Times New Roman" w:eastAsiaTheme="minorEastAsia" w:hAnsi="Times New Roman" w:cs="Times New Roman" w:hint="eastAsia"/>
            <w:b/>
            <w:sz w:val="24"/>
            <w:szCs w:val="24"/>
            <w:highlight w:val="yellow"/>
          </w:rPr>
          <w:delText>用的</w:delText>
        </w:r>
        <w:r w:rsidR="005025CB" w:rsidDel="007D2F3C">
          <w:rPr>
            <w:rFonts w:ascii="Times New Roman" w:eastAsiaTheme="minorEastAsia" w:hAnsi="Times New Roman" w:cs="Times New Roman" w:hint="eastAsia"/>
            <w:b/>
            <w:sz w:val="24"/>
            <w:szCs w:val="24"/>
            <w:highlight w:val="yellow"/>
          </w:rPr>
          <w:delText>是</w:delText>
        </w:r>
        <w:r w:rsidR="005025CB" w:rsidRPr="005025CB" w:rsidDel="007D2F3C">
          <w:rPr>
            <w:rFonts w:ascii="Times New Roman" w:eastAsiaTheme="minorEastAsia" w:hAnsi="Times New Roman" w:cs="Times New Roman" w:hint="eastAsia"/>
            <w:b/>
            <w:sz w:val="24"/>
            <w:szCs w:val="24"/>
            <w:highlight w:val="yellow"/>
          </w:rPr>
          <w:delText>什么特征</w:delText>
        </w:r>
        <w:r w:rsidR="005025CB" w:rsidDel="007D2F3C">
          <w:rPr>
            <w:rFonts w:ascii="Times New Roman" w:eastAsiaTheme="minorEastAsia" w:hAnsi="Times New Roman" w:cs="Times New Roman" w:hint="eastAsia"/>
            <w:b/>
            <w:sz w:val="24"/>
            <w:szCs w:val="24"/>
            <w:highlight w:val="yellow"/>
          </w:rPr>
          <w:delText>。</w:delText>
        </w:r>
        <w:r w:rsidR="005025CB" w:rsidRPr="005025CB" w:rsidDel="007D2F3C">
          <w:rPr>
            <w:rFonts w:ascii="Times New Roman" w:eastAsiaTheme="minorEastAsia" w:hAnsi="Times New Roman" w:cs="Times New Roman" w:hint="eastAsia"/>
            <w:b/>
            <w:sz w:val="24"/>
            <w:szCs w:val="24"/>
            <w:highlight w:val="yellow"/>
          </w:rPr>
          <w:delText>然后作为我的输入这样可能会好点，要不然看上去结果挺惨的。不过那个文章用了所有的训练样本，然后抽稀的，结果大概有</w:delText>
        </w:r>
        <w:r w:rsidR="005025CB" w:rsidRPr="005025CB" w:rsidDel="007D2F3C">
          <w:rPr>
            <w:rFonts w:ascii="Times New Roman" w:eastAsiaTheme="minorEastAsia" w:hAnsi="Times New Roman" w:cs="Times New Roman" w:hint="eastAsia"/>
            <w:b/>
            <w:sz w:val="24"/>
            <w:szCs w:val="24"/>
            <w:highlight w:val="yellow"/>
          </w:rPr>
          <w:delText>90</w:delText>
        </w:r>
        <w:r w:rsidR="005025CB" w:rsidRPr="005025CB" w:rsidDel="007D2F3C">
          <w:rPr>
            <w:rFonts w:ascii="Times New Roman" w:eastAsiaTheme="minorEastAsia" w:hAnsi="Times New Roman" w:cs="Times New Roman" w:hint="eastAsia"/>
            <w:b/>
            <w:sz w:val="24"/>
            <w:szCs w:val="24"/>
            <w:highlight w:val="yellow"/>
          </w:rPr>
          <w:delText>。</w:delText>
        </w:r>
        <w:r w:rsidR="005025CB" w:rsidDel="007D2F3C">
          <w:rPr>
            <w:rFonts w:ascii="Times New Roman" w:eastAsiaTheme="minorEastAsia" w:hAnsi="Times New Roman" w:cs="Times New Roman" w:hint="eastAsia"/>
            <w:b/>
            <w:sz w:val="24"/>
            <w:szCs w:val="24"/>
            <w:highlight w:val="yellow"/>
          </w:rPr>
          <w:delText>若</w:delText>
        </w:r>
        <w:r w:rsidR="005025CB" w:rsidRPr="005025CB" w:rsidDel="007D2F3C">
          <w:rPr>
            <w:rFonts w:ascii="Times New Roman" w:eastAsiaTheme="minorEastAsia" w:hAnsi="Times New Roman" w:cs="Times New Roman" w:hint="eastAsia"/>
            <w:b/>
            <w:sz w:val="24"/>
            <w:szCs w:val="24"/>
            <w:highlight w:val="yellow"/>
          </w:rPr>
          <w:delText>采用同样的特征，感觉对性能提升还是挺大的。王臻）</w:delText>
        </w:r>
      </w:del>
    </w:p>
    <w:p w:rsidR="0031474F" w:rsidRPr="00C54053" w:rsidRDefault="0031474F" w:rsidP="0031474F">
      <w:pPr>
        <w:spacing w:line="300" w:lineRule="auto"/>
        <w:ind w:firstLineChars="200" w:firstLine="480"/>
        <w:jc w:val="left"/>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从网站下载了三幅数据，采用其中一幅数据</w:t>
      </w:r>
      <w:r w:rsidRPr="00C54053">
        <w:rPr>
          <w:rFonts w:ascii="Times New Roman" w:eastAsiaTheme="minorEastAsia" w:hAnsi="Times New Roman" w:cs="Times New Roman"/>
          <w:sz w:val="24"/>
          <w:szCs w:val="24"/>
        </w:rPr>
        <w:t>最粗的那个层次的点集中</w:t>
      </w:r>
      <w:r>
        <w:rPr>
          <w:rFonts w:ascii="Times New Roman" w:eastAsiaTheme="minorEastAsia" w:hAnsi="Times New Roman" w:cs="Times New Roman" w:hint="eastAsia"/>
          <w:sz w:val="24"/>
          <w:szCs w:val="24"/>
        </w:rPr>
        <w:t>随机</w:t>
      </w:r>
      <w:r>
        <w:rPr>
          <w:rFonts w:ascii="Times New Roman" w:eastAsiaTheme="minorEastAsia" w:hAnsi="Times New Roman" w:cs="Times New Roman"/>
          <w:sz w:val="24"/>
          <w:szCs w:val="24"/>
        </w:rPr>
        <w:lastRenderedPageBreak/>
        <w:t>挑选</w:t>
      </w:r>
      <w:r>
        <w:rPr>
          <w:rFonts w:ascii="Times New Roman" w:eastAsiaTheme="minorEastAsia" w:hAnsi="Times New Roman" w:cs="Times New Roman" w:hint="eastAsia"/>
          <w:sz w:val="24"/>
          <w:szCs w:val="24"/>
        </w:rPr>
        <w:t>的</w:t>
      </w:r>
      <w:r>
        <w:rPr>
          <w:rFonts w:ascii="Times New Roman" w:eastAsiaTheme="minorEastAsia" w:hAnsi="Times New Roman" w:cs="Times New Roman" w:hint="eastAsia"/>
          <w:sz w:val="24"/>
          <w:szCs w:val="24"/>
        </w:rPr>
        <w:t>4</w:t>
      </w:r>
      <w:r w:rsidRPr="00C54053">
        <w:rPr>
          <w:rFonts w:ascii="Times New Roman" w:eastAsiaTheme="minorEastAsia" w:hAnsi="Times New Roman" w:cs="Times New Roman"/>
          <w:sz w:val="24"/>
          <w:szCs w:val="24"/>
        </w:rPr>
        <w:t>0%</w:t>
      </w:r>
      <w:proofErr w:type="gramStart"/>
      <w:r w:rsidRPr="00C54053">
        <w:rPr>
          <w:rFonts w:ascii="Times New Roman" w:eastAsiaTheme="minorEastAsia" w:hAnsi="Times New Roman" w:cs="Times New Roman"/>
          <w:sz w:val="24"/>
          <w:szCs w:val="24"/>
        </w:rPr>
        <w:t>的点集作为</w:t>
      </w:r>
      <w:proofErr w:type="gramEnd"/>
      <w:r w:rsidRPr="00C54053">
        <w:rPr>
          <w:rFonts w:ascii="Times New Roman" w:eastAsiaTheme="minorEastAsia" w:hAnsi="Times New Roman" w:cs="Times New Roman"/>
          <w:sz w:val="24"/>
          <w:szCs w:val="24"/>
        </w:rPr>
        <w:t>训练样本</w:t>
      </w:r>
      <w:r>
        <w:rPr>
          <w:rFonts w:ascii="Times New Roman" w:eastAsiaTheme="minorEastAsia" w:hAnsi="Times New Roman" w:cs="Times New Roman" w:hint="eastAsia"/>
          <w:sz w:val="24"/>
          <w:szCs w:val="24"/>
        </w:rPr>
        <w:t>，另两幅数据作为测试样本。</w:t>
      </w:r>
      <w:r w:rsidRPr="00C54053">
        <w:rPr>
          <w:rFonts w:ascii="Times New Roman" w:eastAsiaTheme="minorEastAsia" w:hAnsi="Times New Roman" w:cs="Times New Roman"/>
          <w:sz w:val="24"/>
          <w:szCs w:val="24"/>
        </w:rPr>
        <w:t>表</w:t>
      </w:r>
      <w:r>
        <w:rPr>
          <w:rFonts w:ascii="Times New Roman" w:eastAsiaTheme="minorEastAsia" w:hAnsi="Times New Roman" w:cs="Times New Roman" w:hint="eastAsia"/>
          <w:sz w:val="24"/>
          <w:szCs w:val="24"/>
        </w:rPr>
        <w:t>5</w:t>
      </w:r>
      <w:r w:rsidRPr="00C54053">
        <w:rPr>
          <w:rFonts w:ascii="Times New Roman" w:eastAsiaTheme="minorEastAsia" w:hAnsi="Times New Roman" w:cs="Times New Roman"/>
          <w:sz w:val="24"/>
          <w:szCs w:val="24"/>
        </w:rPr>
        <w:t>显示了</w:t>
      </w:r>
      <w:r>
        <w:rPr>
          <w:rFonts w:ascii="Times New Roman" w:eastAsiaTheme="minorEastAsia" w:hAnsi="Times New Roman" w:cs="Times New Roman" w:hint="eastAsia"/>
          <w:sz w:val="24"/>
          <w:szCs w:val="24"/>
        </w:rPr>
        <w:t>三个场景中</w:t>
      </w:r>
      <w:r w:rsidRPr="00C54053">
        <w:rPr>
          <w:rFonts w:ascii="Times New Roman" w:eastAsiaTheme="minorEastAsia" w:hAnsi="Times New Roman" w:cs="Times New Roman"/>
          <w:sz w:val="24"/>
          <w:szCs w:val="24"/>
        </w:rPr>
        <w:t>点的数量以及对应的多层次</w:t>
      </w:r>
      <w:proofErr w:type="gramStart"/>
      <w:r w:rsidRPr="00C54053">
        <w:rPr>
          <w:rFonts w:ascii="Times New Roman" w:eastAsiaTheme="minorEastAsia" w:hAnsi="Times New Roman" w:cs="Times New Roman"/>
          <w:sz w:val="24"/>
          <w:szCs w:val="24"/>
        </w:rPr>
        <w:t>点集的总点集</w:t>
      </w:r>
      <w:proofErr w:type="gramEnd"/>
      <w:r w:rsidRPr="00C54053">
        <w:rPr>
          <w:rFonts w:ascii="Times New Roman" w:eastAsiaTheme="minorEastAsia" w:hAnsi="Times New Roman" w:cs="Times New Roman"/>
          <w:sz w:val="24"/>
          <w:szCs w:val="24"/>
        </w:rPr>
        <w:t>数</w:t>
      </w:r>
      <w:r>
        <w:rPr>
          <w:rFonts w:ascii="Times New Roman" w:eastAsiaTheme="minorEastAsia" w:hAnsi="Times New Roman" w:cs="Times New Roman" w:hint="eastAsia"/>
          <w:sz w:val="24"/>
          <w:szCs w:val="24"/>
        </w:rPr>
        <w:t>。其中场景</w:t>
      </w:r>
      <w:r>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是训练数据。</w:t>
      </w:r>
      <w:r w:rsidRPr="00C54053">
        <w:rPr>
          <w:rFonts w:ascii="Times New Roman" w:eastAsiaTheme="minorEastAsia" w:hAnsi="Times New Roman" w:cs="Times New Roman"/>
          <w:sz w:val="24"/>
          <w:szCs w:val="24"/>
        </w:rPr>
        <w:t>表</w:t>
      </w:r>
      <w:r>
        <w:rPr>
          <w:rFonts w:ascii="Times New Roman" w:eastAsiaTheme="minorEastAsia" w:hAnsi="Times New Roman" w:cs="Times New Roman" w:hint="eastAsia"/>
          <w:sz w:val="24"/>
          <w:szCs w:val="24"/>
        </w:rPr>
        <w:t>6</w:t>
      </w:r>
      <w:r>
        <w:rPr>
          <w:rFonts w:ascii="Times New Roman" w:eastAsiaTheme="minorEastAsia" w:hAnsi="Times New Roman" w:cs="Times New Roman" w:hint="eastAsia"/>
          <w:sz w:val="24"/>
          <w:szCs w:val="24"/>
        </w:rPr>
        <w:t>显示了</w:t>
      </w:r>
      <w:r w:rsidRPr="00C54053">
        <w:rPr>
          <w:rFonts w:ascii="Times New Roman" w:eastAsiaTheme="minorEastAsia" w:hAnsi="Times New Roman" w:cs="Times New Roman"/>
          <w:sz w:val="24"/>
          <w:szCs w:val="24"/>
        </w:rPr>
        <w:t>各类别的分类精度。图</w:t>
      </w:r>
      <w:r>
        <w:rPr>
          <w:rFonts w:ascii="Times New Roman" w:eastAsiaTheme="minorEastAsia" w:hAnsi="Times New Roman" w:cs="Times New Roman" w:hint="eastAsia"/>
          <w:sz w:val="24"/>
          <w:szCs w:val="24"/>
        </w:rPr>
        <w:t>5</w:t>
      </w:r>
      <w:r w:rsidRPr="00C54053">
        <w:rPr>
          <w:rFonts w:ascii="Times New Roman" w:eastAsiaTheme="minorEastAsia" w:hAnsi="Times New Roman" w:cs="Times New Roman"/>
          <w:sz w:val="24"/>
          <w:szCs w:val="24"/>
        </w:rPr>
        <w:t>显示了</w:t>
      </w:r>
      <w:r>
        <w:rPr>
          <w:rFonts w:ascii="Times New Roman" w:eastAsiaTheme="minorEastAsia" w:hAnsi="Times New Roman" w:cs="Times New Roman" w:hint="eastAsia"/>
          <w:sz w:val="24"/>
          <w:szCs w:val="24"/>
        </w:rPr>
        <w:t>三个场景的点云数据</w:t>
      </w:r>
      <w:r w:rsidRPr="00C54053">
        <w:rPr>
          <w:rFonts w:ascii="Times New Roman" w:eastAsiaTheme="minorEastAsia" w:hAnsi="Times New Roman" w:cs="Times New Roman"/>
          <w:sz w:val="24"/>
          <w:szCs w:val="24"/>
        </w:rPr>
        <w:t>，</w:t>
      </w:r>
      <w:r>
        <w:rPr>
          <w:rFonts w:ascii="Times New Roman" w:eastAsiaTheme="minorEastAsia" w:hAnsi="Times New Roman" w:cs="Times New Roman" w:hint="eastAsia"/>
          <w:sz w:val="24"/>
          <w:szCs w:val="24"/>
        </w:rPr>
        <w:t>以及场景</w:t>
      </w:r>
      <w:r>
        <w:rPr>
          <w:rFonts w:ascii="Times New Roman" w:eastAsiaTheme="minorEastAsia" w:hAnsi="Times New Roman" w:cs="Times New Roman" w:hint="eastAsia"/>
          <w:sz w:val="24"/>
          <w:szCs w:val="24"/>
        </w:rPr>
        <w:t>2</w:t>
      </w:r>
      <w:r>
        <w:rPr>
          <w:rFonts w:ascii="Times New Roman" w:eastAsiaTheme="minorEastAsia" w:hAnsi="Times New Roman" w:cs="Times New Roman" w:hint="eastAsia"/>
          <w:sz w:val="24"/>
          <w:szCs w:val="24"/>
        </w:rPr>
        <w:t>和场景</w:t>
      </w:r>
      <w:r>
        <w:rPr>
          <w:rFonts w:ascii="Times New Roman" w:eastAsiaTheme="minorEastAsia" w:hAnsi="Times New Roman" w:cs="Times New Roman" w:hint="eastAsia"/>
          <w:sz w:val="24"/>
          <w:szCs w:val="24"/>
        </w:rPr>
        <w:t>3</w:t>
      </w:r>
      <w:r>
        <w:rPr>
          <w:rFonts w:ascii="Times New Roman" w:eastAsiaTheme="minorEastAsia" w:hAnsi="Times New Roman" w:cs="Times New Roman" w:hint="eastAsia"/>
          <w:sz w:val="24"/>
          <w:szCs w:val="24"/>
        </w:rPr>
        <w:t>分类后的结果。</w:t>
      </w:r>
      <w:r w:rsidRPr="00C54053">
        <w:rPr>
          <w:rFonts w:ascii="Times New Roman" w:eastAsiaTheme="minorEastAsia" w:hAnsi="Times New Roman" w:cs="Times New Roman"/>
          <w:sz w:val="24"/>
          <w:szCs w:val="24"/>
        </w:rPr>
        <w:t>其中</w:t>
      </w:r>
      <w:r>
        <w:rPr>
          <w:rFonts w:ascii="Times New Roman" w:eastAsiaTheme="minorEastAsia" w:hAnsi="Times New Roman" w:cs="Times New Roman" w:hint="eastAsia"/>
          <w:sz w:val="24"/>
          <w:szCs w:val="24"/>
        </w:rPr>
        <w:t>浅绿色为自然地面，暗绿色为高植被，亮绿色为低植被，红色为建筑，紫色为</w:t>
      </w:r>
      <w:r w:rsidRPr="003C2D2E">
        <w:rPr>
          <w:rFonts w:ascii="Times New Roman" w:eastAsiaTheme="minorEastAsia" w:hAnsi="Times New Roman" w:cs="Times New Roman"/>
          <w:sz w:val="24"/>
          <w:szCs w:val="24"/>
        </w:rPr>
        <w:t>hard scape</w:t>
      </w:r>
      <w:r>
        <w:rPr>
          <w:rFonts w:ascii="Times New Roman" w:eastAsiaTheme="minorEastAsia" w:hAnsi="Times New Roman" w:cs="Times New Roman" w:hint="eastAsia"/>
          <w:sz w:val="24"/>
          <w:szCs w:val="24"/>
        </w:rPr>
        <w:t>，橙色为人，粉色为车</w:t>
      </w:r>
      <w:r w:rsidRPr="00C54053">
        <w:rPr>
          <w:rFonts w:ascii="Times New Roman" w:eastAsiaTheme="minorEastAsia" w:hAnsi="Times New Roman" w:cs="Times New Roman"/>
          <w:sz w:val="24"/>
          <w:szCs w:val="24"/>
        </w:rPr>
        <w:t>。</w:t>
      </w:r>
    </w:p>
    <w:p w:rsidR="00926643" w:rsidRPr="007C4827" w:rsidRDefault="007C4827" w:rsidP="007C4827">
      <w:pPr>
        <w:spacing w:line="300" w:lineRule="auto"/>
        <w:jc w:val="center"/>
        <w:rPr>
          <w:rFonts w:ascii="Times New Roman" w:eastAsiaTheme="minorEastAsia" w:hAnsi="Times New Roman" w:cs="Times New Roman"/>
          <w:b/>
          <w:sz w:val="24"/>
          <w:szCs w:val="24"/>
        </w:rPr>
      </w:pPr>
      <w:r w:rsidRPr="00C54053">
        <w:rPr>
          <w:rFonts w:ascii="Times New Roman" w:eastAsiaTheme="minorEastAsia" w:hAnsi="Times New Roman" w:cs="Times New Roman"/>
          <w:sz w:val="24"/>
          <w:szCs w:val="24"/>
        </w:rPr>
        <w:t>表</w:t>
      </w:r>
      <w:del w:id="738" w:author="User" w:date="2016-10-24T19:48:00Z">
        <w:r w:rsidDel="003242CF">
          <w:rPr>
            <w:rFonts w:ascii="Times New Roman" w:eastAsiaTheme="minorEastAsia" w:hAnsi="Times New Roman" w:cs="Times New Roman" w:hint="eastAsia"/>
            <w:sz w:val="24"/>
            <w:szCs w:val="24"/>
          </w:rPr>
          <w:delText>5</w:delText>
        </w:r>
        <w:r w:rsidRPr="00C54053" w:rsidDel="003242CF">
          <w:rPr>
            <w:rFonts w:ascii="Times New Roman" w:eastAsiaTheme="minorEastAsia" w:hAnsi="Times New Roman" w:cs="Times New Roman"/>
            <w:sz w:val="24"/>
            <w:szCs w:val="24"/>
          </w:rPr>
          <w:delText xml:space="preserve"> </w:delText>
        </w:r>
      </w:del>
      <w:ins w:id="739" w:author="User" w:date="2016-10-24T19:48:00Z">
        <w:r w:rsidR="003242CF">
          <w:rPr>
            <w:rFonts w:ascii="Times New Roman" w:eastAsiaTheme="minorEastAsia" w:hAnsi="Times New Roman" w:cs="Times New Roman" w:hint="eastAsia"/>
            <w:sz w:val="24"/>
            <w:szCs w:val="24"/>
          </w:rPr>
          <w:t>6</w:t>
        </w:r>
      </w:ins>
      <w:r w:rsidRPr="00C54053">
        <w:rPr>
          <w:rFonts w:ascii="Times New Roman" w:eastAsiaTheme="minorEastAsia" w:hAnsi="Times New Roman" w:cs="Times New Roman"/>
          <w:sz w:val="24"/>
          <w:szCs w:val="24"/>
        </w:rPr>
        <w:t>样本内点的数量以及对应的多层次</w:t>
      </w:r>
      <w:proofErr w:type="gramStart"/>
      <w:r w:rsidRPr="00C54053">
        <w:rPr>
          <w:rFonts w:ascii="Times New Roman" w:eastAsiaTheme="minorEastAsia" w:hAnsi="Times New Roman" w:cs="Times New Roman"/>
          <w:sz w:val="24"/>
          <w:szCs w:val="24"/>
        </w:rPr>
        <w:t>点集的总点集</w:t>
      </w:r>
      <w:proofErr w:type="gramEnd"/>
      <w:r w:rsidRPr="00C54053">
        <w:rPr>
          <w:rFonts w:ascii="Times New Roman" w:eastAsiaTheme="minorEastAsia" w:hAnsi="Times New Roman" w:cs="Times New Roman"/>
          <w:sz w:val="24"/>
          <w:szCs w:val="24"/>
        </w:rPr>
        <w:t>数</w:t>
      </w: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032"/>
        <w:gridCol w:w="1158"/>
        <w:gridCol w:w="1158"/>
        <w:gridCol w:w="1158"/>
        <w:gridCol w:w="1013"/>
        <w:gridCol w:w="1158"/>
        <w:gridCol w:w="869"/>
      </w:tblGrid>
      <w:tr w:rsidR="00926643" w:rsidRPr="00C54053" w:rsidTr="00E115B8">
        <w:trPr>
          <w:trHeight w:val="663"/>
        </w:trPr>
        <w:tc>
          <w:tcPr>
            <w:tcW w:w="959"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scene</w:t>
            </w:r>
          </w:p>
        </w:tc>
        <w:tc>
          <w:tcPr>
            <w:tcW w:w="1032"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natural terrain</w:t>
            </w:r>
          </w:p>
        </w:tc>
        <w:tc>
          <w:tcPr>
            <w:tcW w:w="1158"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high vegetation</w:t>
            </w:r>
          </w:p>
        </w:tc>
        <w:tc>
          <w:tcPr>
            <w:tcW w:w="1158"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low vegetation</w:t>
            </w:r>
          </w:p>
        </w:tc>
        <w:tc>
          <w:tcPr>
            <w:tcW w:w="1158"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buildings</w:t>
            </w:r>
          </w:p>
        </w:tc>
        <w:tc>
          <w:tcPr>
            <w:tcW w:w="1013"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hard scape</w:t>
            </w:r>
          </w:p>
        </w:tc>
        <w:tc>
          <w:tcPr>
            <w:tcW w:w="1158"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 xml:space="preserve">scanning </w:t>
            </w:r>
            <w:proofErr w:type="spellStart"/>
            <w:r w:rsidRPr="00267D3D">
              <w:rPr>
                <w:rFonts w:ascii="Times New Roman" w:eastAsiaTheme="minorEastAsia" w:hAnsi="Times New Roman" w:cs="Times New Roman"/>
                <w:sz w:val="18"/>
                <w:szCs w:val="24"/>
              </w:rPr>
              <w:t>artefacts</w:t>
            </w:r>
            <w:proofErr w:type="spellEnd"/>
          </w:p>
        </w:tc>
        <w:tc>
          <w:tcPr>
            <w:tcW w:w="869"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cars</w:t>
            </w:r>
          </w:p>
        </w:tc>
      </w:tr>
      <w:tr w:rsidR="00926643" w:rsidRPr="00C54053" w:rsidTr="00E115B8">
        <w:trPr>
          <w:trHeight w:val="676"/>
        </w:trPr>
        <w:tc>
          <w:tcPr>
            <w:tcW w:w="959"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w:t>
            </w:r>
          </w:p>
        </w:tc>
        <w:tc>
          <w:tcPr>
            <w:tcW w:w="1032"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4924691</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(113311)</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352455</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(8252)</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172081</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(3944)</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1611908</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(36433)</w:t>
            </w:r>
          </w:p>
        </w:tc>
        <w:tc>
          <w:tcPr>
            <w:tcW w:w="1013"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46140</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(1090)</w:t>
            </w:r>
          </w:p>
        </w:tc>
        <w:tc>
          <w:tcPr>
            <w:tcW w:w="1158"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751</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(22)</w:t>
            </w:r>
          </w:p>
        </w:tc>
        <w:tc>
          <w:tcPr>
            <w:tcW w:w="869"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403970</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(9049)</w:t>
            </w:r>
          </w:p>
        </w:tc>
      </w:tr>
      <w:tr w:rsidR="00926643" w:rsidRPr="00C54053" w:rsidTr="00E115B8">
        <w:trPr>
          <w:trHeight w:val="676"/>
        </w:trPr>
        <w:tc>
          <w:tcPr>
            <w:tcW w:w="959"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w:t>
            </w:r>
          </w:p>
        </w:tc>
        <w:tc>
          <w:tcPr>
            <w:tcW w:w="1032"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3174149</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(72081)</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1027837</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(24161)</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592309</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(13756)</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539935</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(12233)</w:t>
            </w:r>
          </w:p>
        </w:tc>
        <w:tc>
          <w:tcPr>
            <w:tcW w:w="1013"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1260888</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(28367)</w:t>
            </w:r>
          </w:p>
        </w:tc>
        <w:tc>
          <w:tcPr>
            <w:tcW w:w="1158"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7040</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(176)</w:t>
            </w:r>
          </w:p>
        </w:tc>
        <w:tc>
          <w:tcPr>
            <w:tcW w:w="869"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92873</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(2097)</w:t>
            </w:r>
          </w:p>
        </w:tc>
      </w:tr>
      <w:tr w:rsidR="00926643" w:rsidRPr="00C54053" w:rsidTr="00E115B8">
        <w:trPr>
          <w:trHeight w:val="676"/>
        </w:trPr>
        <w:tc>
          <w:tcPr>
            <w:tcW w:w="959"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w:t>
            </w:r>
          </w:p>
        </w:tc>
        <w:tc>
          <w:tcPr>
            <w:tcW w:w="1032"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3507576</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(80268)</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2537763</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(59086)</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49680</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(1170)</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1241838</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(28049)</w:t>
            </w:r>
          </w:p>
        </w:tc>
        <w:tc>
          <w:tcPr>
            <w:tcW w:w="1013"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762982</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(17190)</w:t>
            </w:r>
          </w:p>
        </w:tc>
        <w:tc>
          <w:tcPr>
            <w:tcW w:w="1158"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13899</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(318)</w:t>
            </w:r>
          </w:p>
        </w:tc>
        <w:tc>
          <w:tcPr>
            <w:tcW w:w="869"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65636</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(1471)</w:t>
            </w:r>
          </w:p>
        </w:tc>
      </w:tr>
    </w:tbl>
    <w:p w:rsidR="00926643" w:rsidRDefault="00926643" w:rsidP="00926643">
      <w:pPr>
        <w:spacing w:line="300" w:lineRule="auto"/>
        <w:ind w:firstLine="482"/>
        <w:jc w:val="left"/>
        <w:rPr>
          <w:rFonts w:ascii="Times New Roman" w:eastAsiaTheme="minorEastAsia" w:hAnsi="Times New Roman" w:cs="Times New Roman"/>
          <w:b/>
          <w:sz w:val="24"/>
          <w:szCs w:val="24"/>
        </w:rPr>
      </w:pPr>
    </w:p>
    <w:p w:rsidR="00926643" w:rsidRDefault="007C4827" w:rsidP="007C4827">
      <w:pPr>
        <w:spacing w:line="300" w:lineRule="auto"/>
        <w:jc w:val="center"/>
        <w:rPr>
          <w:rFonts w:ascii="Times New Roman" w:eastAsiaTheme="minorEastAsia" w:hAnsi="Times New Roman" w:cs="Times New Roman"/>
          <w:b/>
          <w:sz w:val="24"/>
          <w:szCs w:val="24"/>
        </w:rPr>
      </w:pPr>
      <w:r w:rsidRPr="00C54053">
        <w:rPr>
          <w:rFonts w:ascii="Times New Roman" w:eastAsiaTheme="minorEastAsia" w:hAnsi="Times New Roman" w:cs="Times New Roman"/>
          <w:sz w:val="24"/>
          <w:szCs w:val="24"/>
        </w:rPr>
        <w:t>表</w:t>
      </w:r>
      <w:del w:id="740" w:author="User" w:date="2016-10-24T19:48:00Z">
        <w:r w:rsidDel="003242CF">
          <w:rPr>
            <w:rFonts w:ascii="Times New Roman" w:eastAsiaTheme="minorEastAsia" w:hAnsi="Times New Roman" w:cs="Times New Roman" w:hint="eastAsia"/>
            <w:sz w:val="24"/>
            <w:szCs w:val="24"/>
          </w:rPr>
          <w:delText>6</w:delText>
        </w:r>
      </w:del>
      <w:ins w:id="741" w:author="User" w:date="2016-10-24T19:48:00Z">
        <w:r w:rsidR="003242CF">
          <w:rPr>
            <w:rFonts w:ascii="Times New Roman" w:eastAsiaTheme="minorEastAsia" w:hAnsi="Times New Roman" w:cs="Times New Roman" w:hint="eastAsia"/>
            <w:sz w:val="24"/>
            <w:szCs w:val="24"/>
          </w:rPr>
          <w:t>7</w:t>
        </w:r>
      </w:ins>
      <w:r w:rsidRPr="00C54053">
        <w:rPr>
          <w:rFonts w:ascii="Times New Roman" w:eastAsiaTheme="minorEastAsia" w:hAnsi="Times New Roman" w:cs="Times New Roman"/>
          <w:sz w:val="24"/>
          <w:szCs w:val="24"/>
        </w:rPr>
        <w:t>分类精度</w:t>
      </w:r>
      <w:r w:rsidRPr="00C54053">
        <w:rPr>
          <w:rFonts w:ascii="Times New Roman" w:eastAsiaTheme="minorEastAsia" w:hAnsi="Times New Roman" w:cs="Times New Roman"/>
          <w:sz w:val="24"/>
          <w:szCs w:val="24"/>
        </w:rPr>
        <w:t>(precision/recall</w:t>
      </w:r>
      <w:r>
        <w:rPr>
          <w:rFonts w:ascii="Times New Roman" w:eastAsiaTheme="minorEastAsia" w:hAnsi="Times New Roman" w:cs="Times New Roman" w:hint="eastAsia"/>
          <w:sz w:val="24"/>
          <w:szCs w:val="24"/>
        </w:rPr>
        <w:t xml:space="preserve"> and </w:t>
      </w:r>
      <w:r w:rsidRPr="00C54053">
        <w:rPr>
          <w:rFonts w:ascii="Times New Roman" w:eastAsiaTheme="minorEastAsia" w:hAnsi="Times New Roman" w:cs="Times New Roman"/>
          <w:sz w:val="24"/>
          <w:szCs w:val="24"/>
        </w:rPr>
        <w:t>Accuracy)</w:t>
      </w:r>
    </w:p>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1"/>
        <w:gridCol w:w="937"/>
        <w:gridCol w:w="1051"/>
        <w:gridCol w:w="1051"/>
        <w:gridCol w:w="1051"/>
        <w:gridCol w:w="920"/>
        <w:gridCol w:w="1051"/>
        <w:gridCol w:w="789"/>
        <w:gridCol w:w="789"/>
      </w:tblGrid>
      <w:tr w:rsidR="00926643" w:rsidRPr="00C54053" w:rsidTr="00E115B8">
        <w:trPr>
          <w:trHeight w:val="662"/>
        </w:trPr>
        <w:tc>
          <w:tcPr>
            <w:tcW w:w="871"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sz w:val="18"/>
                <w:szCs w:val="24"/>
              </w:rPr>
              <w:t>S</w:t>
            </w:r>
            <w:r>
              <w:rPr>
                <w:rFonts w:ascii="Times New Roman" w:eastAsiaTheme="minorEastAsia" w:hAnsi="Times New Roman" w:cs="Times New Roman" w:hint="eastAsia"/>
                <w:sz w:val="18"/>
                <w:szCs w:val="24"/>
              </w:rPr>
              <w:t>cene2</w:t>
            </w:r>
          </w:p>
        </w:tc>
        <w:tc>
          <w:tcPr>
            <w:tcW w:w="937"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natural terrain</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high vegetation</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low vegetation</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buildings</w:t>
            </w:r>
          </w:p>
        </w:tc>
        <w:tc>
          <w:tcPr>
            <w:tcW w:w="920"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hard scape</w:t>
            </w:r>
          </w:p>
        </w:tc>
        <w:tc>
          <w:tcPr>
            <w:tcW w:w="1051"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 xml:space="preserve">scanning </w:t>
            </w:r>
            <w:proofErr w:type="spellStart"/>
            <w:r w:rsidRPr="00267D3D">
              <w:rPr>
                <w:rFonts w:ascii="Times New Roman" w:eastAsiaTheme="minorEastAsia" w:hAnsi="Times New Roman" w:cs="Times New Roman"/>
                <w:sz w:val="18"/>
                <w:szCs w:val="24"/>
              </w:rPr>
              <w:t>artefacts</w:t>
            </w:r>
            <w:proofErr w:type="spellEnd"/>
          </w:p>
        </w:tc>
        <w:tc>
          <w:tcPr>
            <w:tcW w:w="789"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cars</w:t>
            </w:r>
          </w:p>
        </w:tc>
        <w:tc>
          <w:tcPr>
            <w:tcW w:w="789" w:type="dxa"/>
          </w:tcPr>
          <w:p w:rsidR="00926643" w:rsidRPr="00267D3D" w:rsidRDefault="00926643" w:rsidP="00E115B8">
            <w:pPr>
              <w:spacing w:line="300" w:lineRule="auto"/>
              <w:rPr>
                <w:rFonts w:ascii="Times New Roman" w:eastAsiaTheme="minorEastAsia" w:hAnsi="Times New Roman" w:cs="Times New Roman"/>
                <w:sz w:val="18"/>
                <w:szCs w:val="24"/>
              </w:rPr>
            </w:pPr>
            <w:r w:rsidRPr="00864C6F">
              <w:rPr>
                <w:rFonts w:ascii="Times New Roman" w:eastAsiaTheme="minorEastAsia" w:hAnsi="Times New Roman" w:cs="Times New Roman"/>
                <w:sz w:val="18"/>
                <w:szCs w:val="24"/>
              </w:rPr>
              <w:t>Accuracy</w:t>
            </w:r>
          </w:p>
        </w:tc>
      </w:tr>
      <w:tr w:rsidR="00926643" w:rsidRPr="00C54053" w:rsidTr="00E115B8">
        <w:trPr>
          <w:trHeight w:val="675"/>
        </w:trPr>
        <w:tc>
          <w:tcPr>
            <w:tcW w:w="871" w:type="dxa"/>
            <w:shd w:val="clear" w:color="auto" w:fill="auto"/>
            <w:tcMar>
              <w:left w:w="108" w:type="dxa"/>
            </w:tcMar>
          </w:tcPr>
          <w:p w:rsidR="00926643" w:rsidRPr="005025CB" w:rsidRDefault="00926643"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Test data</w:t>
            </w:r>
          </w:p>
        </w:tc>
        <w:tc>
          <w:tcPr>
            <w:tcW w:w="937"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94.3/87.9</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81.3/47.1</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10.8/38.5</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41.9/67.0</w:t>
            </w:r>
          </w:p>
        </w:tc>
        <w:tc>
          <w:tcPr>
            <w:tcW w:w="920"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27.9/36.6</w:t>
            </w:r>
          </w:p>
        </w:tc>
        <w:tc>
          <w:tcPr>
            <w:tcW w:w="1051"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1.3/3.2</w:t>
            </w:r>
          </w:p>
        </w:tc>
        <w:tc>
          <w:tcPr>
            <w:tcW w:w="789"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66.9</w:t>
            </w:r>
          </w:p>
        </w:tc>
      </w:tr>
      <w:tr w:rsidR="00926643" w:rsidRPr="00C54053" w:rsidTr="00E115B8">
        <w:trPr>
          <w:trHeight w:val="675"/>
        </w:trPr>
        <w:tc>
          <w:tcPr>
            <w:tcW w:w="871" w:type="dxa"/>
            <w:shd w:val="clear" w:color="auto" w:fill="auto"/>
            <w:tcMar>
              <w:left w:w="108" w:type="dxa"/>
            </w:tcMar>
          </w:tcPr>
          <w:p w:rsidR="00926643" w:rsidRPr="005025CB" w:rsidRDefault="00926643"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in[17]</w:t>
            </w:r>
          </w:p>
        </w:tc>
        <w:tc>
          <w:tcPr>
            <w:tcW w:w="937" w:type="dxa"/>
            <w:shd w:val="clear" w:color="auto" w:fill="auto"/>
            <w:tcMar>
              <w:left w:w="108" w:type="dxa"/>
            </w:tcMar>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74.1/64.3</w:t>
            </w:r>
          </w:p>
        </w:tc>
        <w:tc>
          <w:tcPr>
            <w:tcW w:w="1051" w:type="dxa"/>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58.9/23.6</w:t>
            </w:r>
          </w:p>
        </w:tc>
        <w:tc>
          <w:tcPr>
            <w:tcW w:w="1051" w:type="dxa"/>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0/19.4</w:t>
            </w:r>
          </w:p>
        </w:tc>
        <w:tc>
          <w:tcPr>
            <w:tcW w:w="1051" w:type="dxa"/>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20/33.0</w:t>
            </w:r>
          </w:p>
        </w:tc>
        <w:tc>
          <w:tcPr>
            <w:tcW w:w="920" w:type="dxa"/>
            <w:shd w:val="clear" w:color="auto" w:fill="auto"/>
            <w:tcMar>
              <w:left w:w="108" w:type="dxa"/>
            </w:tcMar>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1.2/23.4</w:t>
            </w:r>
          </w:p>
        </w:tc>
        <w:tc>
          <w:tcPr>
            <w:tcW w:w="1051" w:type="dxa"/>
            <w:shd w:val="clear" w:color="auto" w:fill="auto"/>
          </w:tcPr>
          <w:p w:rsidR="00926643" w:rsidRDefault="007C4827"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926643" w:rsidRDefault="007C4827"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926643" w:rsidRDefault="007C4827"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46.1</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18</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82.7/76.7</w:t>
            </w:r>
          </w:p>
        </w:tc>
        <w:tc>
          <w:tcPr>
            <w:tcW w:w="1051" w:type="dxa"/>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50.3/29.1</w:t>
            </w:r>
          </w:p>
        </w:tc>
        <w:tc>
          <w:tcPr>
            <w:tcW w:w="1051" w:type="dxa"/>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7.8/27.2</w:t>
            </w:r>
          </w:p>
        </w:tc>
        <w:tc>
          <w:tcPr>
            <w:tcW w:w="1051" w:type="dxa"/>
          </w:tcPr>
          <w:p w:rsidR="00B30B64" w:rsidRPr="00267D3D" w:rsidRDefault="000B725F"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27.2/44.6</w:t>
            </w:r>
          </w:p>
        </w:tc>
        <w:tc>
          <w:tcPr>
            <w:tcW w:w="920" w:type="dxa"/>
            <w:shd w:val="clear" w:color="auto" w:fill="auto"/>
            <w:tcMar>
              <w:left w:w="108" w:type="dxa"/>
            </w:tcMar>
          </w:tcPr>
          <w:p w:rsidR="00B30B64" w:rsidRPr="00267D3D" w:rsidRDefault="000B725F">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0/15.4</w:t>
            </w:r>
          </w:p>
        </w:tc>
        <w:tc>
          <w:tcPr>
            <w:tcW w:w="1051" w:type="dxa"/>
            <w:shd w:val="clear" w:color="auto" w:fill="auto"/>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49.7</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4</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0B725F"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74.</w:t>
            </w:r>
            <w:r w:rsidR="00E76793">
              <w:rPr>
                <w:rFonts w:ascii="Times New Roman" w:eastAsiaTheme="minorEastAsia" w:hAnsi="Times New Roman" w:cs="Times New Roman" w:hint="eastAsia"/>
                <w:sz w:val="18"/>
                <w:szCs w:val="24"/>
              </w:rPr>
              <w:t xml:space="preserve">8 </w:t>
            </w:r>
            <w:r>
              <w:rPr>
                <w:rFonts w:ascii="Times New Roman" w:eastAsiaTheme="minorEastAsia" w:hAnsi="Times New Roman" w:cs="Times New Roman" w:hint="eastAsia"/>
                <w:sz w:val="18"/>
                <w:szCs w:val="24"/>
              </w:rPr>
              <w:t>/69.5</w:t>
            </w:r>
          </w:p>
        </w:tc>
        <w:tc>
          <w:tcPr>
            <w:tcW w:w="1051" w:type="dxa"/>
          </w:tcPr>
          <w:p w:rsidR="00B30B64" w:rsidRDefault="000B725F">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48.</w:t>
            </w:r>
            <w:r w:rsidR="00E76793">
              <w:rPr>
                <w:rFonts w:ascii="Times New Roman" w:eastAsiaTheme="minorEastAsia" w:hAnsi="Times New Roman" w:cs="Times New Roman" w:hint="eastAsia"/>
                <w:sz w:val="18"/>
                <w:szCs w:val="24"/>
              </w:rPr>
              <w:t>5</w:t>
            </w:r>
            <w:r>
              <w:rPr>
                <w:rFonts w:ascii="Times New Roman" w:eastAsiaTheme="minorEastAsia" w:hAnsi="Times New Roman" w:cs="Times New Roman" w:hint="eastAsia"/>
                <w:sz w:val="18"/>
                <w:szCs w:val="24"/>
              </w:rPr>
              <w:t>/27.9</w:t>
            </w:r>
          </w:p>
        </w:tc>
        <w:tc>
          <w:tcPr>
            <w:tcW w:w="1051" w:type="dxa"/>
          </w:tcPr>
          <w:p w:rsidR="00B30B64" w:rsidRDefault="000B725F">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w:t>
            </w:r>
            <w:r w:rsidR="00E76793">
              <w:rPr>
                <w:rFonts w:ascii="Times New Roman" w:eastAsiaTheme="minorEastAsia" w:hAnsi="Times New Roman" w:cs="Times New Roman" w:hint="eastAsia"/>
                <w:sz w:val="18"/>
                <w:szCs w:val="24"/>
              </w:rPr>
              <w:t>0</w:t>
            </w:r>
            <w:r>
              <w:rPr>
                <w:rFonts w:ascii="Times New Roman" w:eastAsiaTheme="minorEastAsia" w:hAnsi="Times New Roman" w:cs="Times New Roman" w:hint="eastAsia"/>
                <w:sz w:val="18"/>
                <w:szCs w:val="24"/>
              </w:rPr>
              <w:t>/23.7</w:t>
            </w:r>
          </w:p>
        </w:tc>
        <w:tc>
          <w:tcPr>
            <w:tcW w:w="1051" w:type="dxa"/>
          </w:tcPr>
          <w:p w:rsidR="00B30B64" w:rsidRDefault="000B725F">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23.</w:t>
            </w:r>
            <w:r w:rsidR="00E76793">
              <w:rPr>
                <w:rFonts w:ascii="Times New Roman" w:eastAsiaTheme="minorEastAsia" w:hAnsi="Times New Roman" w:cs="Times New Roman" w:hint="eastAsia"/>
                <w:sz w:val="18"/>
                <w:szCs w:val="24"/>
              </w:rPr>
              <w:t>2</w:t>
            </w:r>
            <w:r>
              <w:rPr>
                <w:rFonts w:ascii="Times New Roman" w:eastAsiaTheme="minorEastAsia" w:hAnsi="Times New Roman" w:cs="Times New Roman" w:hint="eastAsia"/>
                <w:sz w:val="18"/>
                <w:szCs w:val="24"/>
              </w:rPr>
              <w:t>/38.3</w:t>
            </w:r>
          </w:p>
        </w:tc>
        <w:tc>
          <w:tcPr>
            <w:tcW w:w="920" w:type="dxa"/>
            <w:shd w:val="clear" w:color="auto" w:fill="auto"/>
            <w:tcMar>
              <w:left w:w="108" w:type="dxa"/>
            </w:tcMar>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w:t>
            </w:r>
            <w:r w:rsidR="00E76793">
              <w:rPr>
                <w:rFonts w:ascii="Times New Roman" w:eastAsiaTheme="minorEastAsia" w:hAnsi="Times New Roman" w:cs="Times New Roman" w:hint="eastAsia"/>
                <w:sz w:val="18"/>
                <w:szCs w:val="24"/>
              </w:rPr>
              <w:t>3</w:t>
            </w:r>
            <w:r>
              <w:rPr>
                <w:rFonts w:ascii="Times New Roman" w:eastAsiaTheme="minorEastAsia" w:hAnsi="Times New Roman" w:cs="Times New Roman" w:hint="eastAsia"/>
                <w:sz w:val="18"/>
                <w:szCs w:val="24"/>
              </w:rPr>
              <w:t>/0</w:t>
            </w:r>
          </w:p>
        </w:tc>
        <w:tc>
          <w:tcPr>
            <w:tcW w:w="1051" w:type="dxa"/>
            <w:shd w:val="clear" w:color="auto" w:fill="auto"/>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0/2</w:t>
            </w:r>
          </w:p>
        </w:tc>
        <w:tc>
          <w:tcPr>
            <w:tcW w:w="789" w:type="dxa"/>
            <w:shd w:val="clear" w:color="auto" w:fill="auto"/>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45.2</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35</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E76793"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77.8/72.0</w:t>
            </w:r>
          </w:p>
        </w:tc>
        <w:tc>
          <w:tcPr>
            <w:tcW w:w="1051" w:type="dxa"/>
          </w:tcPr>
          <w:p w:rsidR="00B30B64" w:rsidRDefault="00E76793">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48.9/27.9</w:t>
            </w:r>
          </w:p>
        </w:tc>
        <w:tc>
          <w:tcPr>
            <w:tcW w:w="1051" w:type="dxa"/>
          </w:tcPr>
          <w:p w:rsidR="00B30B64" w:rsidRDefault="00E76793">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8.9/30.8</w:t>
            </w:r>
          </w:p>
        </w:tc>
        <w:tc>
          <w:tcPr>
            <w:tcW w:w="1051" w:type="dxa"/>
          </w:tcPr>
          <w:p w:rsidR="00B30B64" w:rsidRDefault="00E76793">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27.1/44.6</w:t>
            </w:r>
          </w:p>
        </w:tc>
        <w:tc>
          <w:tcPr>
            <w:tcW w:w="920" w:type="dxa"/>
            <w:shd w:val="clear" w:color="auto" w:fill="auto"/>
            <w:tcMar>
              <w:left w:w="108" w:type="dxa"/>
            </w:tcMar>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0/2.9</w:t>
            </w:r>
          </w:p>
        </w:tc>
        <w:tc>
          <w:tcPr>
            <w:tcW w:w="1051" w:type="dxa"/>
            <w:shd w:val="clear" w:color="auto" w:fill="auto"/>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4.5/2.6</w:t>
            </w:r>
          </w:p>
        </w:tc>
        <w:tc>
          <w:tcPr>
            <w:tcW w:w="789" w:type="dxa"/>
            <w:shd w:val="clear" w:color="auto" w:fill="auto"/>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5/1.3</w:t>
            </w:r>
          </w:p>
        </w:tc>
        <w:tc>
          <w:tcPr>
            <w:tcW w:w="789" w:type="dxa"/>
          </w:tcPr>
          <w:p w:rsidR="00B30B64" w:rsidRDefault="003F1A49"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47.1</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S</w:t>
            </w:r>
            <w:r w:rsidRPr="005025CB">
              <w:rPr>
                <w:rFonts w:ascii="Times New Roman" w:eastAsiaTheme="minorEastAsia" w:hAnsi="Times New Roman" w:cs="Times New Roman" w:hint="eastAsia"/>
                <w:sz w:val="18"/>
                <w:szCs w:val="18"/>
              </w:rPr>
              <w:t>cene2</w:t>
            </w:r>
          </w:p>
        </w:tc>
        <w:tc>
          <w:tcPr>
            <w:tcW w:w="937" w:type="dxa"/>
            <w:shd w:val="clear" w:color="auto" w:fill="auto"/>
            <w:tcMar>
              <w:left w:w="108" w:type="dxa"/>
            </w:tcMar>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natural terrain</w:t>
            </w:r>
          </w:p>
        </w:tc>
        <w:tc>
          <w:tcPr>
            <w:tcW w:w="1051" w:type="dxa"/>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high vegetation</w:t>
            </w:r>
          </w:p>
        </w:tc>
        <w:tc>
          <w:tcPr>
            <w:tcW w:w="1051" w:type="dxa"/>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low vegetation</w:t>
            </w:r>
          </w:p>
        </w:tc>
        <w:tc>
          <w:tcPr>
            <w:tcW w:w="1051" w:type="dxa"/>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buildings</w:t>
            </w:r>
          </w:p>
        </w:tc>
        <w:tc>
          <w:tcPr>
            <w:tcW w:w="920" w:type="dxa"/>
            <w:shd w:val="clear" w:color="auto" w:fill="auto"/>
            <w:tcMar>
              <w:left w:w="108" w:type="dxa"/>
            </w:tcMar>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hard scape</w:t>
            </w:r>
          </w:p>
        </w:tc>
        <w:tc>
          <w:tcPr>
            <w:tcW w:w="1051" w:type="dxa"/>
            <w:shd w:val="clear" w:color="auto" w:fill="auto"/>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 xml:space="preserve">scanning </w:t>
            </w:r>
            <w:proofErr w:type="spellStart"/>
            <w:r w:rsidRPr="00267D3D">
              <w:rPr>
                <w:rFonts w:ascii="Times New Roman" w:eastAsiaTheme="minorEastAsia" w:hAnsi="Times New Roman" w:cs="Times New Roman"/>
                <w:sz w:val="18"/>
                <w:szCs w:val="24"/>
              </w:rPr>
              <w:t>artefacts</w:t>
            </w:r>
            <w:proofErr w:type="spellEnd"/>
          </w:p>
        </w:tc>
        <w:tc>
          <w:tcPr>
            <w:tcW w:w="789" w:type="dxa"/>
            <w:shd w:val="clear" w:color="auto" w:fill="auto"/>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cars</w:t>
            </w:r>
          </w:p>
        </w:tc>
        <w:tc>
          <w:tcPr>
            <w:tcW w:w="789" w:type="dxa"/>
          </w:tcPr>
          <w:p w:rsidR="00B30B64" w:rsidRPr="00267D3D" w:rsidRDefault="00B30B64" w:rsidP="00E115B8">
            <w:pPr>
              <w:spacing w:line="300" w:lineRule="auto"/>
              <w:rPr>
                <w:rFonts w:ascii="Times New Roman" w:eastAsiaTheme="minorEastAsia" w:hAnsi="Times New Roman" w:cs="Times New Roman"/>
                <w:sz w:val="18"/>
                <w:szCs w:val="24"/>
              </w:rPr>
            </w:pPr>
            <w:r w:rsidRPr="00864C6F">
              <w:rPr>
                <w:rFonts w:ascii="Times New Roman" w:eastAsiaTheme="minorEastAsia" w:hAnsi="Times New Roman" w:cs="Times New Roman"/>
                <w:sz w:val="18"/>
                <w:szCs w:val="24"/>
              </w:rPr>
              <w:t>Accuracy</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Test data</w:t>
            </w:r>
          </w:p>
        </w:tc>
        <w:tc>
          <w:tcPr>
            <w:tcW w:w="937" w:type="dxa"/>
            <w:shd w:val="clear" w:color="auto" w:fill="auto"/>
            <w:tcMar>
              <w:left w:w="108" w:type="dxa"/>
            </w:tcMar>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88.6/92.8</w:t>
            </w:r>
          </w:p>
        </w:tc>
        <w:tc>
          <w:tcPr>
            <w:tcW w:w="1051"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59.1/38.6</w:t>
            </w:r>
          </w:p>
        </w:tc>
        <w:tc>
          <w:tcPr>
            <w:tcW w:w="1051"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21.6/11.7</w:t>
            </w:r>
          </w:p>
        </w:tc>
        <w:tc>
          <w:tcPr>
            <w:tcW w:w="1051"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68.4/94.5</w:t>
            </w:r>
          </w:p>
        </w:tc>
        <w:tc>
          <w:tcPr>
            <w:tcW w:w="920" w:type="dxa"/>
            <w:shd w:val="clear" w:color="auto" w:fill="auto"/>
            <w:tcMar>
              <w:left w:w="108" w:type="dxa"/>
            </w:tcMar>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49.4/3.0</w:t>
            </w:r>
          </w:p>
        </w:tc>
        <w:tc>
          <w:tcPr>
            <w:tcW w:w="1051" w:type="dxa"/>
            <w:shd w:val="clear" w:color="auto" w:fill="auto"/>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0/3</w:t>
            </w:r>
          </w:p>
        </w:tc>
        <w:tc>
          <w:tcPr>
            <w:tcW w:w="789"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76.7</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in[17]</w:t>
            </w:r>
          </w:p>
        </w:tc>
        <w:tc>
          <w:tcPr>
            <w:tcW w:w="937" w:type="dxa"/>
            <w:shd w:val="clear" w:color="auto" w:fill="auto"/>
            <w:tcMar>
              <w:left w:w="108" w:type="dxa"/>
            </w:tcMar>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76.9/84.5</w:t>
            </w:r>
          </w:p>
        </w:tc>
        <w:tc>
          <w:tcPr>
            <w:tcW w:w="1051" w:type="dxa"/>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85.2/13.5</w:t>
            </w:r>
          </w:p>
        </w:tc>
        <w:tc>
          <w:tcPr>
            <w:tcW w:w="1051" w:type="dxa"/>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8.5/37.8</w:t>
            </w:r>
          </w:p>
        </w:tc>
        <w:tc>
          <w:tcPr>
            <w:tcW w:w="1051" w:type="dxa"/>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22.7/79.3</w:t>
            </w:r>
          </w:p>
        </w:tc>
        <w:tc>
          <w:tcPr>
            <w:tcW w:w="920" w:type="dxa"/>
            <w:shd w:val="clear" w:color="auto" w:fill="auto"/>
            <w:tcMar>
              <w:left w:w="108" w:type="dxa"/>
            </w:tcMar>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19.3/12.6</w:t>
            </w:r>
          </w:p>
        </w:tc>
        <w:tc>
          <w:tcPr>
            <w:tcW w:w="1051" w:type="dxa"/>
            <w:shd w:val="clear" w:color="auto" w:fill="auto"/>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59.6</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18</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76.7</w:t>
            </w:r>
            <w:r w:rsidR="000B36BE">
              <w:rPr>
                <w:rFonts w:ascii="Times New Roman" w:eastAsiaTheme="minorEastAsia" w:hAnsi="Times New Roman" w:cs="Times New Roman" w:hint="eastAsia"/>
                <w:sz w:val="18"/>
                <w:szCs w:val="24"/>
              </w:rPr>
              <w:t>/80.3</w:t>
            </w:r>
          </w:p>
        </w:tc>
        <w:tc>
          <w:tcPr>
            <w:tcW w:w="1051" w:type="dxa"/>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60.3</w:t>
            </w:r>
            <w:r w:rsidR="000B36BE">
              <w:rPr>
                <w:rFonts w:ascii="Times New Roman" w:eastAsiaTheme="minorEastAsia" w:hAnsi="Times New Roman" w:cs="Times New Roman" w:hint="eastAsia"/>
                <w:sz w:val="18"/>
                <w:szCs w:val="24"/>
              </w:rPr>
              <w:t>/39.0</w:t>
            </w:r>
          </w:p>
        </w:tc>
        <w:tc>
          <w:tcPr>
            <w:tcW w:w="1051" w:type="dxa"/>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5.1</w:t>
            </w:r>
            <w:r w:rsidR="000B36BE">
              <w:rPr>
                <w:rFonts w:ascii="Times New Roman" w:eastAsiaTheme="minorEastAsia" w:hAnsi="Times New Roman" w:cs="Times New Roman" w:hint="eastAsia"/>
                <w:sz w:val="18"/>
                <w:szCs w:val="24"/>
              </w:rPr>
              <w:t>/3.0</w:t>
            </w:r>
          </w:p>
        </w:tc>
        <w:tc>
          <w:tcPr>
            <w:tcW w:w="1051" w:type="dxa"/>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40.5</w:t>
            </w:r>
            <w:r w:rsidR="000B36BE">
              <w:rPr>
                <w:rFonts w:ascii="Times New Roman" w:eastAsiaTheme="minorEastAsia" w:hAnsi="Times New Roman" w:cs="Times New Roman" w:hint="eastAsia"/>
                <w:sz w:val="18"/>
                <w:szCs w:val="24"/>
              </w:rPr>
              <w:t>/55.0</w:t>
            </w:r>
          </w:p>
        </w:tc>
        <w:tc>
          <w:tcPr>
            <w:tcW w:w="920" w:type="dxa"/>
            <w:shd w:val="clear" w:color="auto" w:fill="auto"/>
            <w:tcMar>
              <w:left w:w="108" w:type="dxa"/>
            </w:tcMar>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30.6</w:t>
            </w:r>
            <w:r w:rsidR="000B36BE">
              <w:rPr>
                <w:rFonts w:ascii="Times New Roman" w:eastAsiaTheme="minorEastAsia" w:hAnsi="Times New Roman" w:cs="Times New Roman" w:hint="eastAsia"/>
                <w:sz w:val="18"/>
                <w:szCs w:val="24"/>
              </w:rPr>
              <w:t>/1.9</w:t>
            </w:r>
          </w:p>
        </w:tc>
        <w:tc>
          <w:tcPr>
            <w:tcW w:w="1051" w:type="dxa"/>
            <w:shd w:val="clear" w:color="auto" w:fill="auto"/>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0/4</w:t>
            </w:r>
          </w:p>
        </w:tc>
        <w:tc>
          <w:tcPr>
            <w:tcW w:w="789"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62.0</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4</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0B36BE"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69.</w:t>
            </w:r>
            <w:r w:rsidR="000B725F">
              <w:rPr>
                <w:rFonts w:ascii="Times New Roman" w:eastAsiaTheme="minorEastAsia" w:hAnsi="Times New Roman" w:cs="Times New Roman" w:hint="eastAsia"/>
                <w:sz w:val="18"/>
                <w:szCs w:val="24"/>
              </w:rPr>
              <w:t>3</w:t>
            </w:r>
            <w:r>
              <w:rPr>
                <w:rFonts w:ascii="Times New Roman" w:eastAsiaTheme="minorEastAsia" w:hAnsi="Times New Roman" w:cs="Times New Roman" w:hint="eastAsia"/>
                <w:sz w:val="18"/>
                <w:szCs w:val="24"/>
              </w:rPr>
              <w:t>/72.9</w:t>
            </w:r>
          </w:p>
        </w:tc>
        <w:tc>
          <w:tcPr>
            <w:tcW w:w="1051" w:type="dxa"/>
          </w:tcPr>
          <w:p w:rsidR="00B30B64" w:rsidRDefault="000B36BE">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53.</w:t>
            </w:r>
            <w:r w:rsidR="000B725F">
              <w:rPr>
                <w:rFonts w:ascii="Times New Roman" w:eastAsiaTheme="minorEastAsia" w:hAnsi="Times New Roman" w:cs="Times New Roman" w:hint="eastAsia"/>
                <w:sz w:val="18"/>
                <w:szCs w:val="24"/>
              </w:rPr>
              <w:t>8</w:t>
            </w:r>
            <w:r>
              <w:rPr>
                <w:rFonts w:ascii="Times New Roman" w:eastAsiaTheme="minorEastAsia" w:hAnsi="Times New Roman" w:cs="Times New Roman" w:hint="eastAsia"/>
                <w:sz w:val="18"/>
                <w:szCs w:val="24"/>
              </w:rPr>
              <w:t>/34.5</w:t>
            </w:r>
          </w:p>
        </w:tc>
        <w:tc>
          <w:tcPr>
            <w:tcW w:w="1051" w:type="dxa"/>
          </w:tcPr>
          <w:p w:rsidR="00B30B64" w:rsidRDefault="000B36BE">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w:t>
            </w:r>
            <w:r w:rsidR="000B725F">
              <w:rPr>
                <w:rFonts w:ascii="Times New Roman" w:eastAsiaTheme="minorEastAsia" w:hAnsi="Times New Roman" w:cs="Times New Roman" w:hint="eastAsia"/>
                <w:sz w:val="18"/>
                <w:szCs w:val="24"/>
              </w:rPr>
              <w:t>7</w:t>
            </w:r>
            <w:r>
              <w:rPr>
                <w:rFonts w:ascii="Times New Roman" w:eastAsiaTheme="minorEastAsia" w:hAnsi="Times New Roman" w:cs="Times New Roman" w:hint="eastAsia"/>
                <w:sz w:val="18"/>
                <w:szCs w:val="24"/>
              </w:rPr>
              <w:t>/3.4</w:t>
            </w:r>
          </w:p>
        </w:tc>
        <w:tc>
          <w:tcPr>
            <w:tcW w:w="1051" w:type="dxa"/>
          </w:tcPr>
          <w:p w:rsidR="00B30B64" w:rsidRDefault="000B36BE">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42</w:t>
            </w:r>
            <w:r w:rsidR="000B725F">
              <w:rPr>
                <w:rFonts w:ascii="Times New Roman" w:eastAsiaTheme="minorEastAsia" w:hAnsi="Times New Roman" w:cs="Times New Roman" w:hint="eastAsia"/>
                <w:sz w:val="18"/>
                <w:szCs w:val="24"/>
              </w:rPr>
              <w:t>.6</w:t>
            </w:r>
            <w:r>
              <w:rPr>
                <w:rFonts w:ascii="Times New Roman" w:eastAsiaTheme="minorEastAsia" w:hAnsi="Times New Roman" w:cs="Times New Roman" w:hint="eastAsia"/>
                <w:sz w:val="18"/>
                <w:szCs w:val="24"/>
              </w:rPr>
              <w:t>/57.7</w:t>
            </w:r>
          </w:p>
        </w:tc>
        <w:tc>
          <w:tcPr>
            <w:tcW w:w="920" w:type="dxa"/>
            <w:shd w:val="clear" w:color="auto" w:fill="auto"/>
            <w:tcMar>
              <w:left w:w="108" w:type="dxa"/>
            </w:tcMar>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25.1</w:t>
            </w:r>
            <w:r w:rsidR="000B36BE">
              <w:rPr>
                <w:rFonts w:ascii="Times New Roman" w:eastAsiaTheme="minorEastAsia" w:hAnsi="Times New Roman" w:cs="Times New Roman" w:hint="eastAsia"/>
                <w:sz w:val="18"/>
                <w:szCs w:val="24"/>
              </w:rPr>
              <w:t>/15.6</w:t>
            </w:r>
          </w:p>
        </w:tc>
        <w:tc>
          <w:tcPr>
            <w:tcW w:w="1051" w:type="dxa"/>
            <w:shd w:val="clear" w:color="auto" w:fill="auto"/>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0.575</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lastRenderedPageBreak/>
              <w:t>Method in[</w:t>
            </w:r>
            <w:r w:rsidRPr="005025CB">
              <w:rPr>
                <w:rFonts w:ascii="Times New Roman" w:eastAsiaTheme="minorEastAsia" w:hAnsi="Times New Roman" w:cs="Times New Roman" w:hint="eastAsia"/>
                <w:sz w:val="18"/>
                <w:szCs w:val="18"/>
              </w:rPr>
              <w:t>35</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0B36BE"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65.6/68.7</w:t>
            </w:r>
          </w:p>
        </w:tc>
        <w:tc>
          <w:tcPr>
            <w:tcW w:w="1051"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56.1/36.4</w:t>
            </w:r>
          </w:p>
        </w:tc>
        <w:tc>
          <w:tcPr>
            <w:tcW w:w="1051"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30.6/16.5</w:t>
            </w:r>
          </w:p>
        </w:tc>
        <w:tc>
          <w:tcPr>
            <w:tcW w:w="1051"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58.4/79.4</w:t>
            </w:r>
          </w:p>
        </w:tc>
        <w:tc>
          <w:tcPr>
            <w:tcW w:w="920" w:type="dxa"/>
            <w:shd w:val="clear" w:color="auto" w:fill="auto"/>
            <w:tcMar>
              <w:left w:w="108" w:type="dxa"/>
            </w:tcMar>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20.4/1.</w:t>
            </w:r>
            <w:r w:rsidR="000B725F">
              <w:rPr>
                <w:rFonts w:ascii="Times New Roman" w:eastAsiaTheme="minorEastAsia" w:hAnsi="Times New Roman" w:cs="Times New Roman" w:hint="eastAsia"/>
                <w:sz w:val="18"/>
                <w:szCs w:val="24"/>
              </w:rPr>
              <w:t>2</w:t>
            </w:r>
          </w:p>
        </w:tc>
        <w:tc>
          <w:tcPr>
            <w:tcW w:w="1051" w:type="dxa"/>
            <w:shd w:val="clear" w:color="auto" w:fill="auto"/>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4.0/3.7</w:t>
            </w:r>
          </w:p>
        </w:tc>
        <w:tc>
          <w:tcPr>
            <w:tcW w:w="789" w:type="dxa"/>
            <w:shd w:val="clear" w:color="auto" w:fill="auto"/>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10.2/5.7</w:t>
            </w:r>
          </w:p>
        </w:tc>
        <w:tc>
          <w:tcPr>
            <w:tcW w:w="789" w:type="dxa"/>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59.5</w:t>
            </w:r>
          </w:p>
        </w:tc>
      </w:tr>
    </w:tbl>
    <w:p w:rsidR="00926643" w:rsidRDefault="00926643" w:rsidP="00926643">
      <w:pPr>
        <w:spacing w:line="300" w:lineRule="auto"/>
        <w:ind w:firstLine="482"/>
        <w:jc w:val="left"/>
        <w:rPr>
          <w:rFonts w:ascii="Times New Roman" w:eastAsiaTheme="minorEastAsia" w:hAnsi="Times New Roman" w:cs="Times New Roman"/>
          <w:b/>
          <w:sz w:val="24"/>
          <w:szCs w:val="24"/>
        </w:rPr>
      </w:pPr>
    </w:p>
    <w:p w:rsidR="00926643" w:rsidRDefault="00926643" w:rsidP="00926643">
      <w:pPr>
        <w:spacing w:line="300" w:lineRule="auto"/>
        <w:jc w:val="left"/>
        <w:rPr>
          <w:rFonts w:ascii="Times New Roman" w:eastAsiaTheme="minorEastAsia" w:hAnsi="Times New Roman" w:cs="Times New Roman"/>
          <w:b/>
          <w:sz w:val="24"/>
          <w:szCs w:val="24"/>
        </w:rPr>
      </w:pPr>
      <w:r w:rsidRPr="00CB0749">
        <w:rPr>
          <w:rFonts w:ascii="Times New Roman" w:eastAsiaTheme="minorEastAsia" w:hAnsi="Times New Roman" w:cs="Times New Roman"/>
          <w:b/>
          <w:noProof/>
          <w:sz w:val="24"/>
          <w:szCs w:val="24"/>
        </w:rPr>
        <w:drawing>
          <wp:inline distT="0" distB="0" distL="0" distR="0" wp14:anchorId="4E026073" wp14:editId="4C3B0AAC">
            <wp:extent cx="2568271" cy="1598908"/>
            <wp:effectExtent l="0" t="0" r="3810" b="1905"/>
            <wp:docPr id="1604" name="图片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62">
                      <a:extLst>
                        <a:ext uri="{28A0092B-C50C-407E-A947-70E740481C1C}">
                          <a14:useLocalDpi xmlns:a14="http://schemas.microsoft.com/office/drawing/2010/main" val="0"/>
                        </a:ext>
                      </a:extLst>
                    </a:blip>
                    <a:stretch>
                      <a:fillRect/>
                    </a:stretch>
                  </pic:blipFill>
                  <pic:spPr>
                    <a:xfrm>
                      <a:off x="0" y="0"/>
                      <a:ext cx="2565664" cy="1597285"/>
                    </a:xfrm>
                    <a:prstGeom prst="rect">
                      <a:avLst/>
                    </a:prstGeom>
                  </pic:spPr>
                </pic:pic>
              </a:graphicData>
            </a:graphic>
          </wp:inline>
        </w:drawing>
      </w:r>
      <w:r w:rsidR="00F954DB">
        <w:rPr>
          <w:rFonts w:ascii="Times New Roman" w:eastAsiaTheme="minorEastAsia" w:hAnsi="Times New Roman" w:cs="Times New Roman" w:hint="eastAsia"/>
          <w:b/>
          <w:noProof/>
          <w:sz w:val="24"/>
          <w:szCs w:val="24"/>
        </w:rPr>
        <w:drawing>
          <wp:inline distT="0" distB="0" distL="0" distR="0" wp14:anchorId="10153BBC" wp14:editId="19A14735">
            <wp:extent cx="2417197" cy="1488558"/>
            <wp:effectExtent l="0" t="0" r="2540" b="0"/>
            <wp:docPr id="1614" name="图片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png"/>
                    <pic:cNvPicPr/>
                  </pic:nvPicPr>
                  <pic:blipFill>
                    <a:blip r:embed="rId63">
                      <a:extLst>
                        <a:ext uri="{28A0092B-C50C-407E-A947-70E740481C1C}">
                          <a14:useLocalDpi xmlns:a14="http://schemas.microsoft.com/office/drawing/2010/main" val="0"/>
                        </a:ext>
                      </a:extLst>
                    </a:blip>
                    <a:stretch>
                      <a:fillRect/>
                    </a:stretch>
                  </pic:blipFill>
                  <pic:spPr>
                    <a:xfrm>
                      <a:off x="0" y="0"/>
                      <a:ext cx="2413783" cy="1486456"/>
                    </a:xfrm>
                    <a:prstGeom prst="rect">
                      <a:avLst/>
                    </a:prstGeom>
                  </pic:spPr>
                </pic:pic>
              </a:graphicData>
            </a:graphic>
          </wp:inline>
        </w:drawing>
      </w:r>
    </w:p>
    <w:p w:rsidR="00F954DB" w:rsidRDefault="00CD6E9E" w:rsidP="00926643">
      <w:pPr>
        <w:spacing w:line="300" w:lineRule="auto"/>
        <w:jc w:val="left"/>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 xml:space="preserve">           </w:t>
      </w:r>
      <w:r w:rsidRPr="005025CB">
        <w:rPr>
          <w:rFonts w:ascii="Times New Roman" w:eastAsiaTheme="minorEastAsia" w:hAnsi="Times New Roman" w:cs="Times New Roman"/>
          <w:sz w:val="24"/>
          <w:szCs w:val="24"/>
        </w:rPr>
        <w:t xml:space="preserve">                (a)</w:t>
      </w:r>
      <w:r w:rsidRPr="005025CB">
        <w:rPr>
          <w:rFonts w:ascii="Times New Roman" w:eastAsiaTheme="minorEastAsia" w:hAnsi="Times New Roman" w:cs="Times New Roman" w:hint="eastAsia"/>
          <w:sz w:val="24"/>
          <w:szCs w:val="24"/>
        </w:rPr>
        <w:t>场景</w:t>
      </w:r>
      <w:r w:rsidRPr="005025CB">
        <w:rPr>
          <w:rFonts w:ascii="Times New Roman" w:eastAsiaTheme="minorEastAsia" w:hAnsi="Times New Roman" w:cs="Times New Roman"/>
          <w:sz w:val="24"/>
          <w:szCs w:val="24"/>
        </w:rPr>
        <w:t>1                                              (b)</w:t>
      </w:r>
      <w:r w:rsidRPr="005025CB">
        <w:rPr>
          <w:rFonts w:ascii="Times New Roman" w:eastAsiaTheme="minorEastAsia" w:hAnsi="Times New Roman" w:cs="Times New Roman" w:hint="eastAsia"/>
          <w:sz w:val="24"/>
          <w:szCs w:val="24"/>
        </w:rPr>
        <w:t>训练样本</w:t>
      </w:r>
    </w:p>
    <w:p w:rsidR="00F954DB" w:rsidRDefault="00F954DB" w:rsidP="00926643">
      <w:pPr>
        <w:spacing w:line="300" w:lineRule="auto"/>
        <w:jc w:val="left"/>
        <w:rPr>
          <w:rFonts w:ascii="Times New Roman" w:eastAsiaTheme="minorEastAsia" w:hAnsi="Times New Roman" w:cs="Times New Roman"/>
          <w:b/>
          <w:sz w:val="24"/>
          <w:szCs w:val="24"/>
        </w:rPr>
      </w:pPr>
    </w:p>
    <w:p w:rsidR="00926643" w:rsidRDefault="00926643" w:rsidP="00926643">
      <w:pPr>
        <w:spacing w:line="300" w:lineRule="auto"/>
        <w:ind w:firstLine="482"/>
        <w:jc w:val="left"/>
        <w:rPr>
          <w:rFonts w:ascii="Times New Roman" w:eastAsiaTheme="minorEastAsia" w:hAnsi="Times New Roman" w:cs="Times New Roman"/>
          <w:b/>
          <w:sz w:val="24"/>
          <w:szCs w:val="24"/>
        </w:rPr>
      </w:pPr>
    </w:p>
    <w:p w:rsidR="00CD6E9E" w:rsidRDefault="00F954DB" w:rsidP="00926643">
      <w:pPr>
        <w:spacing w:line="300" w:lineRule="auto"/>
        <w:jc w:val="left"/>
        <w:rPr>
          <w:rFonts w:ascii="Times New Roman" w:eastAsiaTheme="minorEastAsia" w:hAnsi="Times New Roman" w:cs="Times New Roman"/>
          <w:b/>
          <w:sz w:val="24"/>
          <w:szCs w:val="24"/>
        </w:rPr>
      </w:pPr>
      <w:r w:rsidRPr="00CB0749">
        <w:rPr>
          <w:rFonts w:ascii="Times New Roman" w:eastAsiaTheme="minorEastAsia" w:hAnsi="Times New Roman" w:cs="Times New Roman"/>
          <w:b/>
          <w:noProof/>
          <w:sz w:val="24"/>
          <w:szCs w:val="24"/>
        </w:rPr>
        <w:drawing>
          <wp:inline distT="0" distB="0" distL="0" distR="0" wp14:anchorId="5B3580A9" wp14:editId="2E95CD61">
            <wp:extent cx="2425148" cy="1998279"/>
            <wp:effectExtent l="0" t="0" r="0" b="2540"/>
            <wp:docPr id="1603" name="图片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64">
                      <a:extLst>
                        <a:ext uri="{28A0092B-C50C-407E-A947-70E740481C1C}">
                          <a14:useLocalDpi xmlns:a14="http://schemas.microsoft.com/office/drawing/2010/main" val="0"/>
                        </a:ext>
                      </a:extLst>
                    </a:blip>
                    <a:stretch>
                      <a:fillRect/>
                    </a:stretch>
                  </pic:blipFill>
                  <pic:spPr>
                    <a:xfrm>
                      <a:off x="0" y="0"/>
                      <a:ext cx="2422687" cy="1996251"/>
                    </a:xfrm>
                    <a:prstGeom prst="rect">
                      <a:avLst/>
                    </a:prstGeom>
                  </pic:spPr>
                </pic:pic>
              </a:graphicData>
            </a:graphic>
          </wp:inline>
        </w:drawing>
      </w:r>
      <w:r>
        <w:rPr>
          <w:rFonts w:ascii="Times New Roman" w:eastAsiaTheme="minorEastAsia" w:hAnsi="Times New Roman" w:cs="Times New Roman" w:hint="eastAsia"/>
          <w:b/>
          <w:noProof/>
          <w:sz w:val="24"/>
          <w:szCs w:val="24"/>
        </w:rPr>
        <w:drawing>
          <wp:inline distT="0" distB="0" distL="0" distR="0" wp14:anchorId="43F4D0FD" wp14:editId="22025014">
            <wp:extent cx="2368241" cy="1924216"/>
            <wp:effectExtent l="0" t="0" r="0" b="0"/>
            <wp:docPr id="1611" name="图片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65">
                      <a:extLst>
                        <a:ext uri="{28A0092B-C50C-407E-A947-70E740481C1C}">
                          <a14:useLocalDpi xmlns:a14="http://schemas.microsoft.com/office/drawing/2010/main" val="0"/>
                        </a:ext>
                      </a:extLst>
                    </a:blip>
                    <a:stretch>
                      <a:fillRect/>
                    </a:stretch>
                  </pic:blipFill>
                  <pic:spPr>
                    <a:xfrm>
                      <a:off x="0" y="0"/>
                      <a:ext cx="2367377" cy="1923514"/>
                    </a:xfrm>
                    <a:prstGeom prst="rect">
                      <a:avLst/>
                    </a:prstGeom>
                  </pic:spPr>
                </pic:pic>
              </a:graphicData>
            </a:graphic>
          </wp:inline>
        </w:drawing>
      </w:r>
    </w:p>
    <w:p w:rsidR="00CD6E9E" w:rsidRDefault="00CD6E9E" w:rsidP="005025CB">
      <w:pPr>
        <w:spacing w:line="300" w:lineRule="auto"/>
        <w:ind w:firstLineChars="686" w:firstLine="1646"/>
        <w:jc w:val="left"/>
        <w:rPr>
          <w:rFonts w:ascii="Times New Roman" w:eastAsiaTheme="minorEastAsia" w:hAnsi="Times New Roman" w:cs="Times New Roman"/>
          <w:b/>
          <w:sz w:val="24"/>
          <w:szCs w:val="24"/>
        </w:rPr>
      </w:pPr>
      <w:r w:rsidRPr="005025CB">
        <w:rPr>
          <w:rFonts w:ascii="Times New Roman" w:eastAsiaTheme="minorEastAsia" w:hAnsi="Times New Roman" w:cs="Times New Roman"/>
          <w:sz w:val="24"/>
          <w:szCs w:val="24"/>
        </w:rPr>
        <w:t>(c)</w:t>
      </w:r>
      <w:r w:rsidRPr="005025CB">
        <w:rPr>
          <w:rFonts w:ascii="Times New Roman" w:eastAsiaTheme="minorEastAsia" w:hAnsi="Times New Roman" w:cs="Times New Roman" w:hint="eastAsia"/>
          <w:sz w:val="24"/>
          <w:szCs w:val="24"/>
        </w:rPr>
        <w:t>场景</w:t>
      </w:r>
      <w:r w:rsidR="00434ECF" w:rsidRPr="005025CB">
        <w:rPr>
          <w:rFonts w:ascii="Times New Roman" w:eastAsiaTheme="minorEastAsia" w:hAnsi="Times New Roman" w:cs="Times New Roman"/>
          <w:sz w:val="24"/>
          <w:szCs w:val="24"/>
        </w:rPr>
        <w:t>2</w:t>
      </w:r>
      <w:r w:rsidRPr="005025CB">
        <w:rPr>
          <w:rFonts w:ascii="Times New Roman" w:eastAsiaTheme="minorEastAsia" w:hAnsi="Times New Roman" w:cs="Times New Roman"/>
          <w:sz w:val="24"/>
          <w:szCs w:val="24"/>
        </w:rPr>
        <w:t xml:space="preserve">                                              (d)</w:t>
      </w:r>
      <w:r w:rsidR="00434ECF" w:rsidRPr="00434ECF">
        <w:rPr>
          <w:rFonts w:ascii="Times New Roman" w:eastAsiaTheme="minorEastAsia" w:hAnsi="Times New Roman" w:cs="Times New Roman" w:hint="eastAsia"/>
          <w:sz w:val="24"/>
          <w:szCs w:val="24"/>
        </w:rPr>
        <w:t xml:space="preserve"> </w:t>
      </w:r>
      <w:r w:rsidR="00434ECF" w:rsidRPr="005025CB">
        <w:rPr>
          <w:rFonts w:ascii="Times New Roman" w:eastAsiaTheme="minorEastAsia" w:hAnsi="Times New Roman" w:cs="Times New Roman" w:hint="eastAsia"/>
          <w:sz w:val="24"/>
          <w:szCs w:val="24"/>
        </w:rPr>
        <w:t>场景</w:t>
      </w:r>
      <w:r w:rsidR="00434ECF" w:rsidRPr="005025CB">
        <w:rPr>
          <w:rFonts w:ascii="Times New Roman" w:eastAsiaTheme="minorEastAsia" w:hAnsi="Times New Roman" w:cs="Times New Roman"/>
          <w:sz w:val="24"/>
          <w:szCs w:val="24"/>
        </w:rPr>
        <w:t>2</w:t>
      </w:r>
      <w:r w:rsidR="00434ECF">
        <w:rPr>
          <w:rFonts w:ascii="Times New Roman" w:eastAsiaTheme="minorEastAsia" w:hAnsi="Times New Roman" w:cs="Times New Roman" w:hint="eastAsia"/>
          <w:sz w:val="24"/>
          <w:szCs w:val="24"/>
        </w:rPr>
        <w:t>分类</w:t>
      </w:r>
      <w:r w:rsidR="00434ECF" w:rsidRPr="00CD6E9E">
        <w:rPr>
          <w:rFonts w:ascii="Times New Roman" w:eastAsiaTheme="minorEastAsia" w:hAnsi="Times New Roman" w:cs="Times New Roman" w:hint="eastAsia"/>
          <w:sz w:val="24"/>
          <w:szCs w:val="24"/>
        </w:rPr>
        <w:t>结果</w:t>
      </w:r>
    </w:p>
    <w:p w:rsidR="00926643" w:rsidRDefault="00926643" w:rsidP="00926643">
      <w:pPr>
        <w:spacing w:line="300" w:lineRule="auto"/>
        <w:jc w:val="left"/>
        <w:rPr>
          <w:rFonts w:ascii="Times New Roman" w:eastAsiaTheme="minorEastAsia" w:hAnsi="Times New Roman" w:cs="Times New Roman"/>
          <w:b/>
          <w:sz w:val="24"/>
          <w:szCs w:val="24"/>
        </w:rPr>
      </w:pPr>
      <w:r w:rsidRPr="00CB0749">
        <w:rPr>
          <w:rFonts w:ascii="Times New Roman" w:eastAsiaTheme="minorEastAsia" w:hAnsi="Times New Roman" w:cs="Times New Roman"/>
          <w:b/>
          <w:noProof/>
          <w:sz w:val="24"/>
          <w:szCs w:val="24"/>
        </w:rPr>
        <w:drawing>
          <wp:inline distT="0" distB="0" distL="0" distR="0" wp14:anchorId="4DC6E4C2" wp14:editId="6242C9FB">
            <wp:extent cx="2446907" cy="1365153"/>
            <wp:effectExtent l="0" t="0" r="0" b="6985"/>
            <wp:docPr id="1602" name="图片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66">
                      <a:extLst>
                        <a:ext uri="{28A0092B-C50C-407E-A947-70E740481C1C}">
                          <a14:useLocalDpi xmlns:a14="http://schemas.microsoft.com/office/drawing/2010/main" val="0"/>
                        </a:ext>
                      </a:extLst>
                    </a:blip>
                    <a:stretch>
                      <a:fillRect/>
                    </a:stretch>
                  </pic:blipFill>
                  <pic:spPr>
                    <a:xfrm>
                      <a:off x="0" y="0"/>
                      <a:ext cx="2444423" cy="1363767"/>
                    </a:xfrm>
                    <a:prstGeom prst="rect">
                      <a:avLst/>
                    </a:prstGeom>
                  </pic:spPr>
                </pic:pic>
              </a:graphicData>
            </a:graphic>
          </wp:inline>
        </w:drawing>
      </w:r>
      <w:r w:rsidR="00F954DB">
        <w:rPr>
          <w:rFonts w:ascii="Times New Roman" w:eastAsiaTheme="minorEastAsia" w:hAnsi="Times New Roman" w:cs="Times New Roman" w:hint="eastAsia"/>
          <w:b/>
          <w:noProof/>
          <w:sz w:val="24"/>
          <w:szCs w:val="24"/>
        </w:rPr>
        <w:drawing>
          <wp:inline distT="0" distB="0" distL="0" distR="0" wp14:anchorId="374B846A" wp14:editId="6723B55D">
            <wp:extent cx="2333831" cy="1439186"/>
            <wp:effectExtent l="0" t="0" r="0" b="8890"/>
            <wp:docPr id="1612" name="图片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sult.png"/>
                    <pic:cNvPicPr/>
                  </pic:nvPicPr>
                  <pic:blipFill>
                    <a:blip r:embed="rId67">
                      <a:extLst>
                        <a:ext uri="{28A0092B-C50C-407E-A947-70E740481C1C}">
                          <a14:useLocalDpi xmlns:a14="http://schemas.microsoft.com/office/drawing/2010/main" val="0"/>
                        </a:ext>
                      </a:extLst>
                    </a:blip>
                    <a:stretch>
                      <a:fillRect/>
                    </a:stretch>
                  </pic:blipFill>
                  <pic:spPr>
                    <a:xfrm>
                      <a:off x="0" y="0"/>
                      <a:ext cx="2334108" cy="1439357"/>
                    </a:xfrm>
                    <a:prstGeom prst="rect">
                      <a:avLst/>
                    </a:prstGeom>
                  </pic:spPr>
                </pic:pic>
              </a:graphicData>
            </a:graphic>
          </wp:inline>
        </w:drawing>
      </w:r>
    </w:p>
    <w:p w:rsidR="00CD6E9E" w:rsidRDefault="00CD6E9E" w:rsidP="005025CB">
      <w:pPr>
        <w:spacing w:line="300" w:lineRule="auto"/>
        <w:ind w:firstLineChars="637" w:firstLine="1529"/>
        <w:jc w:val="left"/>
        <w:rPr>
          <w:rFonts w:ascii="Times New Roman" w:eastAsiaTheme="minorEastAsia" w:hAnsi="Times New Roman" w:cs="Times New Roman"/>
          <w:sz w:val="24"/>
          <w:szCs w:val="24"/>
        </w:rPr>
      </w:pPr>
      <w:r w:rsidRPr="005025CB">
        <w:rPr>
          <w:rFonts w:ascii="Times New Roman" w:eastAsiaTheme="minorEastAsia" w:hAnsi="Times New Roman" w:cs="Times New Roman"/>
          <w:sz w:val="24"/>
          <w:szCs w:val="24"/>
        </w:rPr>
        <w:t>(e)</w:t>
      </w:r>
      <w:r w:rsidRPr="005025CB">
        <w:rPr>
          <w:rFonts w:ascii="Times New Roman" w:eastAsiaTheme="minorEastAsia" w:hAnsi="Times New Roman" w:cs="Times New Roman" w:hint="eastAsia"/>
          <w:sz w:val="24"/>
          <w:szCs w:val="24"/>
        </w:rPr>
        <w:t>场景</w:t>
      </w:r>
      <w:r w:rsidR="00434ECF" w:rsidRPr="005025CB">
        <w:rPr>
          <w:rFonts w:ascii="Times New Roman" w:eastAsiaTheme="minorEastAsia" w:hAnsi="Times New Roman" w:cs="Times New Roman"/>
          <w:sz w:val="24"/>
          <w:szCs w:val="24"/>
        </w:rPr>
        <w:t>3</w:t>
      </w:r>
      <w:r w:rsidRPr="005025CB">
        <w:rPr>
          <w:rFonts w:ascii="Times New Roman" w:eastAsiaTheme="minorEastAsia" w:hAnsi="Times New Roman" w:cs="Times New Roman"/>
          <w:sz w:val="24"/>
          <w:szCs w:val="24"/>
        </w:rPr>
        <w:t xml:space="preserve">                                              (f)</w:t>
      </w:r>
      <w:r w:rsidR="00434ECF" w:rsidRPr="00434ECF">
        <w:rPr>
          <w:rFonts w:ascii="Times New Roman" w:eastAsiaTheme="minorEastAsia" w:hAnsi="Times New Roman" w:cs="Times New Roman" w:hint="eastAsia"/>
          <w:sz w:val="24"/>
          <w:szCs w:val="24"/>
        </w:rPr>
        <w:t xml:space="preserve"> </w:t>
      </w:r>
      <w:r w:rsidR="00434ECF" w:rsidRPr="005025CB">
        <w:rPr>
          <w:rFonts w:ascii="Times New Roman" w:eastAsiaTheme="minorEastAsia" w:hAnsi="Times New Roman" w:cs="Times New Roman" w:hint="eastAsia"/>
          <w:sz w:val="24"/>
          <w:szCs w:val="24"/>
        </w:rPr>
        <w:t>场景</w:t>
      </w:r>
      <w:r w:rsidR="00434ECF">
        <w:rPr>
          <w:rFonts w:ascii="Times New Roman" w:eastAsiaTheme="minorEastAsia" w:hAnsi="Times New Roman" w:cs="Times New Roman" w:hint="eastAsia"/>
          <w:b/>
          <w:sz w:val="24"/>
          <w:szCs w:val="24"/>
        </w:rPr>
        <w:t>3</w:t>
      </w:r>
      <w:r w:rsidR="00434ECF">
        <w:rPr>
          <w:rFonts w:ascii="Times New Roman" w:eastAsiaTheme="minorEastAsia" w:hAnsi="Times New Roman" w:cs="Times New Roman" w:hint="eastAsia"/>
          <w:sz w:val="24"/>
          <w:szCs w:val="24"/>
        </w:rPr>
        <w:t>分类</w:t>
      </w:r>
      <w:r w:rsidR="00434ECF" w:rsidRPr="00CD6E9E">
        <w:rPr>
          <w:rFonts w:ascii="Times New Roman" w:eastAsiaTheme="minorEastAsia" w:hAnsi="Times New Roman" w:cs="Times New Roman" w:hint="eastAsia"/>
          <w:sz w:val="24"/>
          <w:szCs w:val="24"/>
        </w:rPr>
        <w:t>结果</w:t>
      </w:r>
    </w:p>
    <w:p w:rsidR="00926643" w:rsidRPr="00C54053" w:rsidRDefault="00CD6E9E" w:rsidP="00791EBA">
      <w:pPr>
        <w:spacing w:line="300" w:lineRule="auto"/>
        <w:ind w:firstLine="480"/>
        <w:jc w:val="center"/>
        <w:rPr>
          <w:rFonts w:ascii="Times New Roman" w:eastAsiaTheme="minorEastAsia" w:hAnsi="Times New Roman" w:cs="Times New Roman"/>
          <w:sz w:val="24"/>
          <w:szCs w:val="24"/>
        </w:rPr>
      </w:pPr>
      <w:r w:rsidRPr="00CD6E9E">
        <w:rPr>
          <w:rFonts w:ascii="Times New Roman" w:eastAsiaTheme="minorEastAsia" w:hAnsi="Times New Roman" w:cs="Times New Roman" w:hint="eastAsia"/>
          <w:sz w:val="24"/>
          <w:szCs w:val="24"/>
        </w:rPr>
        <w:t>图</w:t>
      </w:r>
      <w:r w:rsidRPr="00CD6E9E">
        <w:rPr>
          <w:rFonts w:ascii="Times New Roman" w:eastAsiaTheme="minorEastAsia" w:hAnsi="Times New Roman" w:cs="Times New Roman" w:hint="eastAsia"/>
          <w:sz w:val="24"/>
          <w:szCs w:val="24"/>
        </w:rPr>
        <w:t>5</w:t>
      </w:r>
      <w:r w:rsidRPr="00CD6E9E">
        <w:rPr>
          <w:rFonts w:ascii="Times New Roman" w:eastAsiaTheme="minorEastAsia" w:hAnsi="Times New Roman" w:cs="Times New Roman" w:hint="eastAsia"/>
          <w:sz w:val="24"/>
          <w:szCs w:val="24"/>
        </w:rPr>
        <w:t>显示了三个场景的点云数据，</w:t>
      </w:r>
      <w:r>
        <w:rPr>
          <w:rFonts w:ascii="Times New Roman" w:eastAsiaTheme="minorEastAsia" w:hAnsi="Times New Roman" w:cs="Times New Roman" w:hint="eastAsia"/>
          <w:sz w:val="24"/>
          <w:szCs w:val="24"/>
        </w:rPr>
        <w:t>采样后形成的训练样本</w:t>
      </w:r>
      <w:r w:rsidRPr="00CD6E9E">
        <w:rPr>
          <w:rFonts w:ascii="Times New Roman" w:eastAsiaTheme="minorEastAsia" w:hAnsi="Times New Roman" w:cs="Times New Roman" w:hint="eastAsia"/>
          <w:sz w:val="24"/>
          <w:szCs w:val="24"/>
        </w:rPr>
        <w:t>以及场景</w:t>
      </w:r>
      <w:r w:rsidRPr="00CD6E9E">
        <w:rPr>
          <w:rFonts w:ascii="Times New Roman" w:eastAsiaTheme="minorEastAsia" w:hAnsi="Times New Roman" w:cs="Times New Roman" w:hint="eastAsia"/>
          <w:sz w:val="24"/>
          <w:szCs w:val="24"/>
        </w:rPr>
        <w:t>2</w:t>
      </w:r>
      <w:r w:rsidRPr="00CD6E9E">
        <w:rPr>
          <w:rFonts w:ascii="Times New Roman" w:eastAsiaTheme="minorEastAsia" w:hAnsi="Times New Roman" w:cs="Times New Roman" w:hint="eastAsia"/>
          <w:sz w:val="24"/>
          <w:szCs w:val="24"/>
        </w:rPr>
        <w:t>和场景</w:t>
      </w:r>
      <w:r w:rsidRPr="00CD6E9E">
        <w:rPr>
          <w:rFonts w:ascii="Times New Roman" w:eastAsiaTheme="minorEastAsia" w:hAnsi="Times New Roman" w:cs="Times New Roman" w:hint="eastAsia"/>
          <w:sz w:val="24"/>
          <w:szCs w:val="24"/>
        </w:rPr>
        <w:t>3</w:t>
      </w:r>
      <w:r>
        <w:rPr>
          <w:rFonts w:ascii="Times New Roman" w:eastAsiaTheme="minorEastAsia" w:hAnsi="Times New Roman" w:cs="Times New Roman" w:hint="eastAsia"/>
          <w:sz w:val="24"/>
          <w:szCs w:val="24"/>
        </w:rPr>
        <w:t>分类</w:t>
      </w:r>
      <w:r w:rsidRPr="00CD6E9E">
        <w:rPr>
          <w:rFonts w:ascii="Times New Roman" w:eastAsiaTheme="minorEastAsia" w:hAnsi="Times New Roman" w:cs="Times New Roman" w:hint="eastAsia"/>
          <w:sz w:val="24"/>
          <w:szCs w:val="24"/>
        </w:rPr>
        <w:t>结果</w:t>
      </w:r>
    </w:p>
    <w:p w:rsidR="006679A1" w:rsidRPr="00C54053" w:rsidRDefault="006F1D8D" w:rsidP="00C54053">
      <w:pPr>
        <w:spacing w:line="300" w:lineRule="auto"/>
        <w:ind w:firstLine="482"/>
        <w:jc w:val="left"/>
        <w:rPr>
          <w:rFonts w:ascii="Times New Roman" w:eastAsiaTheme="minorEastAsia" w:hAnsi="Times New Roman" w:cs="Times New Roman"/>
          <w:b/>
          <w:sz w:val="24"/>
          <w:szCs w:val="24"/>
        </w:rPr>
      </w:pPr>
      <w:r w:rsidRPr="005025CB">
        <w:rPr>
          <w:rFonts w:ascii="Times New Roman" w:eastAsiaTheme="minorEastAsia" w:hAnsi="Times New Roman" w:cs="Times New Roman" w:hint="eastAsia"/>
          <w:sz w:val="24"/>
          <w:szCs w:val="24"/>
        </w:rPr>
        <w:t>地面激光雷达的数据分类结果不如机载激光雷达分类精度高，这主要</w:t>
      </w:r>
      <w:r w:rsidR="00747C9C" w:rsidRPr="005025CB">
        <w:rPr>
          <w:rFonts w:ascii="Times New Roman" w:eastAsiaTheme="minorEastAsia" w:hAnsi="Times New Roman" w:cs="Times New Roman" w:hint="eastAsia"/>
          <w:sz w:val="24"/>
          <w:szCs w:val="24"/>
        </w:rPr>
        <w:t>是因为，这个场景中的类别之间相似度较高</w:t>
      </w:r>
      <w:r w:rsidR="00183551" w:rsidRPr="005025CB">
        <w:rPr>
          <w:rFonts w:ascii="Times New Roman" w:eastAsiaTheme="minorEastAsia" w:hAnsi="Times New Roman" w:cs="Times New Roman" w:hint="eastAsia"/>
          <w:sz w:val="24"/>
          <w:szCs w:val="24"/>
        </w:rPr>
        <w:t>，且有些分类在形状上并没有明显的区别</w:t>
      </w:r>
      <w:r w:rsidR="00747C9C" w:rsidRPr="005025CB">
        <w:rPr>
          <w:rFonts w:ascii="Times New Roman" w:eastAsiaTheme="minorEastAsia" w:hAnsi="Times New Roman" w:cs="Times New Roman" w:hint="eastAsia"/>
          <w:sz w:val="24"/>
          <w:szCs w:val="24"/>
        </w:rPr>
        <w:t>，尤其是</w:t>
      </w:r>
      <w:r w:rsidR="00747C9C" w:rsidRPr="005025CB">
        <w:rPr>
          <w:rFonts w:ascii="Times New Roman" w:eastAsiaTheme="minorEastAsia" w:hAnsi="Times New Roman" w:cs="Times New Roman"/>
          <w:sz w:val="24"/>
          <w:szCs w:val="24"/>
        </w:rPr>
        <w:t xml:space="preserve"> </w:t>
      </w:r>
      <w:r w:rsidR="00747C9C" w:rsidRPr="003F1A49">
        <w:rPr>
          <w:rFonts w:ascii="Times New Roman" w:eastAsiaTheme="minorEastAsia" w:hAnsi="Times New Roman" w:cs="Times New Roman"/>
          <w:sz w:val="24"/>
          <w:szCs w:val="24"/>
        </w:rPr>
        <w:t>hard scape</w:t>
      </w:r>
      <w:r w:rsidR="00CD6E9E" w:rsidRPr="005025CB">
        <w:rPr>
          <w:rFonts w:ascii="Times New Roman" w:eastAsiaTheme="minorEastAsia" w:hAnsi="Times New Roman" w:cs="Times New Roman" w:hint="eastAsia"/>
          <w:sz w:val="24"/>
          <w:szCs w:val="24"/>
        </w:rPr>
        <w:t>本身更加接近于</w:t>
      </w:r>
      <w:proofErr w:type="gramStart"/>
      <w:r w:rsidR="00CD6E9E" w:rsidRPr="005025CB">
        <w:rPr>
          <w:rFonts w:ascii="Times New Roman" w:eastAsiaTheme="minorEastAsia" w:hAnsi="Times New Roman" w:cs="Times New Roman" w:hint="eastAsia"/>
          <w:sz w:val="24"/>
          <w:szCs w:val="24"/>
        </w:rPr>
        <w:t>一</w:t>
      </w:r>
      <w:proofErr w:type="gramEnd"/>
      <w:r w:rsidR="00CD6E9E" w:rsidRPr="005025CB">
        <w:rPr>
          <w:rFonts w:ascii="Times New Roman" w:eastAsiaTheme="minorEastAsia" w:hAnsi="Times New Roman" w:cs="Times New Roman" w:hint="eastAsia"/>
          <w:sz w:val="24"/>
          <w:szCs w:val="24"/>
        </w:rPr>
        <w:t>种概念性的地物和其他各类的区分度</w:t>
      </w:r>
      <w:r w:rsidR="00CD6E9E" w:rsidRPr="005025CB">
        <w:rPr>
          <w:rFonts w:ascii="Times New Roman" w:eastAsiaTheme="minorEastAsia" w:hAnsi="Times New Roman" w:cs="Times New Roman" w:hint="eastAsia"/>
          <w:sz w:val="24"/>
          <w:szCs w:val="24"/>
        </w:rPr>
        <w:lastRenderedPageBreak/>
        <w:t>极低</w:t>
      </w:r>
      <w:r w:rsidR="00183551" w:rsidRPr="005025CB">
        <w:rPr>
          <w:rFonts w:ascii="Times New Roman" w:eastAsiaTheme="minorEastAsia" w:hAnsi="Times New Roman" w:cs="Times New Roman" w:hint="eastAsia"/>
          <w:sz w:val="24"/>
          <w:szCs w:val="24"/>
        </w:rPr>
        <w:t>，一块类似汽车车头的石头和汽车从外形上很难区分</w:t>
      </w:r>
      <w:r w:rsidR="00747C9C" w:rsidRPr="005025CB">
        <w:rPr>
          <w:rFonts w:ascii="Times New Roman" w:eastAsiaTheme="minorEastAsia" w:hAnsi="Times New Roman" w:cs="Times New Roman" w:hint="eastAsia"/>
          <w:sz w:val="24"/>
          <w:szCs w:val="24"/>
        </w:rPr>
        <w:t>。</w:t>
      </w:r>
      <w:r w:rsidR="00CD6E9E" w:rsidRPr="005025CB">
        <w:rPr>
          <w:rFonts w:ascii="Times New Roman" w:eastAsiaTheme="minorEastAsia" w:hAnsi="Times New Roman" w:cs="Times New Roman" w:hint="eastAsia"/>
          <w:sz w:val="24"/>
          <w:szCs w:val="24"/>
        </w:rPr>
        <w:t>这导致虽然在训练数据中分类精度很高但是在测试数据中泛化性能很差。从图</w:t>
      </w:r>
      <w:r w:rsidR="00434ECF" w:rsidRPr="005025CB">
        <w:rPr>
          <w:rFonts w:ascii="Times New Roman" w:eastAsiaTheme="minorEastAsia" w:hAnsi="Times New Roman" w:cs="Times New Roman"/>
          <w:sz w:val="24"/>
          <w:szCs w:val="24"/>
        </w:rPr>
        <w:t>5</w:t>
      </w:r>
      <w:r w:rsidR="00434ECF" w:rsidRPr="005025CB">
        <w:rPr>
          <w:rFonts w:ascii="Times New Roman" w:eastAsiaTheme="minorEastAsia" w:hAnsi="Times New Roman" w:cs="Times New Roman" w:hint="eastAsia"/>
          <w:sz w:val="24"/>
          <w:szCs w:val="24"/>
        </w:rPr>
        <w:t>中可以发现大量的点被分成了</w:t>
      </w:r>
      <w:r w:rsidR="00434ECF" w:rsidRPr="005025CB">
        <w:rPr>
          <w:rFonts w:ascii="Times New Roman" w:eastAsiaTheme="minorEastAsia" w:hAnsi="Times New Roman" w:cs="Times New Roman"/>
          <w:sz w:val="24"/>
          <w:szCs w:val="24"/>
        </w:rPr>
        <w:t>hard scape</w:t>
      </w:r>
      <w:r w:rsidR="00434ECF" w:rsidRPr="005025CB">
        <w:rPr>
          <w:rFonts w:ascii="Times New Roman" w:eastAsiaTheme="minorEastAsia" w:hAnsi="Times New Roman" w:cs="Times New Roman" w:hint="eastAsia"/>
          <w:sz w:val="24"/>
          <w:szCs w:val="24"/>
        </w:rPr>
        <w:t>。同时自然地面和高低植被之间也存在大量的混淆尤其是和低植被之间</w:t>
      </w:r>
      <w:r w:rsidR="00183551" w:rsidRPr="005025CB">
        <w:rPr>
          <w:rFonts w:ascii="Times New Roman" w:eastAsiaTheme="minorEastAsia" w:hAnsi="Times New Roman" w:cs="Times New Roman" w:hint="eastAsia"/>
          <w:sz w:val="24"/>
          <w:szCs w:val="24"/>
        </w:rPr>
        <w:t>，可以看到</w:t>
      </w:r>
      <w:r w:rsidR="00434ECF" w:rsidRPr="005025CB">
        <w:rPr>
          <w:rFonts w:ascii="Times New Roman" w:eastAsiaTheme="minorEastAsia" w:hAnsi="Times New Roman" w:cs="Times New Roman" w:hint="eastAsia"/>
          <w:sz w:val="24"/>
          <w:szCs w:val="24"/>
        </w:rPr>
        <w:t>大量低植被</w:t>
      </w:r>
      <w:proofErr w:type="gramStart"/>
      <w:r w:rsidR="00434ECF" w:rsidRPr="005025CB">
        <w:rPr>
          <w:rFonts w:ascii="Times New Roman" w:eastAsiaTheme="minorEastAsia" w:hAnsi="Times New Roman" w:cs="Times New Roman" w:hint="eastAsia"/>
          <w:sz w:val="24"/>
          <w:szCs w:val="24"/>
        </w:rPr>
        <w:t>被</w:t>
      </w:r>
      <w:proofErr w:type="gramEnd"/>
      <w:r w:rsidR="00434ECF" w:rsidRPr="005025CB">
        <w:rPr>
          <w:rFonts w:ascii="Times New Roman" w:eastAsiaTheme="minorEastAsia" w:hAnsi="Times New Roman" w:cs="Times New Roman" w:hint="eastAsia"/>
          <w:sz w:val="24"/>
          <w:szCs w:val="24"/>
        </w:rPr>
        <w:t>分成自然地面。而建筑和植被之间很少有</w:t>
      </w:r>
      <w:proofErr w:type="gramStart"/>
      <w:r w:rsidR="00434ECF" w:rsidRPr="005025CB">
        <w:rPr>
          <w:rFonts w:ascii="Times New Roman" w:eastAsiaTheme="minorEastAsia" w:hAnsi="Times New Roman" w:cs="Times New Roman" w:hint="eastAsia"/>
          <w:sz w:val="24"/>
          <w:szCs w:val="24"/>
        </w:rPr>
        <w:t>互相误分的</w:t>
      </w:r>
      <w:proofErr w:type="gramEnd"/>
      <w:r w:rsidR="00434ECF" w:rsidRPr="005025CB">
        <w:rPr>
          <w:rFonts w:ascii="Times New Roman" w:eastAsiaTheme="minorEastAsia" w:hAnsi="Times New Roman" w:cs="Times New Roman" w:hint="eastAsia"/>
          <w:sz w:val="24"/>
          <w:szCs w:val="24"/>
        </w:rPr>
        <w:t>情况。</w:t>
      </w:r>
      <w:r w:rsidR="00183551" w:rsidRPr="005025CB">
        <w:rPr>
          <w:rFonts w:ascii="Times New Roman" w:eastAsiaTheme="minorEastAsia" w:hAnsi="Times New Roman" w:cs="Times New Roman" w:hint="eastAsia"/>
          <w:sz w:val="24"/>
          <w:szCs w:val="24"/>
        </w:rPr>
        <w:t>类别之间的相似度高就更需要有区分度的特征，但是</w:t>
      </w:r>
      <w:r w:rsidRPr="005025CB">
        <w:rPr>
          <w:rFonts w:ascii="Times New Roman" w:eastAsiaTheme="minorEastAsia" w:hAnsi="Times New Roman" w:cs="Times New Roman" w:hint="eastAsia"/>
          <w:sz w:val="24"/>
          <w:szCs w:val="24"/>
        </w:rPr>
        <w:t>地面激光点</w:t>
      </w:r>
      <w:proofErr w:type="gramStart"/>
      <w:r w:rsidRPr="005025CB">
        <w:rPr>
          <w:rFonts w:ascii="Times New Roman" w:eastAsiaTheme="minorEastAsia" w:hAnsi="Times New Roman" w:cs="Times New Roman" w:hint="eastAsia"/>
          <w:sz w:val="24"/>
          <w:szCs w:val="24"/>
        </w:rPr>
        <w:t>云变化</w:t>
      </w:r>
      <w:proofErr w:type="gramEnd"/>
      <w:r w:rsidRPr="005025CB">
        <w:rPr>
          <w:rFonts w:ascii="Times New Roman" w:eastAsiaTheme="minorEastAsia" w:hAnsi="Times New Roman" w:cs="Times New Roman" w:hint="eastAsia"/>
          <w:sz w:val="24"/>
          <w:szCs w:val="24"/>
        </w:rPr>
        <w:t>相对机载激光点云要剧烈的多</w:t>
      </w:r>
      <w:r w:rsidR="00183551" w:rsidRPr="005025CB">
        <w:rPr>
          <w:rFonts w:ascii="Times New Roman" w:eastAsiaTheme="minorEastAsia" w:hAnsi="Times New Roman" w:cs="Times New Roman" w:hint="eastAsia"/>
          <w:sz w:val="24"/>
          <w:szCs w:val="24"/>
        </w:rPr>
        <w:t>，这加剧了分类的困难程度</w:t>
      </w:r>
      <w:r w:rsidRPr="005025CB">
        <w:rPr>
          <w:rFonts w:ascii="Times New Roman" w:eastAsiaTheme="minorEastAsia" w:hAnsi="Times New Roman" w:cs="Times New Roman" w:hint="eastAsia"/>
          <w:sz w:val="24"/>
          <w:szCs w:val="24"/>
        </w:rPr>
        <w:t>，</w:t>
      </w:r>
      <w:r w:rsidR="00183551" w:rsidRPr="005025CB">
        <w:rPr>
          <w:rFonts w:ascii="Times New Roman" w:eastAsiaTheme="minorEastAsia" w:hAnsi="Times New Roman" w:cs="Times New Roman" w:hint="eastAsia"/>
          <w:sz w:val="24"/>
          <w:szCs w:val="24"/>
        </w:rPr>
        <w:t>同时</w:t>
      </w:r>
      <w:r w:rsidRPr="005025CB">
        <w:rPr>
          <w:rFonts w:ascii="Times New Roman" w:eastAsiaTheme="minorEastAsia" w:hAnsi="Times New Roman" w:cs="Times New Roman" w:hint="eastAsia"/>
          <w:sz w:val="24"/>
          <w:szCs w:val="24"/>
        </w:rPr>
        <w:t>因为我们的神经网络还是需要依赖于输入特征</w:t>
      </w:r>
      <w:r w:rsidR="00476870">
        <w:rPr>
          <w:rFonts w:ascii="Times New Roman" w:eastAsiaTheme="minorEastAsia" w:hAnsi="Times New Roman" w:cs="Times New Roman" w:hint="eastAsia"/>
          <w:sz w:val="24"/>
          <w:szCs w:val="24"/>
        </w:rPr>
        <w:t>，</w:t>
      </w:r>
      <w:r w:rsidRPr="005025CB">
        <w:rPr>
          <w:rFonts w:ascii="Times New Roman" w:eastAsiaTheme="minorEastAsia" w:hAnsi="Times New Roman" w:cs="Times New Roman" w:hint="eastAsia"/>
          <w:sz w:val="24"/>
          <w:szCs w:val="24"/>
        </w:rPr>
        <w:t>所以输入特征</w:t>
      </w:r>
      <w:r w:rsidR="00183551" w:rsidRPr="005025CB">
        <w:rPr>
          <w:rFonts w:ascii="Times New Roman" w:eastAsiaTheme="minorEastAsia" w:hAnsi="Times New Roman" w:cs="Times New Roman" w:hint="eastAsia"/>
          <w:sz w:val="24"/>
          <w:szCs w:val="24"/>
        </w:rPr>
        <w:t>本身的表达能力会影响最终的分类结果。在</w:t>
      </w:r>
      <w:r w:rsidRPr="005025CB">
        <w:rPr>
          <w:rFonts w:ascii="Times New Roman" w:eastAsiaTheme="minorEastAsia" w:hAnsi="Times New Roman" w:cs="Times New Roman" w:hint="eastAsia"/>
          <w:sz w:val="24"/>
          <w:szCs w:val="24"/>
        </w:rPr>
        <w:t>以后的工作中不再直接依赖于输入特征，而是利用深度学习直接从点中提取特征并分类。</w:t>
      </w:r>
      <w:r w:rsidR="00183551" w:rsidRPr="005025CB">
        <w:rPr>
          <w:rFonts w:ascii="Times New Roman" w:eastAsiaTheme="minorEastAsia" w:hAnsi="Times New Roman" w:cs="Times New Roman" w:hint="eastAsia"/>
          <w:sz w:val="24"/>
          <w:szCs w:val="24"/>
        </w:rPr>
        <w:t>同时因为训练数据中人的样本较少，人的类别没有泛化能力。</w:t>
      </w:r>
      <w:r w:rsidRPr="005025CB">
        <w:rPr>
          <w:rFonts w:ascii="Times New Roman" w:eastAsiaTheme="minorEastAsia" w:hAnsi="Times New Roman" w:cs="Times New Roman" w:hint="eastAsia"/>
          <w:sz w:val="24"/>
          <w:szCs w:val="24"/>
        </w:rPr>
        <w:t>但是也发现采用</w:t>
      </w:r>
      <w:r w:rsidR="00756794" w:rsidRPr="005025CB">
        <w:rPr>
          <w:rFonts w:ascii="Times New Roman" w:eastAsiaTheme="minorEastAsia" w:hAnsi="Times New Roman" w:cs="Times New Roman" w:hint="eastAsia"/>
          <w:sz w:val="24"/>
          <w:szCs w:val="24"/>
        </w:rPr>
        <w:t>同样的</w:t>
      </w:r>
      <w:r w:rsidRPr="005025CB">
        <w:rPr>
          <w:rFonts w:ascii="Times New Roman" w:eastAsiaTheme="minorEastAsia" w:hAnsi="Times New Roman" w:cs="Times New Roman" w:hint="eastAsia"/>
          <w:sz w:val="24"/>
          <w:szCs w:val="24"/>
        </w:rPr>
        <w:t>特征</w:t>
      </w:r>
      <w:r w:rsidR="00756794" w:rsidRPr="005025CB">
        <w:rPr>
          <w:rFonts w:ascii="Times New Roman" w:eastAsiaTheme="minorEastAsia" w:hAnsi="Times New Roman" w:cs="Times New Roman" w:hint="eastAsia"/>
          <w:sz w:val="24"/>
          <w:szCs w:val="24"/>
        </w:rPr>
        <w:t>，我们的方法相对于其他方法精度有较大的提高。</w:t>
      </w:r>
      <w:r w:rsidR="00747C9C" w:rsidRPr="005025CB">
        <w:rPr>
          <w:rFonts w:ascii="Times New Roman" w:eastAsiaTheme="minorEastAsia" w:hAnsi="Times New Roman" w:cs="Times New Roman" w:hint="eastAsia"/>
          <w:sz w:val="24"/>
          <w:szCs w:val="24"/>
        </w:rPr>
        <w:t>同时结合机载点云的分类结果，当场景越复杂，采用我们的方法精度提升的越多。</w:t>
      </w:r>
      <w:r w:rsidR="00183551" w:rsidRPr="005025CB">
        <w:rPr>
          <w:rFonts w:ascii="Times New Roman" w:eastAsiaTheme="minorEastAsia" w:hAnsi="Times New Roman" w:cs="Times New Roman" w:hint="eastAsia"/>
          <w:sz w:val="24"/>
          <w:szCs w:val="24"/>
        </w:rPr>
        <w:t>这说明虽然我们的方法受到初始输入特征的影响，但是对初始特征的利用能力是最好的，即使初始特征不好，但是经过我们的方法以后能够产生较大的性能提升。</w:t>
      </w:r>
    </w:p>
    <w:p w:rsidR="00E25226" w:rsidRPr="00C54053" w:rsidRDefault="005025CB" w:rsidP="00791EBA">
      <w:pPr>
        <w:spacing w:line="300" w:lineRule="auto"/>
        <w:jc w:val="left"/>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D</w:t>
      </w:r>
      <w:r>
        <w:rPr>
          <w:rFonts w:ascii="Times New Roman" w:eastAsiaTheme="minorEastAsia" w:hAnsi="Times New Roman" w:cs="Times New Roman" w:hint="eastAsia"/>
          <w:b/>
          <w:sz w:val="24"/>
          <w:szCs w:val="24"/>
        </w:rPr>
        <w:t>．</w:t>
      </w:r>
      <w:r w:rsidR="00E25226" w:rsidRPr="00C54053">
        <w:rPr>
          <w:rFonts w:ascii="Times New Roman" w:eastAsiaTheme="minorEastAsia" w:hAnsi="Times New Roman" w:cs="Times New Roman"/>
          <w:b/>
          <w:sz w:val="24"/>
          <w:szCs w:val="24"/>
        </w:rPr>
        <w:t>模型分析</w:t>
      </w:r>
    </w:p>
    <w:p w:rsidR="00CC6D6F" w:rsidRDefault="00E25226" w:rsidP="004A6357">
      <w:pPr>
        <w:spacing w:line="300" w:lineRule="auto"/>
        <w:jc w:val="left"/>
        <w:rPr>
          <w:ins w:id="742" w:author="User" w:date="2016-10-24T19:39:00Z"/>
          <w:rFonts w:ascii="Times New Roman" w:eastAsiaTheme="minorEastAsia" w:hAnsi="Times New Roman" w:cs="Times New Roman" w:hint="eastAsia"/>
          <w:sz w:val="24"/>
          <w:szCs w:val="24"/>
        </w:rPr>
      </w:pPr>
      <w:r w:rsidRPr="00C54053">
        <w:rPr>
          <w:rFonts w:ascii="Times New Roman" w:eastAsiaTheme="minorEastAsia" w:hAnsi="Times New Roman" w:cs="Times New Roman"/>
          <w:sz w:val="24"/>
          <w:szCs w:val="24"/>
        </w:rPr>
        <w:t xml:space="preserve"> </w:t>
      </w:r>
      <w:r w:rsidR="0042026E" w:rsidRPr="00C54053">
        <w:rPr>
          <w:rFonts w:ascii="Times New Roman" w:eastAsiaTheme="minorEastAsia" w:hAnsi="Times New Roman" w:cs="Times New Roman"/>
          <w:sz w:val="24"/>
          <w:szCs w:val="24"/>
        </w:rPr>
        <w:t xml:space="preserve">     </w:t>
      </w:r>
      <w:ins w:id="743" w:author="User" w:date="2016-10-24T19:45:00Z">
        <w:r w:rsidR="003242CF" w:rsidRPr="003242CF">
          <w:rPr>
            <w:rFonts w:ascii="Times New Roman" w:eastAsiaTheme="minorEastAsia" w:hAnsi="Times New Roman" w:cs="Times New Roman" w:hint="eastAsia"/>
            <w:sz w:val="24"/>
            <w:szCs w:val="24"/>
          </w:rPr>
          <w:t>因为</w:t>
        </w:r>
        <w:r w:rsidR="003242CF" w:rsidRPr="003242CF">
          <w:rPr>
            <w:rFonts w:ascii="Times New Roman" w:eastAsiaTheme="minorEastAsia" w:hAnsi="Times New Roman" w:cs="Times New Roman" w:hint="eastAsia"/>
            <w:sz w:val="24"/>
            <w:szCs w:val="24"/>
          </w:rPr>
          <w:t>Net3</w:t>
        </w:r>
        <w:r w:rsidR="003242CF" w:rsidRPr="003242CF">
          <w:rPr>
            <w:rFonts w:ascii="Times New Roman" w:eastAsiaTheme="minorEastAsia" w:hAnsi="Times New Roman" w:cs="Times New Roman" w:hint="eastAsia"/>
            <w:sz w:val="24"/>
            <w:szCs w:val="24"/>
          </w:rPr>
          <w:t>是跟在</w:t>
        </w:r>
        <w:r w:rsidR="003242CF" w:rsidRPr="003242CF">
          <w:rPr>
            <w:rFonts w:ascii="Times New Roman" w:eastAsiaTheme="minorEastAsia" w:hAnsi="Times New Roman" w:cs="Times New Roman" w:hint="eastAsia"/>
            <w:sz w:val="24"/>
            <w:szCs w:val="24"/>
          </w:rPr>
          <w:t>Net1</w:t>
        </w:r>
        <w:r w:rsidR="003242CF" w:rsidRPr="003242CF">
          <w:rPr>
            <w:rFonts w:ascii="Times New Roman" w:eastAsiaTheme="minorEastAsia" w:hAnsi="Times New Roman" w:cs="Times New Roman" w:hint="eastAsia"/>
            <w:sz w:val="24"/>
            <w:szCs w:val="24"/>
          </w:rPr>
          <w:t>和</w:t>
        </w:r>
        <w:r w:rsidR="003242CF" w:rsidRPr="003242CF">
          <w:rPr>
            <w:rFonts w:ascii="Times New Roman" w:eastAsiaTheme="minorEastAsia" w:hAnsi="Times New Roman" w:cs="Times New Roman" w:hint="eastAsia"/>
            <w:sz w:val="24"/>
            <w:szCs w:val="24"/>
          </w:rPr>
          <w:t>Net2</w:t>
        </w:r>
        <w:r w:rsidR="003242CF" w:rsidRPr="003242CF">
          <w:rPr>
            <w:rFonts w:ascii="Times New Roman" w:eastAsiaTheme="minorEastAsia" w:hAnsi="Times New Roman" w:cs="Times New Roman" w:hint="eastAsia"/>
            <w:sz w:val="24"/>
            <w:szCs w:val="24"/>
          </w:rPr>
          <w:t>后面，无法单独测试</w:t>
        </w:r>
        <w:r w:rsidR="003242CF" w:rsidRPr="003242CF">
          <w:rPr>
            <w:rFonts w:ascii="Times New Roman" w:eastAsiaTheme="minorEastAsia" w:hAnsi="Times New Roman" w:cs="Times New Roman" w:hint="eastAsia"/>
            <w:sz w:val="24"/>
            <w:szCs w:val="24"/>
          </w:rPr>
          <w:t>Net3</w:t>
        </w:r>
        <w:r w:rsidR="003242CF" w:rsidRPr="003242CF">
          <w:rPr>
            <w:rFonts w:ascii="Times New Roman" w:eastAsiaTheme="minorEastAsia" w:hAnsi="Times New Roman" w:cs="Times New Roman" w:hint="eastAsia"/>
            <w:sz w:val="24"/>
            <w:szCs w:val="24"/>
          </w:rPr>
          <w:t>的效果，所以</w:t>
        </w:r>
      </w:ins>
      <w:r w:rsidR="0042026E" w:rsidRPr="00C54053">
        <w:rPr>
          <w:rFonts w:ascii="Times New Roman" w:eastAsiaTheme="minorEastAsia" w:hAnsi="Times New Roman" w:cs="Times New Roman"/>
          <w:sz w:val="24"/>
          <w:szCs w:val="24"/>
        </w:rPr>
        <w:t xml:space="preserve"> </w:t>
      </w:r>
      <w:ins w:id="744" w:author="User" w:date="2016-10-24T19:39:00Z">
        <w:r w:rsidR="00CC6D6F">
          <w:rPr>
            <w:rFonts w:ascii="Times New Roman" w:eastAsiaTheme="minorEastAsia" w:hAnsi="Times New Roman" w:cs="Times New Roman" w:hint="eastAsia"/>
            <w:sz w:val="24"/>
            <w:szCs w:val="24"/>
          </w:rPr>
          <w:t>为了测试</w:t>
        </w:r>
      </w:ins>
      <w:ins w:id="745" w:author="User" w:date="2016-10-24T19:41:00Z">
        <w:r w:rsidR="00CC6D6F">
          <w:rPr>
            <w:rFonts w:ascii="Times New Roman" w:eastAsiaTheme="minorEastAsia" w:hAnsi="Times New Roman" w:cs="Times New Roman" w:hint="eastAsia"/>
            <w:sz w:val="24"/>
            <w:szCs w:val="24"/>
          </w:rPr>
          <w:t>各个层次</w:t>
        </w:r>
      </w:ins>
      <w:ins w:id="746" w:author="User" w:date="2016-10-24T19:43:00Z">
        <w:r w:rsidR="00CC6D6F">
          <w:rPr>
            <w:rFonts w:ascii="Times New Roman" w:eastAsiaTheme="minorEastAsia" w:hAnsi="Times New Roman" w:cs="Times New Roman" w:hint="eastAsia"/>
            <w:sz w:val="24"/>
            <w:szCs w:val="24"/>
          </w:rPr>
          <w:t>的层数</w:t>
        </w:r>
      </w:ins>
      <w:ins w:id="747" w:author="User" w:date="2016-10-24T19:41:00Z">
        <w:r w:rsidR="00CC6D6F">
          <w:rPr>
            <w:rFonts w:ascii="Times New Roman" w:eastAsiaTheme="minorEastAsia" w:hAnsi="Times New Roman" w:cs="Times New Roman" w:hint="eastAsia"/>
            <w:sz w:val="24"/>
            <w:szCs w:val="24"/>
          </w:rPr>
          <w:t>对最后分类结果的影响，</w:t>
        </w:r>
      </w:ins>
      <w:ins w:id="748" w:author="User" w:date="2016-10-24T19:44:00Z">
        <w:r w:rsidR="00CC6D6F">
          <w:rPr>
            <w:rFonts w:ascii="Times New Roman" w:eastAsiaTheme="minorEastAsia" w:hAnsi="Times New Roman" w:cs="Times New Roman" w:hint="eastAsia"/>
            <w:sz w:val="24"/>
            <w:szCs w:val="24"/>
          </w:rPr>
          <w:t>我们采用不加</w:t>
        </w:r>
        <w:r w:rsidR="00CC6D6F">
          <w:rPr>
            <w:rFonts w:ascii="Times New Roman" w:eastAsiaTheme="minorEastAsia" w:hAnsi="Times New Roman" w:cs="Times New Roman" w:hint="eastAsia"/>
            <w:sz w:val="24"/>
            <w:szCs w:val="24"/>
          </w:rPr>
          <w:t>Net3</w:t>
        </w:r>
        <w:r w:rsidR="00CC6D6F">
          <w:rPr>
            <w:rFonts w:ascii="Times New Roman" w:eastAsiaTheme="minorEastAsia" w:hAnsi="Times New Roman" w:cs="Times New Roman" w:hint="eastAsia"/>
            <w:sz w:val="24"/>
            <w:szCs w:val="24"/>
          </w:rPr>
          <w:t>的不同层数的</w:t>
        </w:r>
        <w:r w:rsidR="00CC6D6F">
          <w:rPr>
            <w:rFonts w:ascii="Times New Roman" w:eastAsiaTheme="minorEastAsia" w:hAnsi="Times New Roman" w:cs="Times New Roman" w:hint="eastAsia"/>
            <w:sz w:val="24"/>
            <w:szCs w:val="24"/>
          </w:rPr>
          <w:t>Net1</w:t>
        </w:r>
        <w:r w:rsidR="00CC6D6F">
          <w:rPr>
            <w:rFonts w:ascii="Times New Roman" w:eastAsiaTheme="minorEastAsia" w:hAnsi="Times New Roman" w:cs="Times New Roman" w:hint="eastAsia"/>
            <w:sz w:val="24"/>
            <w:szCs w:val="24"/>
          </w:rPr>
          <w:t>和</w:t>
        </w:r>
        <w:r w:rsidR="00CC6D6F">
          <w:rPr>
            <w:rFonts w:ascii="Times New Roman" w:eastAsiaTheme="minorEastAsia" w:hAnsi="Times New Roman" w:cs="Times New Roman" w:hint="eastAsia"/>
            <w:sz w:val="24"/>
            <w:szCs w:val="24"/>
          </w:rPr>
          <w:t>Net2</w:t>
        </w:r>
        <w:r w:rsidR="00CC6D6F">
          <w:rPr>
            <w:rFonts w:ascii="Times New Roman" w:eastAsiaTheme="minorEastAsia" w:hAnsi="Times New Roman" w:cs="Times New Roman" w:hint="eastAsia"/>
            <w:sz w:val="24"/>
            <w:szCs w:val="24"/>
          </w:rPr>
          <w:t>以及添加了</w:t>
        </w:r>
        <w:r w:rsidR="00CC6D6F">
          <w:rPr>
            <w:rFonts w:ascii="Times New Roman" w:eastAsiaTheme="minorEastAsia" w:hAnsi="Times New Roman" w:cs="Times New Roman" w:hint="eastAsia"/>
            <w:sz w:val="24"/>
            <w:szCs w:val="24"/>
          </w:rPr>
          <w:t>Net3</w:t>
        </w:r>
        <w:r w:rsidR="00CC6D6F">
          <w:rPr>
            <w:rFonts w:ascii="Times New Roman" w:eastAsiaTheme="minorEastAsia" w:hAnsi="Times New Roman" w:cs="Times New Roman" w:hint="eastAsia"/>
            <w:sz w:val="24"/>
            <w:szCs w:val="24"/>
          </w:rPr>
          <w:t>的不同层次的</w:t>
        </w:r>
        <w:r w:rsidR="00CC6D6F">
          <w:rPr>
            <w:rFonts w:ascii="Times New Roman" w:eastAsiaTheme="minorEastAsia" w:hAnsi="Times New Roman" w:cs="Times New Roman" w:hint="eastAsia"/>
            <w:sz w:val="24"/>
            <w:szCs w:val="24"/>
          </w:rPr>
          <w:t>Net1</w:t>
        </w:r>
        <w:r w:rsidR="00CC6D6F">
          <w:rPr>
            <w:rFonts w:ascii="Times New Roman" w:eastAsiaTheme="minorEastAsia" w:hAnsi="Times New Roman" w:cs="Times New Roman" w:hint="eastAsia"/>
            <w:sz w:val="24"/>
            <w:szCs w:val="24"/>
          </w:rPr>
          <w:t>和</w:t>
        </w:r>
        <w:r w:rsidR="00CC6D6F">
          <w:rPr>
            <w:rFonts w:ascii="Times New Roman" w:eastAsiaTheme="minorEastAsia" w:hAnsi="Times New Roman" w:cs="Times New Roman" w:hint="eastAsia"/>
            <w:sz w:val="24"/>
            <w:szCs w:val="24"/>
          </w:rPr>
          <w:t>Net2</w:t>
        </w:r>
      </w:ins>
      <w:ins w:id="749" w:author="User" w:date="2016-10-24T19:45:00Z">
        <w:r w:rsidR="00CC6D6F">
          <w:rPr>
            <w:rFonts w:ascii="Times New Roman" w:eastAsiaTheme="minorEastAsia" w:hAnsi="Times New Roman" w:cs="Times New Roman" w:hint="eastAsia"/>
            <w:sz w:val="24"/>
            <w:szCs w:val="24"/>
          </w:rPr>
          <w:t>来说明个层次的效果。</w:t>
        </w:r>
      </w:ins>
    </w:p>
    <w:p w:rsidR="004A6357" w:rsidRPr="00C54053" w:rsidRDefault="004A6357" w:rsidP="004A6357">
      <w:pPr>
        <w:spacing w:line="300" w:lineRule="auto"/>
        <w:jc w:val="left"/>
        <w:rPr>
          <w:rFonts w:ascii="Times New Roman" w:eastAsiaTheme="minorEastAsia" w:hAnsi="Times New Roman" w:cs="Times New Roman"/>
          <w:sz w:val="24"/>
          <w:szCs w:val="24"/>
        </w:rPr>
      </w:pPr>
      <w:del w:id="750" w:author="User" w:date="2016-10-24T19:39:00Z">
        <w:r w:rsidRPr="00C54053" w:rsidDel="00CC6D6F">
          <w:rPr>
            <w:rFonts w:ascii="Times New Roman" w:eastAsiaTheme="minorEastAsia" w:hAnsi="Times New Roman" w:cs="Times New Roman"/>
            <w:sz w:val="24"/>
            <w:szCs w:val="24"/>
          </w:rPr>
          <w:delText>在分类时天津数据采用了</w:delText>
        </w:r>
        <w:r w:rsidRPr="00C54053" w:rsidDel="00CC6D6F">
          <w:rPr>
            <w:rFonts w:ascii="Times New Roman" w:eastAsiaTheme="minorEastAsia" w:hAnsi="Times New Roman" w:cs="Times New Roman"/>
            <w:sz w:val="24"/>
            <w:szCs w:val="24"/>
          </w:rPr>
          <w:delText>3</w:delText>
        </w:r>
        <w:r w:rsidRPr="00C54053" w:rsidDel="00CC6D6F">
          <w:rPr>
            <w:rFonts w:ascii="Times New Roman" w:eastAsiaTheme="minorEastAsia" w:hAnsi="Times New Roman" w:cs="Times New Roman"/>
            <w:sz w:val="24"/>
            <w:szCs w:val="24"/>
          </w:rPr>
          <w:delText>层</w:delText>
        </w:r>
        <w:r w:rsidRPr="00C54053" w:rsidDel="00CC6D6F">
          <w:rPr>
            <w:rFonts w:ascii="Times New Roman" w:eastAsiaTheme="minorEastAsia" w:hAnsi="Times New Roman" w:cs="Times New Roman"/>
            <w:sz w:val="24"/>
            <w:szCs w:val="24"/>
          </w:rPr>
          <w:delText>Net1</w:delText>
        </w:r>
        <w:r w:rsidRPr="00C54053" w:rsidDel="00CC6D6F">
          <w:rPr>
            <w:rFonts w:ascii="Times New Roman" w:eastAsiaTheme="minorEastAsia" w:hAnsi="Times New Roman" w:cs="Times New Roman"/>
            <w:sz w:val="24"/>
            <w:szCs w:val="24"/>
          </w:rPr>
          <w:delText>和</w:delText>
        </w:r>
        <w:r w:rsidRPr="00C54053" w:rsidDel="00CC6D6F">
          <w:rPr>
            <w:rFonts w:ascii="Times New Roman" w:eastAsiaTheme="minorEastAsia" w:hAnsi="Times New Roman" w:cs="Times New Roman"/>
            <w:sz w:val="24"/>
            <w:szCs w:val="24"/>
          </w:rPr>
          <w:delText>1</w:delText>
        </w:r>
        <w:r w:rsidRPr="00C54053" w:rsidDel="00CC6D6F">
          <w:rPr>
            <w:rFonts w:ascii="Times New Roman" w:eastAsiaTheme="minorEastAsia" w:hAnsi="Times New Roman" w:cs="Times New Roman"/>
            <w:sz w:val="24"/>
            <w:szCs w:val="24"/>
          </w:rPr>
          <w:delText>层</w:delText>
        </w:r>
        <w:r w:rsidRPr="00C54053" w:rsidDel="00CC6D6F">
          <w:rPr>
            <w:rFonts w:ascii="Times New Roman" w:eastAsiaTheme="minorEastAsia" w:hAnsi="Times New Roman" w:cs="Times New Roman"/>
            <w:sz w:val="24"/>
            <w:szCs w:val="24"/>
          </w:rPr>
          <w:delText>Net2</w:delText>
        </w:r>
        <w:r w:rsidRPr="00C54053" w:rsidDel="00CC6D6F">
          <w:rPr>
            <w:rFonts w:ascii="Times New Roman" w:eastAsiaTheme="minorEastAsia" w:hAnsi="Times New Roman" w:cs="Times New Roman"/>
            <w:sz w:val="24"/>
            <w:szCs w:val="24"/>
          </w:rPr>
          <w:delText>结构，</w:delText>
        </w:r>
        <w:r w:rsidRPr="00C54053" w:rsidDel="00CC6D6F">
          <w:rPr>
            <w:rFonts w:ascii="Times New Roman" w:eastAsiaTheme="minorEastAsia" w:hAnsi="Times New Roman" w:cs="Times New Roman"/>
            <w:sz w:val="24"/>
            <w:szCs w:val="24"/>
          </w:rPr>
          <w:delText>Net1</w:delText>
        </w:r>
        <w:r w:rsidRPr="00C54053" w:rsidDel="00CC6D6F">
          <w:rPr>
            <w:rFonts w:ascii="Times New Roman" w:eastAsiaTheme="minorEastAsia" w:hAnsi="Times New Roman" w:cs="Times New Roman"/>
            <w:sz w:val="24"/>
            <w:szCs w:val="24"/>
          </w:rPr>
          <w:delText>中针对基于特征值的特征和</w:delText>
        </w:r>
        <w:r w:rsidRPr="00C54053" w:rsidDel="00CC6D6F">
          <w:rPr>
            <w:rFonts w:ascii="Times New Roman" w:eastAsiaTheme="minorEastAsia" w:hAnsi="Times New Roman" w:cs="Times New Roman"/>
            <w:sz w:val="24"/>
            <w:szCs w:val="24"/>
          </w:rPr>
          <w:delText>spin</w:delText>
        </w:r>
        <w:r w:rsidRPr="00C54053" w:rsidDel="00CC6D6F">
          <w:rPr>
            <w:rFonts w:ascii="Times New Roman" w:eastAsiaTheme="minorEastAsia" w:hAnsi="Times New Roman" w:cs="Times New Roman"/>
            <w:sz w:val="24"/>
            <w:szCs w:val="24"/>
          </w:rPr>
          <w:delText>图的特征分别采用了</w:delText>
        </w:r>
        <w:r w:rsidRPr="00C54053" w:rsidDel="00CC6D6F">
          <w:rPr>
            <w:rFonts w:ascii="Times New Roman" w:eastAsiaTheme="minorEastAsia" w:hAnsi="Times New Roman" w:cs="Times New Roman"/>
            <w:sz w:val="24"/>
            <w:szCs w:val="24"/>
          </w:rPr>
          <w:delText>10</w:delText>
        </w:r>
        <w:r w:rsidRPr="00C54053" w:rsidDel="00CC6D6F">
          <w:rPr>
            <w:rFonts w:ascii="Times New Roman" w:eastAsiaTheme="minorEastAsia" w:hAnsi="Times New Roman" w:cs="Times New Roman"/>
            <w:sz w:val="24"/>
            <w:szCs w:val="24"/>
          </w:rPr>
          <w:delText>和</w:delText>
        </w:r>
        <w:r w:rsidRPr="00C54053" w:rsidDel="00CC6D6F">
          <w:rPr>
            <w:rFonts w:ascii="Times New Roman" w:eastAsiaTheme="minorEastAsia" w:hAnsi="Times New Roman" w:cs="Times New Roman"/>
            <w:sz w:val="24"/>
            <w:szCs w:val="24"/>
          </w:rPr>
          <w:delText>20</w:delText>
        </w:r>
        <w:r w:rsidRPr="00C54053" w:rsidDel="00CC6D6F">
          <w:rPr>
            <w:rFonts w:ascii="Times New Roman" w:eastAsiaTheme="minorEastAsia" w:hAnsi="Times New Roman" w:cs="Times New Roman"/>
            <w:sz w:val="24"/>
            <w:szCs w:val="24"/>
          </w:rPr>
          <w:delText>个神经元，</w:delText>
        </w:r>
        <w:r w:rsidRPr="00C54053" w:rsidDel="00CC6D6F">
          <w:rPr>
            <w:rFonts w:ascii="Times New Roman" w:eastAsiaTheme="minorEastAsia" w:hAnsi="Times New Roman" w:cs="Times New Roman"/>
            <w:sz w:val="24"/>
            <w:szCs w:val="24"/>
          </w:rPr>
          <w:delText>Net2</w:delText>
        </w:r>
        <w:r w:rsidRPr="00C54053" w:rsidDel="00CC6D6F">
          <w:rPr>
            <w:rFonts w:ascii="Times New Roman" w:eastAsiaTheme="minorEastAsia" w:hAnsi="Times New Roman" w:cs="Times New Roman"/>
            <w:sz w:val="24"/>
            <w:szCs w:val="24"/>
          </w:rPr>
          <w:delText>中采用了</w:delText>
        </w:r>
        <w:r w:rsidRPr="00C54053" w:rsidDel="00CC6D6F">
          <w:rPr>
            <w:rFonts w:ascii="Times New Roman" w:eastAsiaTheme="minorEastAsia" w:hAnsi="Times New Roman" w:cs="Times New Roman"/>
            <w:sz w:val="24"/>
            <w:szCs w:val="24"/>
          </w:rPr>
          <w:delText>10</w:delText>
        </w:r>
        <w:r w:rsidRPr="00C54053" w:rsidDel="00CC6D6F">
          <w:rPr>
            <w:rFonts w:ascii="Times New Roman" w:eastAsiaTheme="minorEastAsia" w:hAnsi="Times New Roman" w:cs="Times New Roman"/>
            <w:sz w:val="24"/>
            <w:szCs w:val="24"/>
          </w:rPr>
          <w:delText>个神经元，</w:delText>
        </w:r>
      </w:del>
      <w:del w:id="751" w:author="User" w:date="2016-10-24T19:22:00Z">
        <w:r w:rsidRPr="00C54053" w:rsidDel="00AA5A7E">
          <w:rPr>
            <w:rFonts w:ascii="Times New Roman" w:eastAsiaTheme="minorEastAsia" w:hAnsi="Times New Roman" w:cs="Times New Roman"/>
            <w:sz w:val="24"/>
            <w:szCs w:val="24"/>
          </w:rPr>
          <w:delText>Net4</w:delText>
        </w:r>
      </w:del>
      <w:del w:id="752" w:author="User" w:date="2016-10-24T19:39:00Z">
        <w:r w:rsidRPr="00C54053" w:rsidDel="00CC6D6F">
          <w:rPr>
            <w:rFonts w:ascii="Times New Roman" w:eastAsiaTheme="minorEastAsia" w:hAnsi="Times New Roman" w:cs="Times New Roman"/>
            <w:sz w:val="24"/>
            <w:szCs w:val="24"/>
          </w:rPr>
          <w:delText>层采用了</w:delText>
        </w:r>
        <w:r w:rsidR="00244A3C" w:rsidRPr="00C54053" w:rsidDel="00CC6D6F">
          <w:rPr>
            <w:rFonts w:ascii="Times New Roman" w:eastAsiaTheme="minorEastAsia" w:hAnsi="Times New Roman" w:cs="Times New Roman"/>
            <w:sz w:val="24"/>
            <w:szCs w:val="24"/>
          </w:rPr>
          <w:delText>10</w:delText>
        </w:r>
        <w:r w:rsidRPr="00C54053" w:rsidDel="00CC6D6F">
          <w:rPr>
            <w:rFonts w:ascii="Times New Roman" w:eastAsiaTheme="minorEastAsia" w:hAnsi="Times New Roman" w:cs="Times New Roman"/>
            <w:sz w:val="24"/>
            <w:szCs w:val="24"/>
          </w:rPr>
          <w:delText>个神经元。</w:delText>
        </w:r>
        <w:r w:rsidRPr="00C54053" w:rsidDel="00CC6D6F">
          <w:rPr>
            <w:rFonts w:ascii="Times New Roman" w:eastAsiaTheme="minorEastAsia" w:hAnsi="Times New Roman" w:cs="Times New Roman"/>
            <w:sz w:val="24"/>
            <w:szCs w:val="24"/>
          </w:rPr>
          <w:delText xml:space="preserve">  Vaihingen</w:delText>
        </w:r>
        <w:r w:rsidRPr="00C54053" w:rsidDel="00CC6D6F">
          <w:rPr>
            <w:rFonts w:ascii="Times New Roman" w:eastAsiaTheme="minorEastAsia" w:hAnsi="Times New Roman" w:cs="Times New Roman"/>
            <w:sz w:val="24"/>
            <w:szCs w:val="24"/>
          </w:rPr>
          <w:delText>数据采用了</w:delText>
        </w:r>
        <w:r w:rsidRPr="00C54053" w:rsidDel="00CC6D6F">
          <w:rPr>
            <w:rFonts w:ascii="Times New Roman" w:eastAsiaTheme="minorEastAsia" w:hAnsi="Times New Roman" w:cs="Times New Roman"/>
            <w:sz w:val="24"/>
            <w:szCs w:val="24"/>
          </w:rPr>
          <w:delText>1</w:delText>
        </w:r>
        <w:r w:rsidRPr="00C54053" w:rsidDel="00CC6D6F">
          <w:rPr>
            <w:rFonts w:ascii="Times New Roman" w:eastAsiaTheme="minorEastAsia" w:hAnsi="Times New Roman" w:cs="Times New Roman"/>
            <w:sz w:val="24"/>
            <w:szCs w:val="24"/>
          </w:rPr>
          <w:delText>层</w:delText>
        </w:r>
        <w:r w:rsidRPr="00C54053" w:rsidDel="00CC6D6F">
          <w:rPr>
            <w:rFonts w:ascii="Times New Roman" w:eastAsiaTheme="minorEastAsia" w:hAnsi="Times New Roman" w:cs="Times New Roman"/>
            <w:sz w:val="24"/>
            <w:szCs w:val="24"/>
          </w:rPr>
          <w:delText>Net1</w:delText>
        </w:r>
        <w:r w:rsidRPr="00C54053" w:rsidDel="00CC6D6F">
          <w:rPr>
            <w:rFonts w:ascii="Times New Roman" w:eastAsiaTheme="minorEastAsia" w:hAnsi="Times New Roman" w:cs="Times New Roman"/>
            <w:sz w:val="24"/>
            <w:szCs w:val="24"/>
          </w:rPr>
          <w:delText>和</w:delText>
        </w:r>
        <w:r w:rsidRPr="00C54053" w:rsidDel="00CC6D6F">
          <w:rPr>
            <w:rFonts w:ascii="Times New Roman" w:eastAsiaTheme="minorEastAsia" w:hAnsi="Times New Roman" w:cs="Times New Roman"/>
            <w:sz w:val="24"/>
            <w:szCs w:val="24"/>
          </w:rPr>
          <w:delText>1</w:delText>
        </w:r>
        <w:r w:rsidRPr="00C54053" w:rsidDel="00CC6D6F">
          <w:rPr>
            <w:rFonts w:ascii="Times New Roman" w:eastAsiaTheme="minorEastAsia" w:hAnsi="Times New Roman" w:cs="Times New Roman"/>
            <w:sz w:val="24"/>
            <w:szCs w:val="24"/>
          </w:rPr>
          <w:delText>层</w:delText>
        </w:r>
        <w:r w:rsidRPr="00C54053" w:rsidDel="00CC6D6F">
          <w:rPr>
            <w:rFonts w:ascii="Times New Roman" w:eastAsiaTheme="minorEastAsia" w:hAnsi="Times New Roman" w:cs="Times New Roman"/>
            <w:sz w:val="24"/>
            <w:szCs w:val="24"/>
          </w:rPr>
          <w:delText>Net2</w:delText>
        </w:r>
        <w:r w:rsidRPr="00C54053" w:rsidDel="00CC6D6F">
          <w:rPr>
            <w:rFonts w:ascii="Times New Roman" w:eastAsiaTheme="minorEastAsia" w:hAnsi="Times New Roman" w:cs="Times New Roman"/>
            <w:sz w:val="24"/>
            <w:szCs w:val="24"/>
          </w:rPr>
          <w:delText>结构，</w:delText>
        </w:r>
        <w:r w:rsidRPr="00C54053" w:rsidDel="00CC6D6F">
          <w:rPr>
            <w:rFonts w:ascii="Times New Roman" w:eastAsiaTheme="minorEastAsia" w:hAnsi="Times New Roman" w:cs="Times New Roman"/>
            <w:sz w:val="24"/>
            <w:szCs w:val="24"/>
          </w:rPr>
          <w:delText>Net1</w:delText>
        </w:r>
        <w:r w:rsidRPr="00C54053" w:rsidDel="00CC6D6F">
          <w:rPr>
            <w:rFonts w:ascii="Times New Roman" w:eastAsiaTheme="minorEastAsia" w:hAnsi="Times New Roman" w:cs="Times New Roman"/>
            <w:sz w:val="24"/>
            <w:szCs w:val="24"/>
          </w:rPr>
          <w:delText>中针对基于特征值的特征和</w:delText>
        </w:r>
        <w:r w:rsidRPr="00C54053" w:rsidDel="00CC6D6F">
          <w:rPr>
            <w:rFonts w:ascii="Times New Roman" w:eastAsiaTheme="minorEastAsia" w:hAnsi="Times New Roman" w:cs="Times New Roman"/>
            <w:sz w:val="24"/>
            <w:szCs w:val="24"/>
          </w:rPr>
          <w:delText>spin</w:delText>
        </w:r>
        <w:r w:rsidRPr="00C54053" w:rsidDel="00CC6D6F">
          <w:rPr>
            <w:rFonts w:ascii="Times New Roman" w:eastAsiaTheme="minorEastAsia" w:hAnsi="Times New Roman" w:cs="Times New Roman"/>
            <w:sz w:val="24"/>
            <w:szCs w:val="24"/>
          </w:rPr>
          <w:delText>图的特征分别采用了</w:delText>
        </w:r>
        <w:r w:rsidRPr="00C54053" w:rsidDel="00CC6D6F">
          <w:rPr>
            <w:rFonts w:ascii="Times New Roman" w:eastAsiaTheme="minorEastAsia" w:hAnsi="Times New Roman" w:cs="Times New Roman"/>
            <w:sz w:val="24"/>
            <w:szCs w:val="24"/>
          </w:rPr>
          <w:delText>40</w:delText>
        </w:r>
        <w:r w:rsidRPr="00C54053" w:rsidDel="00CC6D6F">
          <w:rPr>
            <w:rFonts w:ascii="Times New Roman" w:eastAsiaTheme="minorEastAsia" w:hAnsi="Times New Roman" w:cs="Times New Roman"/>
            <w:sz w:val="24"/>
            <w:szCs w:val="24"/>
          </w:rPr>
          <w:delText>和</w:delText>
        </w:r>
        <w:r w:rsidRPr="00C54053" w:rsidDel="00CC6D6F">
          <w:rPr>
            <w:rFonts w:ascii="Times New Roman" w:eastAsiaTheme="minorEastAsia" w:hAnsi="Times New Roman" w:cs="Times New Roman"/>
            <w:sz w:val="24"/>
            <w:szCs w:val="24"/>
          </w:rPr>
          <w:delText>60</w:delText>
        </w:r>
        <w:r w:rsidRPr="00C54053" w:rsidDel="00CC6D6F">
          <w:rPr>
            <w:rFonts w:ascii="Times New Roman" w:eastAsiaTheme="minorEastAsia" w:hAnsi="Times New Roman" w:cs="Times New Roman"/>
            <w:sz w:val="24"/>
            <w:szCs w:val="24"/>
          </w:rPr>
          <w:delText>个神经元，</w:delText>
        </w:r>
        <w:r w:rsidRPr="00C54053" w:rsidDel="00CC6D6F">
          <w:rPr>
            <w:rFonts w:ascii="Times New Roman" w:eastAsiaTheme="minorEastAsia" w:hAnsi="Times New Roman" w:cs="Times New Roman"/>
            <w:sz w:val="24"/>
            <w:szCs w:val="24"/>
          </w:rPr>
          <w:delText>Net2</w:delText>
        </w:r>
        <w:r w:rsidRPr="00C54053" w:rsidDel="00CC6D6F">
          <w:rPr>
            <w:rFonts w:ascii="Times New Roman" w:eastAsiaTheme="minorEastAsia" w:hAnsi="Times New Roman" w:cs="Times New Roman"/>
            <w:sz w:val="24"/>
            <w:szCs w:val="24"/>
          </w:rPr>
          <w:delText>中采用了</w:delText>
        </w:r>
        <w:r w:rsidR="0021251F" w:rsidRPr="00C54053" w:rsidDel="00CC6D6F">
          <w:rPr>
            <w:rFonts w:ascii="Times New Roman" w:eastAsiaTheme="minorEastAsia" w:hAnsi="Times New Roman" w:cs="Times New Roman"/>
            <w:sz w:val="24"/>
            <w:szCs w:val="24"/>
          </w:rPr>
          <w:delText>30</w:delText>
        </w:r>
        <w:r w:rsidRPr="00C54053" w:rsidDel="00CC6D6F">
          <w:rPr>
            <w:rFonts w:ascii="Times New Roman" w:eastAsiaTheme="minorEastAsia" w:hAnsi="Times New Roman" w:cs="Times New Roman"/>
            <w:sz w:val="24"/>
            <w:szCs w:val="24"/>
          </w:rPr>
          <w:delText>个神经元，</w:delText>
        </w:r>
      </w:del>
      <w:del w:id="753" w:author="User" w:date="2016-10-24T19:22:00Z">
        <w:r w:rsidRPr="00C54053" w:rsidDel="00AA5A7E">
          <w:rPr>
            <w:rFonts w:ascii="Times New Roman" w:eastAsiaTheme="minorEastAsia" w:hAnsi="Times New Roman" w:cs="Times New Roman"/>
            <w:sz w:val="24"/>
            <w:szCs w:val="24"/>
          </w:rPr>
          <w:delText>Net4</w:delText>
        </w:r>
      </w:del>
      <w:del w:id="754" w:author="User" w:date="2016-10-24T19:39:00Z">
        <w:r w:rsidRPr="00C54053" w:rsidDel="00CC6D6F">
          <w:rPr>
            <w:rFonts w:ascii="Times New Roman" w:eastAsiaTheme="minorEastAsia" w:hAnsi="Times New Roman" w:cs="Times New Roman"/>
            <w:sz w:val="24"/>
            <w:szCs w:val="24"/>
          </w:rPr>
          <w:delText>层采用了</w:delText>
        </w:r>
        <w:r w:rsidRPr="00C54053" w:rsidDel="00CC6D6F">
          <w:rPr>
            <w:rFonts w:ascii="Times New Roman" w:eastAsiaTheme="minorEastAsia" w:hAnsi="Times New Roman" w:cs="Times New Roman"/>
            <w:sz w:val="24"/>
            <w:szCs w:val="24"/>
          </w:rPr>
          <w:delText>10</w:delText>
        </w:r>
        <w:r w:rsidRPr="00C54053" w:rsidDel="00CC6D6F">
          <w:rPr>
            <w:rFonts w:ascii="Times New Roman" w:eastAsiaTheme="minorEastAsia" w:hAnsi="Times New Roman" w:cs="Times New Roman"/>
            <w:sz w:val="24"/>
            <w:szCs w:val="24"/>
          </w:rPr>
          <w:delText>个神经元。采用不同的神经元是因为天津数据的点较少，而</w:delText>
        </w:r>
        <w:r w:rsidRPr="00C54053" w:rsidDel="00CC6D6F">
          <w:rPr>
            <w:rFonts w:ascii="Times New Roman" w:eastAsiaTheme="minorEastAsia" w:hAnsi="Times New Roman" w:cs="Times New Roman"/>
            <w:sz w:val="24"/>
            <w:szCs w:val="24"/>
          </w:rPr>
          <w:delText>Vaihingen</w:delText>
        </w:r>
        <w:r w:rsidRPr="00C54053" w:rsidDel="00CC6D6F">
          <w:rPr>
            <w:rFonts w:ascii="Times New Roman" w:eastAsiaTheme="minorEastAsia" w:hAnsi="Times New Roman" w:cs="Times New Roman"/>
            <w:sz w:val="24"/>
            <w:szCs w:val="24"/>
          </w:rPr>
          <w:delText>数据的点较多所以采用了更多的神经元。</w:delText>
        </w:r>
        <w:r w:rsidR="00BB70B3" w:rsidRPr="005025CB" w:rsidDel="00CC6D6F">
          <w:rPr>
            <w:rFonts w:ascii="Times New Roman" w:eastAsiaTheme="minorEastAsia" w:hAnsi="Times New Roman" w:cs="Times New Roman" w:hint="eastAsia"/>
            <w:sz w:val="24"/>
            <w:szCs w:val="24"/>
          </w:rPr>
          <w:delText>地面激光雷达数据</w:delText>
        </w:r>
        <w:r w:rsidR="00BB70B3" w:rsidDel="00CC6D6F">
          <w:rPr>
            <w:rFonts w:ascii="Times New Roman" w:eastAsiaTheme="minorEastAsia" w:hAnsi="Times New Roman" w:cs="Times New Roman" w:hint="eastAsia"/>
            <w:sz w:val="24"/>
            <w:szCs w:val="24"/>
          </w:rPr>
          <w:delText>和</w:delText>
        </w:r>
        <w:r w:rsidR="00BB70B3" w:rsidRPr="00C54053" w:rsidDel="00CC6D6F">
          <w:rPr>
            <w:rFonts w:ascii="Times New Roman" w:eastAsiaTheme="minorEastAsia" w:hAnsi="Times New Roman" w:cs="Times New Roman"/>
            <w:sz w:val="24"/>
            <w:szCs w:val="24"/>
          </w:rPr>
          <w:delText>Vaihingen</w:delText>
        </w:r>
        <w:r w:rsidR="00BB70B3" w:rsidRPr="00C54053" w:rsidDel="00CC6D6F">
          <w:rPr>
            <w:rFonts w:ascii="Times New Roman" w:eastAsiaTheme="minorEastAsia" w:hAnsi="Times New Roman" w:cs="Times New Roman"/>
            <w:sz w:val="24"/>
            <w:szCs w:val="24"/>
          </w:rPr>
          <w:delText>数据</w:delText>
        </w:r>
        <w:r w:rsidR="00BB70B3" w:rsidDel="00CC6D6F">
          <w:rPr>
            <w:rFonts w:ascii="Times New Roman" w:eastAsiaTheme="minorEastAsia" w:hAnsi="Times New Roman" w:cs="Times New Roman" w:hint="eastAsia"/>
            <w:sz w:val="24"/>
            <w:szCs w:val="24"/>
          </w:rPr>
          <w:delText>采用的相同的神经元和层数。</w:delText>
        </w:r>
      </w:del>
      <w:del w:id="755" w:author="User" w:date="2016-10-24T19:38:00Z">
        <w:r w:rsidR="00BB70B3" w:rsidDel="008A72FE">
          <w:rPr>
            <w:rFonts w:ascii="Times New Roman" w:eastAsiaTheme="minorEastAsia" w:hAnsi="Times New Roman" w:cs="Times New Roman" w:hint="eastAsia"/>
            <w:sz w:val="24"/>
            <w:szCs w:val="24"/>
          </w:rPr>
          <w:delText>但是因为</w:delText>
        </w:r>
        <w:r w:rsidR="00BB70B3" w:rsidRPr="00403303" w:rsidDel="008A72FE">
          <w:rPr>
            <w:rFonts w:ascii="Times New Roman" w:eastAsiaTheme="minorEastAsia" w:hAnsi="Times New Roman" w:cs="Times New Roman" w:hint="eastAsia"/>
            <w:sz w:val="24"/>
            <w:szCs w:val="24"/>
          </w:rPr>
          <w:delText>地面激光雷达数据</w:delText>
        </w:r>
        <w:r w:rsidR="00BB70B3" w:rsidDel="008A72FE">
          <w:rPr>
            <w:rFonts w:ascii="Times New Roman" w:eastAsiaTheme="minorEastAsia" w:hAnsi="Times New Roman" w:cs="Times New Roman" w:hint="eastAsia"/>
            <w:sz w:val="24"/>
            <w:szCs w:val="24"/>
          </w:rPr>
          <w:delText>分类精度较低，不再在此处模型参数的影响。</w:delText>
        </w:r>
      </w:del>
    </w:p>
    <w:p w:rsidR="00E25226" w:rsidRPr="00C54053" w:rsidDel="00CC6D6F" w:rsidRDefault="004A6357" w:rsidP="00C54053">
      <w:pPr>
        <w:spacing w:line="300" w:lineRule="auto"/>
        <w:ind w:firstLineChars="200" w:firstLine="480"/>
        <w:jc w:val="left"/>
        <w:rPr>
          <w:del w:id="756" w:author="User" w:date="2016-10-24T19:39:00Z"/>
          <w:rFonts w:ascii="Times New Roman" w:eastAsiaTheme="minorEastAsia" w:hAnsi="Times New Roman" w:cs="Times New Roman"/>
          <w:sz w:val="24"/>
          <w:szCs w:val="24"/>
        </w:rPr>
      </w:pPr>
      <w:del w:id="757" w:author="User" w:date="2016-10-24T19:39:00Z">
        <w:r w:rsidRPr="00C54053" w:rsidDel="00CC6D6F">
          <w:rPr>
            <w:rFonts w:ascii="Times New Roman" w:eastAsiaTheme="minorEastAsia" w:hAnsi="Times New Roman" w:cs="Times New Roman"/>
            <w:sz w:val="24"/>
            <w:szCs w:val="24"/>
          </w:rPr>
          <w:delText>我们还</w:delText>
        </w:r>
        <w:r w:rsidR="005025CB" w:rsidDel="00CC6D6F">
          <w:rPr>
            <w:rFonts w:ascii="Times New Roman" w:eastAsiaTheme="minorEastAsia" w:hAnsi="Times New Roman" w:cs="Times New Roman" w:hint="eastAsia"/>
            <w:sz w:val="24"/>
            <w:szCs w:val="24"/>
          </w:rPr>
          <w:delText>验证</w:delText>
        </w:r>
        <w:r w:rsidRPr="00C54053" w:rsidDel="00CC6D6F">
          <w:rPr>
            <w:rFonts w:ascii="Times New Roman" w:eastAsiaTheme="minorEastAsia" w:hAnsi="Times New Roman" w:cs="Times New Roman"/>
            <w:sz w:val="24"/>
            <w:szCs w:val="24"/>
          </w:rPr>
          <w:delText>了其他层数和神经元，针对</w:delText>
        </w:r>
        <w:r w:rsidR="005025CB" w:rsidDel="00CC6D6F">
          <w:rPr>
            <w:rFonts w:ascii="Times New Roman" w:eastAsiaTheme="minorEastAsia" w:hAnsi="Times New Roman" w:cs="Times New Roman" w:hint="eastAsia"/>
            <w:sz w:val="24"/>
            <w:szCs w:val="24"/>
          </w:rPr>
          <w:delText>Scene I-II</w:delText>
        </w:r>
        <w:r w:rsidRPr="00C54053" w:rsidDel="00CC6D6F">
          <w:rPr>
            <w:rFonts w:ascii="Times New Roman" w:eastAsiaTheme="minorEastAsia" w:hAnsi="Times New Roman" w:cs="Times New Roman"/>
            <w:sz w:val="24"/>
            <w:szCs w:val="24"/>
          </w:rPr>
          <w:delText>的</w:delText>
        </w:r>
        <w:r w:rsidR="00244A3C" w:rsidRPr="00C54053" w:rsidDel="00CC6D6F">
          <w:rPr>
            <w:rFonts w:ascii="Times New Roman" w:eastAsiaTheme="minorEastAsia" w:hAnsi="Times New Roman" w:cs="Times New Roman"/>
            <w:sz w:val="24"/>
            <w:szCs w:val="24"/>
          </w:rPr>
          <w:delText>Net1</w:delText>
        </w:r>
        <w:r w:rsidR="00244A3C" w:rsidRPr="00C54053" w:rsidDel="00CC6D6F">
          <w:rPr>
            <w:rFonts w:ascii="Times New Roman" w:eastAsiaTheme="minorEastAsia" w:hAnsi="Times New Roman" w:cs="Times New Roman"/>
            <w:sz w:val="24"/>
            <w:szCs w:val="24"/>
          </w:rPr>
          <w:delText>的</w:delText>
        </w:r>
        <w:r w:rsidRPr="00C54053" w:rsidDel="00CC6D6F">
          <w:rPr>
            <w:rFonts w:ascii="Times New Roman" w:eastAsiaTheme="minorEastAsia" w:hAnsi="Times New Roman" w:cs="Times New Roman"/>
            <w:sz w:val="24"/>
            <w:szCs w:val="24"/>
          </w:rPr>
          <w:delText>层数和神经元组合如表</w:delText>
        </w:r>
        <w:r w:rsidRPr="00C54053" w:rsidDel="00CC6D6F">
          <w:rPr>
            <w:rFonts w:ascii="Times New Roman" w:eastAsiaTheme="minorEastAsia" w:hAnsi="Times New Roman" w:cs="Times New Roman"/>
            <w:sz w:val="24"/>
            <w:szCs w:val="24"/>
          </w:rPr>
          <w:delText>5</w:delText>
        </w:r>
        <w:r w:rsidR="00244A3C" w:rsidRPr="00C54053" w:rsidDel="00CC6D6F">
          <w:rPr>
            <w:rFonts w:ascii="Times New Roman" w:eastAsiaTheme="minorEastAsia" w:hAnsi="Times New Roman" w:cs="Times New Roman"/>
            <w:sz w:val="24"/>
            <w:szCs w:val="24"/>
          </w:rPr>
          <w:delText>，</w:delText>
        </w:r>
        <w:r w:rsidR="005025CB" w:rsidDel="00CC6D6F">
          <w:rPr>
            <w:rFonts w:ascii="Times New Roman" w:eastAsiaTheme="minorEastAsia" w:hAnsi="Times New Roman" w:cs="Times New Roman" w:hint="eastAsia"/>
            <w:sz w:val="24"/>
            <w:szCs w:val="24"/>
          </w:rPr>
          <w:delText>Scene I-II</w:delText>
        </w:r>
        <w:r w:rsidR="005025CB" w:rsidDel="00CC6D6F">
          <w:rPr>
            <w:rFonts w:ascii="Times New Roman" w:eastAsiaTheme="minorEastAsia" w:hAnsi="Times New Roman" w:cs="Times New Roman" w:hint="eastAsia"/>
            <w:sz w:val="24"/>
            <w:szCs w:val="24"/>
          </w:rPr>
          <w:delText>的</w:delText>
        </w:r>
        <w:r w:rsidR="00244A3C" w:rsidRPr="00C54053" w:rsidDel="00CC6D6F">
          <w:rPr>
            <w:rFonts w:ascii="Times New Roman" w:eastAsiaTheme="minorEastAsia" w:hAnsi="Times New Roman" w:cs="Times New Roman"/>
            <w:sz w:val="24"/>
            <w:szCs w:val="24"/>
          </w:rPr>
          <w:delText>Net2</w:delText>
        </w:r>
        <w:r w:rsidR="0042026E" w:rsidRPr="00C54053" w:rsidDel="00CC6D6F">
          <w:rPr>
            <w:rFonts w:ascii="Times New Roman" w:eastAsiaTheme="minorEastAsia" w:hAnsi="Times New Roman" w:cs="Times New Roman"/>
            <w:sz w:val="24"/>
            <w:szCs w:val="24"/>
          </w:rPr>
          <w:delText>在各层中</w:delText>
        </w:r>
        <w:r w:rsidR="00244A3C" w:rsidRPr="00C54053" w:rsidDel="00CC6D6F">
          <w:rPr>
            <w:rFonts w:ascii="Times New Roman" w:eastAsiaTheme="minorEastAsia" w:hAnsi="Times New Roman" w:cs="Times New Roman"/>
            <w:sz w:val="24"/>
            <w:szCs w:val="24"/>
          </w:rPr>
          <w:delText>一直</w:delText>
        </w:r>
        <w:r w:rsidR="0042026E" w:rsidRPr="00C54053" w:rsidDel="00CC6D6F">
          <w:rPr>
            <w:rFonts w:ascii="Times New Roman" w:eastAsiaTheme="minorEastAsia" w:hAnsi="Times New Roman" w:cs="Times New Roman"/>
            <w:sz w:val="24"/>
            <w:szCs w:val="24"/>
          </w:rPr>
          <w:delText>分别</w:delText>
        </w:r>
        <w:r w:rsidR="00244A3C" w:rsidRPr="00C54053" w:rsidDel="00CC6D6F">
          <w:rPr>
            <w:rFonts w:ascii="Times New Roman" w:eastAsiaTheme="minorEastAsia" w:hAnsi="Times New Roman" w:cs="Times New Roman"/>
            <w:sz w:val="24"/>
            <w:szCs w:val="24"/>
          </w:rPr>
          <w:delText>采用</w:delText>
        </w:r>
        <w:r w:rsidR="00244A3C" w:rsidRPr="00C54053" w:rsidDel="00CC6D6F">
          <w:rPr>
            <w:rFonts w:ascii="Times New Roman" w:eastAsiaTheme="minorEastAsia" w:hAnsi="Times New Roman" w:cs="Times New Roman"/>
            <w:sz w:val="24"/>
            <w:szCs w:val="24"/>
          </w:rPr>
          <w:delText>10</w:delText>
        </w:r>
        <w:r w:rsidR="0042026E" w:rsidRPr="00C54053" w:rsidDel="00CC6D6F">
          <w:rPr>
            <w:rFonts w:ascii="Times New Roman" w:eastAsiaTheme="minorEastAsia" w:hAnsi="Times New Roman" w:cs="Times New Roman"/>
            <w:sz w:val="24"/>
            <w:szCs w:val="24"/>
          </w:rPr>
          <w:delText>和</w:delText>
        </w:r>
        <w:r w:rsidR="0042026E" w:rsidRPr="00C54053" w:rsidDel="00CC6D6F">
          <w:rPr>
            <w:rFonts w:ascii="Times New Roman" w:eastAsiaTheme="minorEastAsia" w:hAnsi="Times New Roman" w:cs="Times New Roman"/>
            <w:sz w:val="24"/>
            <w:szCs w:val="24"/>
          </w:rPr>
          <w:delText>30</w:delText>
        </w:r>
        <w:r w:rsidR="00244A3C" w:rsidRPr="00C54053" w:rsidDel="00CC6D6F">
          <w:rPr>
            <w:rFonts w:ascii="Times New Roman" w:eastAsiaTheme="minorEastAsia" w:hAnsi="Times New Roman" w:cs="Times New Roman"/>
            <w:sz w:val="24"/>
            <w:szCs w:val="24"/>
          </w:rPr>
          <w:delText>个神经元。</w:delText>
        </w:r>
      </w:del>
    </w:p>
    <w:p w:rsidR="00E25226" w:rsidRPr="00C54053" w:rsidDel="008A72FE" w:rsidRDefault="00E25226" w:rsidP="00791EBA">
      <w:pPr>
        <w:spacing w:line="300" w:lineRule="auto"/>
        <w:jc w:val="center"/>
        <w:rPr>
          <w:del w:id="758" w:author="User" w:date="2016-10-24T19:38:00Z"/>
          <w:rFonts w:ascii="Times New Roman" w:eastAsiaTheme="minorEastAsia" w:hAnsi="Times New Roman" w:cs="Times New Roman"/>
          <w:sz w:val="24"/>
          <w:szCs w:val="24"/>
        </w:rPr>
      </w:pPr>
      <w:bookmarkStart w:id="759" w:name="OLE_LINK43"/>
      <w:bookmarkStart w:id="760" w:name="OLE_LINK44"/>
      <w:del w:id="761" w:author="User" w:date="2016-10-24T19:38:00Z">
        <w:r w:rsidRPr="00C54053" w:rsidDel="008A72FE">
          <w:rPr>
            <w:rFonts w:ascii="Times New Roman" w:eastAsiaTheme="minorEastAsia" w:hAnsi="Times New Roman" w:cs="Times New Roman"/>
            <w:sz w:val="24"/>
            <w:szCs w:val="24"/>
          </w:rPr>
          <w:delText>表</w:delText>
        </w:r>
        <w:r w:rsidRPr="00C54053" w:rsidDel="008A72FE">
          <w:rPr>
            <w:rFonts w:ascii="Times New Roman" w:eastAsiaTheme="minorEastAsia" w:hAnsi="Times New Roman" w:cs="Times New Roman"/>
            <w:sz w:val="24"/>
            <w:szCs w:val="24"/>
          </w:rPr>
          <w:delText xml:space="preserve">5 </w:delText>
        </w:r>
        <w:bookmarkEnd w:id="759"/>
        <w:bookmarkEnd w:id="760"/>
        <w:r w:rsidRPr="00C54053" w:rsidDel="008A72FE">
          <w:rPr>
            <w:rFonts w:ascii="Times New Roman" w:eastAsiaTheme="minorEastAsia" w:hAnsi="Times New Roman" w:cs="Times New Roman"/>
            <w:sz w:val="24"/>
            <w:szCs w:val="24"/>
          </w:rPr>
          <w:delText>层数和神经元</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26"/>
        <w:gridCol w:w="1843"/>
        <w:gridCol w:w="1842"/>
        <w:gridCol w:w="1843"/>
        <w:gridCol w:w="1468"/>
      </w:tblGrid>
      <w:tr w:rsidR="00244A3C" w:rsidRPr="00C54053" w:rsidDel="008A72FE" w:rsidTr="00244A3C">
        <w:trPr>
          <w:del w:id="762" w:author="User" w:date="2016-10-24T19:38:00Z"/>
        </w:trPr>
        <w:tc>
          <w:tcPr>
            <w:tcW w:w="1526" w:type="dxa"/>
            <w:tcMar>
              <w:left w:w="108" w:type="dxa"/>
            </w:tcMar>
          </w:tcPr>
          <w:p w:rsidR="00601877" w:rsidRPr="00C54053" w:rsidDel="008A72FE" w:rsidRDefault="00601877" w:rsidP="00B55987">
            <w:pPr>
              <w:spacing w:line="300" w:lineRule="auto"/>
              <w:rPr>
                <w:del w:id="763" w:author="User" w:date="2016-10-24T19:38:00Z"/>
                <w:rFonts w:ascii="Times New Roman" w:eastAsiaTheme="minorEastAsia" w:hAnsi="Times New Roman" w:cs="Times New Roman"/>
                <w:sz w:val="24"/>
                <w:szCs w:val="24"/>
              </w:rPr>
            </w:pPr>
            <w:bookmarkStart w:id="764" w:name="_Hlk463355146"/>
          </w:p>
        </w:tc>
        <w:tc>
          <w:tcPr>
            <w:tcW w:w="1843" w:type="dxa"/>
            <w:tcMar>
              <w:left w:w="108" w:type="dxa"/>
            </w:tcMar>
          </w:tcPr>
          <w:p w:rsidR="00601877" w:rsidRPr="00C54053" w:rsidDel="008A72FE" w:rsidRDefault="00601877">
            <w:pPr>
              <w:spacing w:line="300" w:lineRule="auto"/>
              <w:rPr>
                <w:del w:id="765" w:author="User" w:date="2016-10-24T19:38:00Z"/>
                <w:rFonts w:ascii="Times New Roman" w:eastAsiaTheme="minorEastAsia" w:hAnsi="Times New Roman" w:cs="Times New Roman"/>
                <w:sz w:val="24"/>
                <w:szCs w:val="24"/>
              </w:rPr>
            </w:pPr>
            <w:del w:id="766" w:author="User" w:date="2016-10-24T19:38:00Z">
              <w:r w:rsidRPr="00C54053" w:rsidDel="008A72FE">
                <w:rPr>
                  <w:rFonts w:ascii="Times New Roman" w:eastAsiaTheme="minorEastAsia" w:hAnsi="Times New Roman" w:cs="Times New Roman"/>
                  <w:sz w:val="24"/>
                  <w:szCs w:val="24"/>
                </w:rPr>
                <w:delText>第一层</w:delText>
              </w:r>
              <w:r w:rsidRPr="00C54053" w:rsidDel="008A72FE">
                <w:rPr>
                  <w:rFonts w:ascii="Times New Roman" w:eastAsiaTheme="minorEastAsia" w:hAnsi="Times New Roman" w:cs="Times New Roman"/>
                  <w:sz w:val="24"/>
                  <w:szCs w:val="24"/>
                </w:rPr>
                <w:delText xml:space="preserve"> Net1</w:delText>
              </w:r>
            </w:del>
          </w:p>
        </w:tc>
        <w:tc>
          <w:tcPr>
            <w:tcW w:w="1842" w:type="dxa"/>
            <w:tcMar>
              <w:left w:w="108" w:type="dxa"/>
            </w:tcMar>
          </w:tcPr>
          <w:p w:rsidR="00601877" w:rsidRPr="00C54053" w:rsidDel="008A72FE" w:rsidRDefault="00601877" w:rsidP="00B55987">
            <w:pPr>
              <w:spacing w:line="300" w:lineRule="auto"/>
              <w:rPr>
                <w:del w:id="767" w:author="User" w:date="2016-10-24T19:38:00Z"/>
                <w:rFonts w:ascii="Times New Roman" w:eastAsiaTheme="minorEastAsia" w:hAnsi="Times New Roman" w:cs="Times New Roman"/>
                <w:sz w:val="24"/>
                <w:szCs w:val="24"/>
              </w:rPr>
            </w:pPr>
            <w:del w:id="768" w:author="User" w:date="2016-10-24T19:38:00Z">
              <w:r w:rsidRPr="00C54053" w:rsidDel="008A72FE">
                <w:rPr>
                  <w:rFonts w:ascii="Times New Roman" w:eastAsiaTheme="minorEastAsia" w:hAnsi="Times New Roman" w:cs="Times New Roman"/>
                  <w:sz w:val="24"/>
                  <w:szCs w:val="24"/>
                </w:rPr>
                <w:delText>第二层</w:delText>
              </w:r>
              <w:r w:rsidRPr="00C54053" w:rsidDel="008A72FE">
                <w:rPr>
                  <w:rFonts w:ascii="Times New Roman" w:eastAsiaTheme="minorEastAsia" w:hAnsi="Times New Roman" w:cs="Times New Roman"/>
                  <w:sz w:val="24"/>
                  <w:szCs w:val="24"/>
                </w:rPr>
                <w:delText xml:space="preserve">Net1 </w:delText>
              </w:r>
            </w:del>
          </w:p>
        </w:tc>
        <w:tc>
          <w:tcPr>
            <w:tcW w:w="1843" w:type="dxa"/>
          </w:tcPr>
          <w:p w:rsidR="00601877" w:rsidRPr="00C54053" w:rsidDel="008A72FE" w:rsidRDefault="00601877" w:rsidP="00B55987">
            <w:pPr>
              <w:spacing w:line="300" w:lineRule="auto"/>
              <w:rPr>
                <w:del w:id="769" w:author="User" w:date="2016-10-24T19:38:00Z"/>
                <w:rFonts w:ascii="Times New Roman" w:eastAsiaTheme="minorEastAsia" w:hAnsi="Times New Roman" w:cs="Times New Roman"/>
                <w:sz w:val="24"/>
                <w:szCs w:val="24"/>
              </w:rPr>
            </w:pPr>
            <w:del w:id="770" w:author="User" w:date="2016-10-24T19:38:00Z">
              <w:r w:rsidRPr="00C54053" w:rsidDel="008A72FE">
                <w:rPr>
                  <w:rFonts w:ascii="Times New Roman" w:eastAsiaTheme="minorEastAsia" w:hAnsi="Times New Roman" w:cs="Times New Roman"/>
                  <w:sz w:val="24"/>
                  <w:szCs w:val="24"/>
                </w:rPr>
                <w:delText>第三层</w:delText>
              </w:r>
              <w:r w:rsidRPr="00C54053" w:rsidDel="008A72FE">
                <w:rPr>
                  <w:rFonts w:ascii="Times New Roman" w:eastAsiaTheme="minorEastAsia" w:hAnsi="Times New Roman" w:cs="Times New Roman"/>
                  <w:sz w:val="24"/>
                  <w:szCs w:val="24"/>
                </w:rPr>
                <w:delText>Net1</w:delText>
              </w:r>
            </w:del>
          </w:p>
        </w:tc>
        <w:tc>
          <w:tcPr>
            <w:tcW w:w="1468" w:type="dxa"/>
          </w:tcPr>
          <w:p w:rsidR="00601877" w:rsidRPr="00C54053" w:rsidDel="008A72FE" w:rsidRDefault="00601877" w:rsidP="00B55987">
            <w:pPr>
              <w:spacing w:line="300" w:lineRule="auto"/>
              <w:rPr>
                <w:del w:id="771" w:author="User" w:date="2016-10-24T19:38:00Z"/>
                <w:rFonts w:ascii="Times New Roman" w:eastAsiaTheme="minorEastAsia" w:hAnsi="Times New Roman" w:cs="Times New Roman"/>
                <w:sz w:val="24"/>
                <w:szCs w:val="24"/>
              </w:rPr>
            </w:pPr>
            <w:del w:id="772" w:author="User" w:date="2016-10-24T19:38:00Z">
              <w:r w:rsidRPr="00C54053" w:rsidDel="008A72FE">
                <w:rPr>
                  <w:rFonts w:ascii="Times New Roman" w:eastAsiaTheme="minorEastAsia" w:hAnsi="Times New Roman" w:cs="Times New Roman"/>
                  <w:sz w:val="24"/>
                  <w:szCs w:val="24"/>
                </w:rPr>
                <w:delText>第</w:delText>
              </w:r>
              <w:bookmarkStart w:id="773" w:name="OLE_LINK48"/>
              <w:bookmarkStart w:id="774" w:name="OLE_LINK49"/>
              <w:r w:rsidRPr="00C54053" w:rsidDel="008A72FE">
                <w:rPr>
                  <w:rFonts w:ascii="Times New Roman" w:eastAsiaTheme="minorEastAsia" w:hAnsi="Times New Roman" w:cs="Times New Roman"/>
                  <w:sz w:val="24"/>
                  <w:szCs w:val="24"/>
                </w:rPr>
                <w:delText>四</w:delText>
              </w:r>
              <w:bookmarkEnd w:id="773"/>
              <w:bookmarkEnd w:id="774"/>
              <w:r w:rsidRPr="00C54053" w:rsidDel="008A72FE">
                <w:rPr>
                  <w:rFonts w:ascii="Times New Roman" w:eastAsiaTheme="minorEastAsia" w:hAnsi="Times New Roman" w:cs="Times New Roman"/>
                  <w:sz w:val="24"/>
                  <w:szCs w:val="24"/>
                </w:rPr>
                <w:delText>层</w:delText>
              </w:r>
              <w:r w:rsidRPr="00C54053" w:rsidDel="008A72FE">
                <w:rPr>
                  <w:rFonts w:ascii="Times New Roman" w:eastAsiaTheme="minorEastAsia" w:hAnsi="Times New Roman" w:cs="Times New Roman"/>
                  <w:sz w:val="24"/>
                  <w:szCs w:val="24"/>
                </w:rPr>
                <w:delText>Net1</w:delText>
              </w:r>
            </w:del>
          </w:p>
        </w:tc>
      </w:tr>
      <w:tr w:rsidR="00244A3C" w:rsidRPr="00C54053" w:rsidDel="008A72FE" w:rsidTr="00244A3C">
        <w:trPr>
          <w:del w:id="775" w:author="User" w:date="2016-10-24T19:38:00Z"/>
        </w:trPr>
        <w:tc>
          <w:tcPr>
            <w:tcW w:w="1526" w:type="dxa"/>
            <w:tcMar>
              <w:left w:w="108" w:type="dxa"/>
            </w:tcMar>
          </w:tcPr>
          <w:p w:rsidR="00601877" w:rsidRPr="00C54053" w:rsidDel="008A72FE" w:rsidRDefault="005025CB" w:rsidP="00B55987">
            <w:pPr>
              <w:spacing w:line="300" w:lineRule="auto"/>
              <w:rPr>
                <w:del w:id="776" w:author="User" w:date="2016-10-24T19:38:00Z"/>
                <w:rFonts w:ascii="Times New Roman" w:eastAsiaTheme="minorEastAsia" w:hAnsi="Times New Roman" w:cs="Times New Roman"/>
                <w:sz w:val="24"/>
                <w:szCs w:val="24"/>
              </w:rPr>
            </w:pPr>
            <w:bookmarkStart w:id="777" w:name="OLE_LINK80"/>
            <w:bookmarkStart w:id="778" w:name="OLE_LINK81"/>
            <w:bookmarkEnd w:id="764"/>
            <w:del w:id="779" w:author="User" w:date="2016-10-24T19:38:00Z">
              <w:r w:rsidDel="008A72FE">
                <w:rPr>
                  <w:rFonts w:ascii="Times New Roman" w:eastAsiaTheme="minorEastAsia" w:hAnsi="Times New Roman" w:cs="Times New Roman" w:hint="eastAsia"/>
                  <w:sz w:val="24"/>
                  <w:szCs w:val="24"/>
                </w:rPr>
                <w:delText>Scene I-II</w:delText>
              </w:r>
              <w:bookmarkEnd w:id="777"/>
              <w:bookmarkEnd w:id="778"/>
            </w:del>
          </w:p>
        </w:tc>
        <w:tc>
          <w:tcPr>
            <w:tcW w:w="1843" w:type="dxa"/>
            <w:tcMar>
              <w:left w:w="108" w:type="dxa"/>
            </w:tcMar>
          </w:tcPr>
          <w:p w:rsidR="00601877" w:rsidRPr="00C54053" w:rsidDel="008A72FE" w:rsidRDefault="00244A3C" w:rsidP="00B55987">
            <w:pPr>
              <w:spacing w:line="300" w:lineRule="auto"/>
              <w:rPr>
                <w:del w:id="780" w:author="User" w:date="2016-10-24T19:38:00Z"/>
                <w:rFonts w:ascii="Times New Roman" w:eastAsiaTheme="minorEastAsia" w:hAnsi="Times New Roman" w:cs="Times New Roman"/>
                <w:sz w:val="24"/>
                <w:szCs w:val="24"/>
              </w:rPr>
            </w:pPr>
            <w:bookmarkStart w:id="781" w:name="OLE_LINK50"/>
            <w:bookmarkStart w:id="782" w:name="OLE_LINK51"/>
            <w:del w:id="783" w:author="User" w:date="2016-10-24T19:38:00Z">
              <w:r w:rsidRPr="00C54053" w:rsidDel="008A72FE">
                <w:rPr>
                  <w:rFonts w:ascii="Times New Roman" w:eastAsiaTheme="minorEastAsia" w:hAnsi="Times New Roman" w:cs="Times New Roman"/>
                  <w:sz w:val="24"/>
                  <w:szCs w:val="24"/>
                </w:rPr>
                <w:delText>10/20</w:delText>
              </w:r>
              <w:bookmarkEnd w:id="781"/>
              <w:bookmarkEnd w:id="782"/>
            </w:del>
          </w:p>
        </w:tc>
        <w:tc>
          <w:tcPr>
            <w:tcW w:w="1842" w:type="dxa"/>
            <w:tcMar>
              <w:left w:w="108" w:type="dxa"/>
            </w:tcMar>
          </w:tcPr>
          <w:p w:rsidR="00601877" w:rsidRPr="00C54053" w:rsidDel="008A72FE" w:rsidRDefault="00244A3C">
            <w:pPr>
              <w:spacing w:line="300" w:lineRule="auto"/>
              <w:rPr>
                <w:del w:id="784" w:author="User" w:date="2016-10-24T19:38:00Z"/>
                <w:rFonts w:ascii="Times New Roman" w:eastAsiaTheme="minorEastAsia" w:hAnsi="Times New Roman" w:cs="Times New Roman"/>
                <w:sz w:val="24"/>
                <w:szCs w:val="24"/>
              </w:rPr>
            </w:pPr>
            <w:del w:id="785" w:author="User" w:date="2016-10-24T19:38:00Z">
              <w:r w:rsidRPr="00C54053" w:rsidDel="008A72FE">
                <w:rPr>
                  <w:rFonts w:ascii="Times New Roman" w:eastAsiaTheme="minorEastAsia" w:hAnsi="Times New Roman" w:cs="Times New Roman"/>
                  <w:sz w:val="24"/>
                  <w:szCs w:val="24"/>
                </w:rPr>
                <w:delText>10/20</w:delText>
              </w:r>
            </w:del>
          </w:p>
        </w:tc>
        <w:tc>
          <w:tcPr>
            <w:tcW w:w="1843" w:type="dxa"/>
          </w:tcPr>
          <w:p w:rsidR="00601877" w:rsidRPr="00C54053" w:rsidDel="008A72FE" w:rsidRDefault="00244A3C" w:rsidP="00B55987">
            <w:pPr>
              <w:spacing w:line="300" w:lineRule="auto"/>
              <w:rPr>
                <w:del w:id="786" w:author="User" w:date="2016-10-24T19:38:00Z"/>
                <w:rFonts w:ascii="Times New Roman" w:eastAsiaTheme="minorEastAsia" w:hAnsi="Times New Roman" w:cs="Times New Roman"/>
                <w:sz w:val="24"/>
                <w:szCs w:val="24"/>
              </w:rPr>
            </w:pPr>
            <w:del w:id="787" w:author="User" w:date="2016-10-24T19:38:00Z">
              <w:r w:rsidRPr="00C54053" w:rsidDel="008A72FE">
                <w:rPr>
                  <w:rFonts w:ascii="Times New Roman" w:eastAsiaTheme="minorEastAsia" w:hAnsi="Times New Roman" w:cs="Times New Roman"/>
                  <w:sz w:val="24"/>
                  <w:szCs w:val="24"/>
                </w:rPr>
                <w:delText>10/20</w:delText>
              </w:r>
            </w:del>
          </w:p>
        </w:tc>
        <w:tc>
          <w:tcPr>
            <w:tcW w:w="1468" w:type="dxa"/>
          </w:tcPr>
          <w:p w:rsidR="00601877" w:rsidRPr="00C54053" w:rsidDel="008A72FE" w:rsidRDefault="00244A3C" w:rsidP="00B55987">
            <w:pPr>
              <w:spacing w:line="300" w:lineRule="auto"/>
              <w:rPr>
                <w:del w:id="788" w:author="User" w:date="2016-10-24T19:38:00Z"/>
                <w:rFonts w:ascii="Times New Roman" w:eastAsiaTheme="minorEastAsia" w:hAnsi="Times New Roman" w:cs="Times New Roman"/>
                <w:sz w:val="24"/>
                <w:szCs w:val="24"/>
              </w:rPr>
            </w:pPr>
            <w:del w:id="789" w:author="User" w:date="2016-10-24T19:38:00Z">
              <w:r w:rsidRPr="00C54053" w:rsidDel="008A72FE">
                <w:rPr>
                  <w:rFonts w:ascii="Times New Roman" w:eastAsiaTheme="minorEastAsia" w:hAnsi="Times New Roman" w:cs="Times New Roman"/>
                  <w:sz w:val="24"/>
                  <w:szCs w:val="24"/>
                </w:rPr>
                <w:delText>10/20</w:delText>
              </w:r>
            </w:del>
          </w:p>
        </w:tc>
      </w:tr>
      <w:tr w:rsidR="00244A3C" w:rsidRPr="00C54053" w:rsidDel="008A72FE" w:rsidTr="00244A3C">
        <w:trPr>
          <w:del w:id="790" w:author="User" w:date="2016-10-24T19:38:00Z"/>
        </w:trPr>
        <w:tc>
          <w:tcPr>
            <w:tcW w:w="1526" w:type="dxa"/>
            <w:tcMar>
              <w:left w:w="108" w:type="dxa"/>
            </w:tcMar>
          </w:tcPr>
          <w:p w:rsidR="00244A3C" w:rsidRPr="00C54053" w:rsidDel="008A72FE" w:rsidRDefault="005025CB" w:rsidP="00B55987">
            <w:pPr>
              <w:spacing w:line="300" w:lineRule="auto"/>
              <w:rPr>
                <w:del w:id="791" w:author="User" w:date="2016-10-24T19:38:00Z"/>
                <w:rFonts w:ascii="Times New Roman" w:eastAsiaTheme="minorEastAsia" w:hAnsi="Times New Roman" w:cs="Times New Roman"/>
                <w:sz w:val="24"/>
                <w:szCs w:val="24"/>
              </w:rPr>
            </w:pPr>
            <w:del w:id="792" w:author="User" w:date="2016-10-24T19:38:00Z">
              <w:r w:rsidDel="008A72FE">
                <w:rPr>
                  <w:rFonts w:ascii="Times New Roman" w:eastAsiaTheme="minorEastAsia" w:hAnsi="Times New Roman" w:cs="Times New Roman" w:hint="eastAsia"/>
                  <w:sz w:val="24"/>
                  <w:szCs w:val="24"/>
                </w:rPr>
                <w:delText>Scene III</w:delText>
              </w:r>
            </w:del>
          </w:p>
        </w:tc>
        <w:tc>
          <w:tcPr>
            <w:tcW w:w="1843" w:type="dxa"/>
            <w:tcMar>
              <w:left w:w="108" w:type="dxa"/>
            </w:tcMar>
          </w:tcPr>
          <w:p w:rsidR="00244A3C" w:rsidRPr="00C54053" w:rsidDel="008A72FE" w:rsidRDefault="00244A3C" w:rsidP="00B55987">
            <w:pPr>
              <w:spacing w:line="300" w:lineRule="auto"/>
              <w:rPr>
                <w:del w:id="793" w:author="User" w:date="2016-10-24T19:38:00Z"/>
                <w:rFonts w:ascii="Times New Roman" w:eastAsiaTheme="minorEastAsia" w:hAnsi="Times New Roman" w:cs="Times New Roman"/>
                <w:sz w:val="24"/>
                <w:szCs w:val="24"/>
              </w:rPr>
            </w:pPr>
            <w:del w:id="794" w:author="User" w:date="2016-10-24T19:38:00Z">
              <w:r w:rsidRPr="00C54053" w:rsidDel="008A72FE">
                <w:rPr>
                  <w:rFonts w:ascii="Times New Roman" w:eastAsiaTheme="minorEastAsia" w:hAnsi="Times New Roman" w:cs="Times New Roman"/>
                  <w:sz w:val="24"/>
                  <w:szCs w:val="24"/>
                </w:rPr>
                <w:delText>40/60</w:delText>
              </w:r>
            </w:del>
          </w:p>
        </w:tc>
        <w:tc>
          <w:tcPr>
            <w:tcW w:w="1842" w:type="dxa"/>
            <w:tcMar>
              <w:left w:w="108" w:type="dxa"/>
            </w:tcMar>
          </w:tcPr>
          <w:p w:rsidR="00244A3C" w:rsidRPr="00C54053" w:rsidDel="008A72FE" w:rsidRDefault="00244A3C" w:rsidP="00B55987">
            <w:pPr>
              <w:spacing w:line="300" w:lineRule="auto"/>
              <w:rPr>
                <w:del w:id="795" w:author="User" w:date="2016-10-24T19:38:00Z"/>
                <w:rFonts w:ascii="Times New Roman" w:eastAsiaTheme="minorEastAsia" w:hAnsi="Times New Roman" w:cs="Times New Roman"/>
                <w:sz w:val="24"/>
                <w:szCs w:val="24"/>
              </w:rPr>
            </w:pPr>
            <w:del w:id="796" w:author="User" w:date="2016-10-24T19:38:00Z">
              <w:r w:rsidRPr="00C54053" w:rsidDel="008A72FE">
                <w:rPr>
                  <w:rFonts w:ascii="Times New Roman" w:eastAsiaTheme="minorEastAsia" w:hAnsi="Times New Roman" w:cs="Times New Roman"/>
                  <w:sz w:val="24"/>
                  <w:szCs w:val="24"/>
                </w:rPr>
                <w:delText>20/40</w:delText>
              </w:r>
            </w:del>
          </w:p>
        </w:tc>
        <w:tc>
          <w:tcPr>
            <w:tcW w:w="1843" w:type="dxa"/>
          </w:tcPr>
          <w:p w:rsidR="00244A3C" w:rsidRPr="00C54053" w:rsidDel="008A72FE" w:rsidRDefault="00244A3C" w:rsidP="00B55987">
            <w:pPr>
              <w:spacing w:line="300" w:lineRule="auto"/>
              <w:rPr>
                <w:del w:id="797" w:author="User" w:date="2016-10-24T19:38:00Z"/>
                <w:rFonts w:ascii="Times New Roman" w:eastAsiaTheme="minorEastAsia" w:hAnsi="Times New Roman" w:cs="Times New Roman"/>
                <w:sz w:val="24"/>
                <w:szCs w:val="24"/>
              </w:rPr>
            </w:pPr>
            <w:del w:id="798" w:author="User" w:date="2016-10-24T19:38:00Z">
              <w:r w:rsidRPr="00C54053" w:rsidDel="008A72FE">
                <w:rPr>
                  <w:rFonts w:ascii="Times New Roman" w:eastAsiaTheme="minorEastAsia" w:hAnsi="Times New Roman" w:cs="Times New Roman"/>
                  <w:sz w:val="24"/>
                  <w:szCs w:val="24"/>
                </w:rPr>
                <w:delText>20/40</w:delText>
              </w:r>
            </w:del>
          </w:p>
        </w:tc>
        <w:tc>
          <w:tcPr>
            <w:tcW w:w="1468" w:type="dxa"/>
          </w:tcPr>
          <w:p w:rsidR="00244A3C" w:rsidRPr="00C54053" w:rsidDel="008A72FE" w:rsidRDefault="00244A3C" w:rsidP="00B55987">
            <w:pPr>
              <w:spacing w:line="300" w:lineRule="auto"/>
              <w:rPr>
                <w:del w:id="799" w:author="User" w:date="2016-10-24T19:38:00Z"/>
                <w:rFonts w:ascii="Times New Roman" w:eastAsiaTheme="minorEastAsia" w:hAnsi="Times New Roman" w:cs="Times New Roman"/>
                <w:sz w:val="24"/>
                <w:szCs w:val="24"/>
              </w:rPr>
            </w:pPr>
            <w:del w:id="800" w:author="User" w:date="2016-10-24T19:38:00Z">
              <w:r w:rsidRPr="00C54053" w:rsidDel="008A72FE">
                <w:rPr>
                  <w:rFonts w:ascii="Times New Roman" w:eastAsiaTheme="minorEastAsia" w:hAnsi="Times New Roman" w:cs="Times New Roman"/>
                  <w:sz w:val="24"/>
                  <w:szCs w:val="24"/>
                </w:rPr>
                <w:delText>20/40</w:delText>
              </w:r>
            </w:del>
          </w:p>
        </w:tc>
      </w:tr>
    </w:tbl>
    <w:p w:rsidR="00632F86" w:rsidRPr="00C54053" w:rsidRDefault="00632F86" w:rsidP="00745414">
      <w:pPr>
        <w:spacing w:line="300" w:lineRule="auto"/>
        <w:ind w:firstLineChars="200" w:firstLine="480"/>
        <w:rPr>
          <w:rFonts w:ascii="Times New Roman" w:eastAsiaTheme="minorEastAsia" w:hAnsi="Times New Roman" w:cs="Times New Roman"/>
          <w:sz w:val="24"/>
          <w:szCs w:val="24"/>
        </w:rPr>
      </w:pPr>
    </w:p>
    <w:p w:rsidR="00632F86" w:rsidRPr="00C54053" w:rsidRDefault="00601877" w:rsidP="00C54053">
      <w:pPr>
        <w:spacing w:line="300" w:lineRule="auto"/>
        <w:ind w:firstLineChars="500" w:firstLine="120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del w:id="801" w:author="User" w:date="2016-10-24T19:48:00Z">
        <w:r w:rsidRPr="00C54053" w:rsidDel="003242CF">
          <w:rPr>
            <w:rFonts w:ascii="Times New Roman" w:eastAsiaTheme="minorEastAsia" w:hAnsi="Times New Roman" w:cs="Times New Roman"/>
            <w:sz w:val="24"/>
            <w:szCs w:val="24"/>
          </w:rPr>
          <w:delText>6</w:delText>
        </w:r>
      </w:del>
      <w:ins w:id="802" w:author="User" w:date="2016-10-24T19:48:00Z">
        <w:r w:rsidR="003242CF">
          <w:rPr>
            <w:rFonts w:ascii="Times New Roman" w:eastAsiaTheme="minorEastAsia" w:hAnsi="Times New Roman" w:cs="Times New Roman" w:hint="eastAsia"/>
            <w:sz w:val="24"/>
            <w:szCs w:val="24"/>
          </w:rPr>
          <w:t>8</w:t>
        </w:r>
      </w:ins>
      <w:ins w:id="803" w:author="User" w:date="2016-10-24T19:47:00Z">
        <w:r w:rsidR="003242CF">
          <w:rPr>
            <w:rFonts w:ascii="Times New Roman" w:eastAsiaTheme="minorEastAsia" w:hAnsi="Times New Roman" w:cs="Times New Roman" w:hint="eastAsia"/>
            <w:sz w:val="24"/>
            <w:szCs w:val="24"/>
          </w:rPr>
          <w:t>不添加</w:t>
        </w:r>
        <w:r w:rsidR="003242CF">
          <w:rPr>
            <w:rFonts w:ascii="Times New Roman" w:eastAsiaTheme="minorEastAsia" w:hAnsi="Times New Roman" w:cs="Times New Roman" w:hint="eastAsia"/>
            <w:sz w:val="24"/>
            <w:szCs w:val="24"/>
          </w:rPr>
          <w:t>Net3</w:t>
        </w:r>
        <w:r w:rsidR="003242CF">
          <w:rPr>
            <w:rFonts w:ascii="Times New Roman" w:eastAsiaTheme="minorEastAsia" w:hAnsi="Times New Roman" w:cs="Times New Roman" w:hint="eastAsia"/>
            <w:sz w:val="24"/>
            <w:szCs w:val="24"/>
          </w:rPr>
          <w:t>时各</w:t>
        </w:r>
      </w:ins>
      <w:del w:id="804" w:author="User" w:date="2016-10-24T19:47:00Z">
        <w:r w:rsidRPr="00C54053" w:rsidDel="003242CF">
          <w:rPr>
            <w:rFonts w:ascii="Times New Roman" w:eastAsiaTheme="minorEastAsia" w:hAnsi="Times New Roman" w:cs="Times New Roman"/>
            <w:sz w:val="24"/>
            <w:szCs w:val="24"/>
          </w:rPr>
          <w:delText>三个</w:delText>
        </w:r>
      </w:del>
      <w:r w:rsidRPr="00C54053">
        <w:rPr>
          <w:rFonts w:ascii="Times New Roman" w:eastAsiaTheme="minorEastAsia" w:hAnsi="Times New Roman" w:cs="Times New Roman"/>
          <w:sz w:val="24"/>
          <w:szCs w:val="24"/>
        </w:rPr>
        <w:t>场景采用不同层次的</w:t>
      </w:r>
      <w:r w:rsidRPr="00C54053">
        <w:rPr>
          <w:rFonts w:ascii="Times New Roman" w:eastAsiaTheme="minorEastAsia" w:hAnsi="Times New Roman" w:cs="Times New Roman"/>
          <w:sz w:val="24"/>
          <w:szCs w:val="24"/>
        </w:rPr>
        <w:t>Net1</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的分类精度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1425"/>
        <w:gridCol w:w="1570"/>
        <w:gridCol w:w="1425"/>
        <w:gridCol w:w="1283"/>
        <w:gridCol w:w="1283"/>
      </w:tblGrid>
      <w:tr w:rsidR="002D68D6" w:rsidRPr="00C54053" w:rsidTr="00C54053">
        <w:tc>
          <w:tcPr>
            <w:tcW w:w="901" w:type="pct"/>
            <w:tcBorders>
              <w:tl2br w:val="single" w:sz="4" w:space="0" w:color="auto"/>
            </w:tcBorders>
            <w:shd w:val="clear" w:color="auto" w:fill="auto"/>
          </w:tcPr>
          <w:p w:rsidR="002D68D6" w:rsidRPr="00C54053" w:rsidRDefault="002D68D6" w:rsidP="00C54053">
            <w:pPr>
              <w:spacing w:line="300" w:lineRule="auto"/>
              <w:ind w:leftChars="399" w:left="1438" w:hangingChars="250" w:hanging="600"/>
              <w:rPr>
                <w:rFonts w:ascii="Times New Roman" w:eastAsiaTheme="minorEastAsia" w:hAnsi="Times New Roman" w:cs="Times New Roman"/>
                <w:sz w:val="24"/>
                <w:szCs w:val="24"/>
              </w:rPr>
            </w:pPr>
            <w:bookmarkStart w:id="805" w:name="_Hlk463355186"/>
            <w:r w:rsidRPr="00C54053">
              <w:rPr>
                <w:rFonts w:ascii="Times New Roman" w:eastAsiaTheme="minorEastAsia" w:hAnsi="Times New Roman" w:cs="Times New Roman"/>
                <w:sz w:val="24"/>
                <w:szCs w:val="24"/>
              </w:rPr>
              <w:t>Net1</w:t>
            </w:r>
          </w:p>
          <w:p w:rsidR="002D68D6" w:rsidRPr="00C54053" w:rsidRDefault="002D68D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Net2</w:t>
            </w:r>
          </w:p>
        </w:tc>
        <w:tc>
          <w:tcPr>
            <w:tcW w:w="836" w:type="pct"/>
            <w:tcBorders>
              <w:bottom w:val="single" w:sz="4" w:space="0" w:color="auto"/>
            </w:tcBorders>
          </w:tcPr>
          <w:p w:rsidR="002D68D6" w:rsidRPr="00C54053" w:rsidRDefault="002D68D6" w:rsidP="00C54053">
            <w:pPr>
              <w:spacing w:line="300" w:lineRule="auto"/>
              <w:ind w:firstLineChars="50" w:firstLine="12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零个</w:t>
            </w:r>
            <w:r w:rsidRPr="00C54053">
              <w:rPr>
                <w:rFonts w:ascii="Times New Roman" w:eastAsiaTheme="minorEastAsia" w:hAnsi="Times New Roman" w:cs="Times New Roman"/>
                <w:sz w:val="24"/>
                <w:szCs w:val="24"/>
              </w:rPr>
              <w:t>Net1</w:t>
            </w:r>
          </w:p>
        </w:tc>
        <w:tc>
          <w:tcPr>
            <w:tcW w:w="921" w:type="pct"/>
            <w:shd w:val="clear" w:color="auto" w:fill="auto"/>
          </w:tcPr>
          <w:p w:rsidR="002D68D6" w:rsidRPr="00C54053" w:rsidRDefault="002D68D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一个</w:t>
            </w:r>
            <w:bookmarkStart w:id="806" w:name="OLE_LINK54"/>
            <w:bookmarkStart w:id="807" w:name="OLE_LINK55"/>
            <w:r w:rsidRPr="00C54053">
              <w:rPr>
                <w:rFonts w:ascii="Times New Roman" w:eastAsiaTheme="minorEastAsia" w:hAnsi="Times New Roman" w:cs="Times New Roman"/>
                <w:sz w:val="24"/>
                <w:szCs w:val="24"/>
              </w:rPr>
              <w:t>Net1</w:t>
            </w:r>
            <w:bookmarkEnd w:id="806"/>
            <w:bookmarkEnd w:id="807"/>
          </w:p>
        </w:tc>
        <w:tc>
          <w:tcPr>
            <w:tcW w:w="836" w:type="pct"/>
            <w:shd w:val="clear" w:color="auto" w:fill="auto"/>
          </w:tcPr>
          <w:p w:rsidR="002D68D6" w:rsidRPr="00C54053" w:rsidRDefault="002D68D6" w:rsidP="008A623B">
            <w:pPr>
              <w:spacing w:line="300" w:lineRule="auto"/>
              <w:rPr>
                <w:rFonts w:ascii="Times New Roman" w:eastAsiaTheme="minorEastAsia" w:hAnsi="Times New Roman" w:cs="Times New Roman"/>
                <w:sz w:val="24"/>
                <w:szCs w:val="24"/>
              </w:rPr>
            </w:pPr>
            <w:bookmarkStart w:id="808" w:name="OLE_LINK35"/>
            <w:bookmarkStart w:id="809" w:name="OLE_LINK36"/>
            <w:r w:rsidRPr="00C54053">
              <w:rPr>
                <w:rFonts w:ascii="Times New Roman" w:eastAsiaTheme="minorEastAsia" w:hAnsi="Times New Roman" w:cs="Times New Roman"/>
                <w:sz w:val="24"/>
                <w:szCs w:val="24"/>
              </w:rPr>
              <w:t>两</w:t>
            </w:r>
            <w:bookmarkEnd w:id="808"/>
            <w:bookmarkEnd w:id="809"/>
            <w:r w:rsidRPr="00C54053">
              <w:rPr>
                <w:rFonts w:ascii="Times New Roman" w:eastAsiaTheme="minorEastAsia" w:hAnsi="Times New Roman" w:cs="Times New Roman"/>
                <w:sz w:val="24"/>
                <w:szCs w:val="24"/>
              </w:rPr>
              <w:t>个</w:t>
            </w:r>
            <w:r w:rsidRPr="00C54053">
              <w:rPr>
                <w:rFonts w:ascii="Times New Roman" w:eastAsiaTheme="minorEastAsia" w:hAnsi="Times New Roman" w:cs="Times New Roman"/>
                <w:sz w:val="24"/>
                <w:szCs w:val="24"/>
              </w:rPr>
              <w:t xml:space="preserve">Net1 </w:t>
            </w:r>
          </w:p>
        </w:tc>
        <w:tc>
          <w:tcPr>
            <w:tcW w:w="753" w:type="pct"/>
            <w:shd w:val="clear" w:color="auto" w:fill="auto"/>
          </w:tcPr>
          <w:p w:rsidR="002D68D6" w:rsidRPr="00C54053" w:rsidRDefault="002D68D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三个</w:t>
            </w:r>
            <w:r w:rsidRPr="00C54053">
              <w:rPr>
                <w:rFonts w:ascii="Times New Roman" w:eastAsiaTheme="minorEastAsia" w:hAnsi="Times New Roman" w:cs="Times New Roman"/>
                <w:sz w:val="24"/>
                <w:szCs w:val="24"/>
              </w:rPr>
              <w:t>Net1</w:t>
            </w:r>
          </w:p>
        </w:tc>
        <w:tc>
          <w:tcPr>
            <w:tcW w:w="753" w:type="pct"/>
            <w:shd w:val="clear" w:color="auto" w:fill="auto"/>
          </w:tcPr>
          <w:p w:rsidR="002D68D6" w:rsidRPr="00C54053" w:rsidRDefault="002D68D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四个</w:t>
            </w:r>
            <w:r w:rsidRPr="00C54053">
              <w:rPr>
                <w:rFonts w:ascii="Times New Roman" w:eastAsiaTheme="minorEastAsia" w:hAnsi="Times New Roman" w:cs="Times New Roman"/>
                <w:sz w:val="24"/>
                <w:szCs w:val="24"/>
              </w:rPr>
              <w:t>Net1</w:t>
            </w:r>
          </w:p>
        </w:tc>
      </w:tr>
      <w:tr w:rsidR="00D74A8C" w:rsidRPr="00C54053" w:rsidTr="00C54053">
        <w:tc>
          <w:tcPr>
            <w:tcW w:w="901"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bookmarkStart w:id="810" w:name="OLE_LINK53"/>
            <w:bookmarkEnd w:id="805"/>
            <w:r w:rsidRPr="00C54053">
              <w:rPr>
                <w:rFonts w:ascii="Times New Roman" w:eastAsiaTheme="minorEastAsia" w:hAnsi="Times New Roman" w:cs="Times New Roman"/>
                <w:sz w:val="24"/>
                <w:szCs w:val="24"/>
              </w:rPr>
              <w:t>零个</w:t>
            </w:r>
            <w:r w:rsidRPr="00C54053">
              <w:rPr>
                <w:rFonts w:ascii="Times New Roman" w:eastAsiaTheme="minorEastAsia" w:hAnsi="Times New Roman" w:cs="Times New Roman"/>
                <w:sz w:val="24"/>
                <w:szCs w:val="24"/>
              </w:rPr>
              <w:t>Net2</w:t>
            </w:r>
            <w:bookmarkEnd w:id="810"/>
          </w:p>
        </w:tc>
        <w:tc>
          <w:tcPr>
            <w:tcW w:w="836" w:type="pct"/>
            <w:tcBorders>
              <w:tl2br w:val="single" w:sz="4" w:space="0" w:color="auto"/>
            </w:tcBorders>
          </w:tcPr>
          <w:p w:rsidR="00D74A8C" w:rsidRPr="00C54053" w:rsidRDefault="00D74A8C" w:rsidP="002D68D6">
            <w:pPr>
              <w:spacing w:line="300" w:lineRule="auto"/>
              <w:rPr>
                <w:rFonts w:ascii="Times New Roman" w:eastAsiaTheme="minorEastAsia" w:hAnsi="Times New Roman" w:cs="Times New Roman"/>
                <w:sz w:val="24"/>
                <w:szCs w:val="24"/>
              </w:rPr>
            </w:pPr>
          </w:p>
        </w:tc>
        <w:tc>
          <w:tcPr>
            <w:tcW w:w="921" w:type="pct"/>
            <w:shd w:val="clear" w:color="auto" w:fill="auto"/>
          </w:tcPr>
          <w:p w:rsidR="00D74A8C" w:rsidRPr="00C54053" w:rsidDel="003242CF" w:rsidRDefault="00111D4A" w:rsidP="00D74A8C">
            <w:pPr>
              <w:spacing w:line="300" w:lineRule="auto"/>
              <w:rPr>
                <w:del w:id="811" w:author="User" w:date="2016-10-24T19:49:00Z"/>
                <w:rFonts w:ascii="Times New Roman" w:eastAsiaTheme="minorEastAsia" w:hAnsi="Times New Roman" w:cs="Times New Roman"/>
                <w:sz w:val="24"/>
                <w:szCs w:val="24"/>
              </w:rPr>
            </w:pPr>
            <w:del w:id="812" w:author="User" w:date="2016-10-24T19:49:00Z">
              <w:r w:rsidRPr="00C54053" w:rsidDel="003242CF">
                <w:rPr>
                  <w:rFonts w:ascii="Times New Roman" w:eastAsiaTheme="minorEastAsia" w:hAnsi="Times New Roman" w:cs="Times New Roman"/>
                  <w:sz w:val="24"/>
                  <w:szCs w:val="24"/>
                </w:rPr>
                <w:delText>92.0</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sz w:val="24"/>
                  <w:szCs w:val="24"/>
                </w:rPr>
                <w:delText>92.2</w:delText>
              </w:r>
            </w:del>
          </w:p>
          <w:p w:rsidR="00D74A8C" w:rsidRPr="00C54053" w:rsidRDefault="00D74A8C" w:rsidP="00F40AB8">
            <w:pPr>
              <w:spacing w:line="300" w:lineRule="auto"/>
              <w:rPr>
                <w:rFonts w:ascii="Times New Roman" w:eastAsiaTheme="minorEastAsia" w:hAnsi="Times New Roman" w:cs="Times New Roman"/>
                <w:sz w:val="24"/>
                <w:szCs w:val="24"/>
              </w:rPr>
            </w:pPr>
            <w:del w:id="813" w:author="User" w:date="2016-10-24T19:49:00Z">
              <w:r w:rsidRPr="00C54053" w:rsidDel="003242CF">
                <w:rPr>
                  <w:rFonts w:ascii="Times New Roman" w:eastAsiaTheme="minorEastAsia" w:hAnsi="Times New Roman" w:cs="Times New Roman"/>
                  <w:sz w:val="24"/>
                  <w:szCs w:val="24"/>
                </w:rPr>
                <w:delText>/</w:delText>
              </w:r>
              <w:r w:rsidR="00430E8F" w:rsidRPr="00C54053" w:rsidDel="003242CF">
                <w:rPr>
                  <w:rFonts w:ascii="Times New Roman" w:eastAsiaTheme="minorEastAsia" w:hAnsi="Times New Roman" w:cs="Times New Roman"/>
                  <w:sz w:val="24"/>
                  <w:szCs w:val="24"/>
                </w:rPr>
                <w:delText>94.5</w:delText>
              </w:r>
            </w:del>
          </w:p>
        </w:tc>
        <w:tc>
          <w:tcPr>
            <w:tcW w:w="836" w:type="pct"/>
            <w:shd w:val="clear" w:color="auto" w:fill="auto"/>
          </w:tcPr>
          <w:p w:rsidR="00D74A8C" w:rsidRPr="00C54053" w:rsidDel="003242CF" w:rsidRDefault="00111D4A" w:rsidP="00D74A8C">
            <w:pPr>
              <w:spacing w:line="300" w:lineRule="auto"/>
              <w:rPr>
                <w:del w:id="814" w:author="User" w:date="2016-10-24T19:49:00Z"/>
                <w:rFonts w:ascii="Times New Roman" w:eastAsiaTheme="minorEastAsia" w:hAnsi="Times New Roman" w:cs="Times New Roman"/>
                <w:sz w:val="24"/>
                <w:szCs w:val="24"/>
              </w:rPr>
            </w:pPr>
            <w:del w:id="815" w:author="User" w:date="2016-10-24T19:49:00Z">
              <w:r w:rsidRPr="00C54053" w:rsidDel="003242CF">
                <w:rPr>
                  <w:rFonts w:ascii="Times New Roman" w:eastAsiaTheme="minorEastAsia" w:hAnsi="Times New Roman" w:cs="Times New Roman"/>
                  <w:color w:val="FF0000"/>
                  <w:sz w:val="24"/>
                  <w:szCs w:val="24"/>
                </w:rPr>
                <w:delText>97.5</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sz w:val="24"/>
                  <w:szCs w:val="24"/>
                </w:rPr>
                <w:delText>95.4</w:delText>
              </w:r>
            </w:del>
          </w:p>
          <w:p w:rsidR="00D74A8C" w:rsidRPr="00C54053" w:rsidRDefault="00D74A8C" w:rsidP="002D68D6">
            <w:pPr>
              <w:spacing w:line="300" w:lineRule="auto"/>
              <w:rPr>
                <w:rFonts w:ascii="Times New Roman" w:eastAsiaTheme="minorEastAsia" w:hAnsi="Times New Roman" w:cs="Times New Roman"/>
                <w:sz w:val="24"/>
                <w:szCs w:val="24"/>
              </w:rPr>
            </w:pPr>
            <w:del w:id="816" w:author="User" w:date="2016-10-24T19:49:00Z">
              <w:r w:rsidRPr="00C54053" w:rsidDel="003242CF">
                <w:rPr>
                  <w:rFonts w:ascii="Times New Roman" w:eastAsiaTheme="minorEastAsia" w:hAnsi="Times New Roman" w:cs="Times New Roman"/>
                  <w:sz w:val="24"/>
                  <w:szCs w:val="24"/>
                </w:rPr>
                <w:delText>/</w:delText>
              </w:r>
              <w:r w:rsidR="00430E8F" w:rsidRPr="00C54053" w:rsidDel="003242CF">
                <w:rPr>
                  <w:rFonts w:ascii="Times New Roman" w:eastAsiaTheme="minorEastAsia" w:hAnsi="Times New Roman" w:cs="Times New Roman"/>
                  <w:sz w:val="24"/>
                  <w:szCs w:val="24"/>
                </w:rPr>
                <w:delText>92.7</w:delText>
              </w:r>
            </w:del>
          </w:p>
        </w:tc>
        <w:tc>
          <w:tcPr>
            <w:tcW w:w="753" w:type="pct"/>
            <w:shd w:val="clear" w:color="auto" w:fill="auto"/>
          </w:tcPr>
          <w:p w:rsidR="00D74A8C" w:rsidRPr="00C54053" w:rsidDel="003242CF" w:rsidRDefault="00111D4A" w:rsidP="00D74A8C">
            <w:pPr>
              <w:spacing w:line="300" w:lineRule="auto"/>
              <w:rPr>
                <w:del w:id="817" w:author="User" w:date="2016-10-24T19:49:00Z"/>
                <w:rFonts w:ascii="Times New Roman" w:eastAsiaTheme="minorEastAsia" w:hAnsi="Times New Roman" w:cs="Times New Roman"/>
                <w:sz w:val="24"/>
                <w:szCs w:val="24"/>
              </w:rPr>
            </w:pPr>
            <w:del w:id="818" w:author="User" w:date="2016-10-24T19:49:00Z">
              <w:r w:rsidRPr="00C54053" w:rsidDel="003242CF">
                <w:rPr>
                  <w:rFonts w:ascii="Times New Roman" w:eastAsiaTheme="minorEastAsia" w:hAnsi="Times New Roman" w:cs="Times New Roman"/>
                  <w:sz w:val="24"/>
                  <w:szCs w:val="24"/>
                </w:rPr>
                <w:delText>96.8</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sz w:val="24"/>
                  <w:szCs w:val="24"/>
                </w:rPr>
                <w:delText>95.3</w:delText>
              </w:r>
            </w:del>
          </w:p>
          <w:p w:rsidR="00D74A8C" w:rsidRPr="00C54053" w:rsidRDefault="00D74A8C" w:rsidP="002D68D6">
            <w:pPr>
              <w:spacing w:line="300" w:lineRule="auto"/>
              <w:rPr>
                <w:rFonts w:ascii="Times New Roman" w:eastAsiaTheme="minorEastAsia" w:hAnsi="Times New Roman" w:cs="Times New Roman"/>
                <w:sz w:val="24"/>
                <w:szCs w:val="24"/>
              </w:rPr>
            </w:pPr>
            <w:del w:id="819" w:author="User" w:date="2016-10-24T19:49:00Z">
              <w:r w:rsidRPr="00C54053" w:rsidDel="003242CF">
                <w:rPr>
                  <w:rFonts w:ascii="Times New Roman" w:eastAsiaTheme="minorEastAsia" w:hAnsi="Times New Roman" w:cs="Times New Roman"/>
                  <w:sz w:val="24"/>
                  <w:szCs w:val="24"/>
                </w:rPr>
                <w:delText>/</w:delText>
              </w:r>
              <w:r w:rsidR="00430E8F" w:rsidRPr="00C54053" w:rsidDel="003242CF">
                <w:rPr>
                  <w:rFonts w:ascii="Times New Roman" w:eastAsiaTheme="minorEastAsia" w:hAnsi="Times New Roman" w:cs="Times New Roman"/>
                  <w:sz w:val="24"/>
                  <w:szCs w:val="24"/>
                </w:rPr>
                <w:delText>92.4</w:delText>
              </w:r>
            </w:del>
          </w:p>
        </w:tc>
        <w:tc>
          <w:tcPr>
            <w:tcW w:w="753" w:type="pct"/>
            <w:shd w:val="clear" w:color="auto" w:fill="auto"/>
          </w:tcPr>
          <w:p w:rsidR="00D74A8C" w:rsidRPr="00C54053" w:rsidDel="003242CF" w:rsidRDefault="004E2869" w:rsidP="00D74A8C">
            <w:pPr>
              <w:spacing w:line="300" w:lineRule="auto"/>
              <w:rPr>
                <w:del w:id="820" w:author="User" w:date="2016-10-24T19:49:00Z"/>
                <w:rFonts w:ascii="Times New Roman" w:eastAsiaTheme="minorEastAsia" w:hAnsi="Times New Roman" w:cs="Times New Roman"/>
                <w:sz w:val="24"/>
                <w:szCs w:val="24"/>
              </w:rPr>
            </w:pPr>
            <w:del w:id="821" w:author="User" w:date="2016-10-24T19:49:00Z">
              <w:r w:rsidRPr="00C54053" w:rsidDel="003242CF">
                <w:rPr>
                  <w:rFonts w:ascii="Times New Roman" w:eastAsiaTheme="minorEastAsia" w:hAnsi="Times New Roman" w:cs="Times New Roman"/>
                  <w:sz w:val="24"/>
                  <w:szCs w:val="24"/>
                </w:rPr>
                <w:delText>94.7</w:delText>
              </w:r>
              <w:r w:rsidR="00D74A8C" w:rsidRPr="00C54053" w:rsidDel="003242CF">
                <w:rPr>
                  <w:rFonts w:ascii="Times New Roman" w:eastAsiaTheme="minorEastAsia" w:hAnsi="Times New Roman" w:cs="Times New Roman"/>
                  <w:sz w:val="24"/>
                  <w:szCs w:val="24"/>
                </w:rPr>
                <w:delText>/</w:delText>
              </w:r>
              <w:r w:rsidRPr="00C54053" w:rsidDel="003242CF">
                <w:rPr>
                  <w:rFonts w:ascii="Times New Roman" w:eastAsiaTheme="minorEastAsia" w:hAnsi="Times New Roman" w:cs="Times New Roman"/>
                  <w:sz w:val="24"/>
                  <w:szCs w:val="24"/>
                </w:rPr>
                <w:delText>93.8</w:delText>
              </w:r>
            </w:del>
          </w:p>
          <w:p w:rsidR="00D74A8C" w:rsidRPr="00C54053" w:rsidRDefault="00D74A8C" w:rsidP="002D68D6">
            <w:pPr>
              <w:spacing w:line="300" w:lineRule="auto"/>
              <w:rPr>
                <w:rFonts w:ascii="Times New Roman" w:eastAsiaTheme="minorEastAsia" w:hAnsi="Times New Roman" w:cs="Times New Roman"/>
                <w:sz w:val="24"/>
                <w:szCs w:val="24"/>
              </w:rPr>
            </w:pPr>
          </w:p>
        </w:tc>
      </w:tr>
      <w:tr w:rsidR="00D74A8C" w:rsidRPr="00C54053" w:rsidTr="00C54053">
        <w:tc>
          <w:tcPr>
            <w:tcW w:w="901"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bookmarkStart w:id="822" w:name="OLE_LINK52"/>
            <w:bookmarkStart w:id="823" w:name="_Hlk463355343"/>
            <w:r w:rsidRPr="00C54053">
              <w:rPr>
                <w:rFonts w:ascii="Times New Roman" w:eastAsiaTheme="minorEastAsia" w:hAnsi="Times New Roman" w:cs="Times New Roman"/>
                <w:sz w:val="24"/>
                <w:szCs w:val="24"/>
              </w:rPr>
              <w:t>一个</w:t>
            </w:r>
            <w:r w:rsidRPr="00C54053">
              <w:rPr>
                <w:rFonts w:ascii="Times New Roman" w:eastAsiaTheme="minorEastAsia" w:hAnsi="Times New Roman" w:cs="Times New Roman"/>
                <w:sz w:val="24"/>
                <w:szCs w:val="24"/>
              </w:rPr>
              <w:t>Net2</w:t>
            </w:r>
            <w:bookmarkEnd w:id="822"/>
          </w:p>
        </w:tc>
        <w:tc>
          <w:tcPr>
            <w:tcW w:w="836" w:type="pct"/>
          </w:tcPr>
          <w:p w:rsidR="00D74A8C" w:rsidRPr="00C54053" w:rsidDel="003242CF" w:rsidRDefault="00D74A8C">
            <w:pPr>
              <w:spacing w:line="300" w:lineRule="auto"/>
              <w:rPr>
                <w:del w:id="824" w:author="User" w:date="2016-10-24T19:49:00Z"/>
                <w:rFonts w:ascii="Times New Roman" w:eastAsiaTheme="minorEastAsia" w:hAnsi="Times New Roman" w:cs="Times New Roman"/>
                <w:sz w:val="24"/>
                <w:szCs w:val="24"/>
              </w:rPr>
            </w:pPr>
            <w:del w:id="825" w:author="User" w:date="2016-10-24T19:49:00Z">
              <w:r w:rsidRPr="00C54053" w:rsidDel="003242CF">
                <w:rPr>
                  <w:rFonts w:ascii="Times New Roman" w:eastAsiaTheme="minorEastAsia" w:hAnsi="Times New Roman" w:cs="Times New Roman"/>
                  <w:sz w:val="24"/>
                  <w:szCs w:val="24"/>
                </w:rPr>
                <w:delText>93.3/</w:delText>
              </w:r>
              <w:r w:rsidR="004E2869" w:rsidRPr="00C54053" w:rsidDel="003242CF">
                <w:rPr>
                  <w:rFonts w:ascii="Times New Roman" w:eastAsiaTheme="minorEastAsia" w:hAnsi="Times New Roman" w:cs="Times New Roman"/>
                  <w:sz w:val="24"/>
                  <w:szCs w:val="24"/>
                </w:rPr>
                <w:delText>94.0</w:delText>
              </w:r>
            </w:del>
          </w:p>
          <w:p w:rsidR="00D74A8C" w:rsidRPr="00C54053" w:rsidRDefault="00D74A8C">
            <w:pPr>
              <w:spacing w:line="300" w:lineRule="auto"/>
              <w:rPr>
                <w:rFonts w:ascii="Times New Roman" w:eastAsiaTheme="minorEastAsia" w:hAnsi="Times New Roman" w:cs="Times New Roman"/>
                <w:sz w:val="24"/>
                <w:szCs w:val="24"/>
              </w:rPr>
            </w:pPr>
            <w:del w:id="826" w:author="User" w:date="2016-10-24T19:49:00Z">
              <w:r w:rsidRPr="00C54053" w:rsidDel="003242CF">
                <w:rPr>
                  <w:rFonts w:ascii="Times New Roman" w:eastAsiaTheme="minorEastAsia" w:hAnsi="Times New Roman" w:cs="Times New Roman"/>
                  <w:sz w:val="24"/>
                  <w:szCs w:val="24"/>
                </w:rPr>
                <w:delText>/</w:delText>
              </w:r>
              <w:r w:rsidR="00DA5A10" w:rsidRPr="00C54053" w:rsidDel="003242CF">
                <w:rPr>
                  <w:rFonts w:ascii="Times New Roman" w:eastAsiaTheme="minorEastAsia" w:hAnsi="Times New Roman" w:cs="Times New Roman"/>
                  <w:sz w:val="24"/>
                  <w:szCs w:val="24"/>
                </w:rPr>
                <w:delText>95.8</w:delText>
              </w:r>
            </w:del>
          </w:p>
        </w:tc>
        <w:tc>
          <w:tcPr>
            <w:tcW w:w="921" w:type="pct"/>
            <w:shd w:val="clear" w:color="auto" w:fill="auto"/>
          </w:tcPr>
          <w:p w:rsidR="00D74A8C" w:rsidRPr="00C54053" w:rsidDel="003242CF" w:rsidRDefault="00D74A8C" w:rsidP="008A623B">
            <w:pPr>
              <w:spacing w:line="300" w:lineRule="auto"/>
              <w:rPr>
                <w:del w:id="827" w:author="User" w:date="2016-10-24T19:49:00Z"/>
                <w:rFonts w:ascii="Times New Roman" w:eastAsiaTheme="minorEastAsia" w:hAnsi="Times New Roman" w:cs="Times New Roman"/>
                <w:sz w:val="24"/>
                <w:szCs w:val="24"/>
              </w:rPr>
            </w:pPr>
            <w:bookmarkStart w:id="828" w:name="OLE_LINK56"/>
            <w:bookmarkStart w:id="829" w:name="OLE_LINK57"/>
            <w:bookmarkStart w:id="830" w:name="OLE_LINK70"/>
            <w:bookmarkStart w:id="831" w:name="OLE_LINK71"/>
            <w:bookmarkStart w:id="832" w:name="OLE_LINK72"/>
            <w:del w:id="833" w:author="User" w:date="2016-10-24T19:49:00Z">
              <w:r w:rsidRPr="00C54053" w:rsidDel="003242CF">
                <w:rPr>
                  <w:rFonts w:ascii="Times New Roman" w:eastAsiaTheme="minorEastAsia" w:hAnsi="Times New Roman" w:cs="Times New Roman"/>
                  <w:sz w:val="24"/>
                  <w:szCs w:val="24"/>
                </w:rPr>
                <w:delText>93.5/</w:delText>
              </w:r>
              <w:r w:rsidR="004E2869" w:rsidRPr="00C54053" w:rsidDel="003242CF">
                <w:rPr>
                  <w:rFonts w:ascii="Times New Roman" w:eastAsiaTheme="minorEastAsia" w:hAnsi="Times New Roman" w:cs="Times New Roman"/>
                  <w:sz w:val="24"/>
                  <w:szCs w:val="24"/>
                </w:rPr>
                <w:delText>94.1</w:delText>
              </w:r>
            </w:del>
          </w:p>
          <w:p w:rsidR="00D74A8C" w:rsidRPr="00C54053" w:rsidRDefault="00D74A8C" w:rsidP="008A623B">
            <w:pPr>
              <w:spacing w:line="300" w:lineRule="auto"/>
              <w:rPr>
                <w:rFonts w:ascii="Times New Roman" w:eastAsiaTheme="minorEastAsia" w:hAnsi="Times New Roman" w:cs="Times New Roman"/>
                <w:sz w:val="24"/>
                <w:szCs w:val="24"/>
              </w:rPr>
            </w:pPr>
            <w:del w:id="834" w:author="User" w:date="2016-10-24T19:49:00Z">
              <w:r w:rsidRPr="00C54053" w:rsidDel="003242CF">
                <w:rPr>
                  <w:rFonts w:ascii="Times New Roman" w:eastAsiaTheme="minorEastAsia" w:hAnsi="Times New Roman" w:cs="Times New Roman"/>
                  <w:sz w:val="24"/>
                  <w:szCs w:val="24"/>
                </w:rPr>
                <w:delText>/</w:delText>
              </w:r>
              <w:bookmarkEnd w:id="828"/>
              <w:bookmarkEnd w:id="829"/>
              <w:bookmarkEnd w:id="830"/>
              <w:bookmarkEnd w:id="831"/>
              <w:bookmarkEnd w:id="832"/>
              <w:r w:rsidR="001C3C4D" w:rsidRPr="00C54053" w:rsidDel="003242CF">
                <w:rPr>
                  <w:rFonts w:ascii="Times New Roman" w:eastAsiaTheme="minorEastAsia" w:hAnsi="Times New Roman" w:cs="Times New Roman"/>
                  <w:color w:val="FF0000"/>
                  <w:sz w:val="24"/>
                  <w:szCs w:val="24"/>
                </w:rPr>
                <w:delText>98.0</w:delText>
              </w:r>
            </w:del>
          </w:p>
        </w:tc>
        <w:tc>
          <w:tcPr>
            <w:tcW w:w="836" w:type="pct"/>
            <w:shd w:val="clear" w:color="auto" w:fill="auto"/>
          </w:tcPr>
          <w:p w:rsidR="00D74A8C" w:rsidRPr="00C54053" w:rsidDel="003242CF" w:rsidRDefault="00D74A8C" w:rsidP="008A623B">
            <w:pPr>
              <w:spacing w:line="300" w:lineRule="auto"/>
              <w:rPr>
                <w:del w:id="835" w:author="User" w:date="2016-10-24T19:49:00Z"/>
                <w:rFonts w:ascii="Times New Roman" w:eastAsiaTheme="minorEastAsia" w:hAnsi="Times New Roman" w:cs="Times New Roman"/>
                <w:sz w:val="24"/>
                <w:szCs w:val="24"/>
              </w:rPr>
            </w:pPr>
            <w:del w:id="836" w:author="User" w:date="2016-10-24T19:49:00Z">
              <w:r w:rsidRPr="00C54053" w:rsidDel="003242CF">
                <w:rPr>
                  <w:rFonts w:ascii="Times New Roman" w:eastAsiaTheme="minorEastAsia" w:hAnsi="Times New Roman" w:cs="Times New Roman"/>
                  <w:sz w:val="24"/>
                  <w:szCs w:val="24"/>
                </w:rPr>
                <w:delText>96.1/</w:delText>
              </w:r>
              <w:r w:rsidR="004E2869" w:rsidRPr="00C54053" w:rsidDel="003242CF">
                <w:rPr>
                  <w:rFonts w:ascii="Times New Roman" w:eastAsiaTheme="minorEastAsia" w:hAnsi="Times New Roman" w:cs="Times New Roman"/>
                  <w:color w:val="FF0000"/>
                  <w:sz w:val="24"/>
                  <w:szCs w:val="24"/>
                </w:rPr>
                <w:delText>96.5</w:delText>
              </w:r>
            </w:del>
          </w:p>
          <w:p w:rsidR="00D74A8C" w:rsidRPr="00C54053" w:rsidRDefault="00D74A8C" w:rsidP="008A623B">
            <w:pPr>
              <w:spacing w:line="300" w:lineRule="auto"/>
              <w:rPr>
                <w:rFonts w:ascii="Times New Roman" w:eastAsiaTheme="minorEastAsia" w:hAnsi="Times New Roman" w:cs="Times New Roman"/>
                <w:sz w:val="24"/>
                <w:szCs w:val="24"/>
              </w:rPr>
            </w:pPr>
            <w:del w:id="837" w:author="User" w:date="2016-10-24T19:49:00Z">
              <w:r w:rsidRPr="00C54053" w:rsidDel="003242CF">
                <w:rPr>
                  <w:rFonts w:ascii="Times New Roman" w:eastAsiaTheme="minorEastAsia" w:hAnsi="Times New Roman" w:cs="Times New Roman"/>
                  <w:sz w:val="24"/>
                  <w:szCs w:val="24"/>
                </w:rPr>
                <w:delText>/</w:delText>
              </w:r>
              <w:r w:rsidR="00DA5A10" w:rsidRPr="00C54053" w:rsidDel="003242CF">
                <w:rPr>
                  <w:rFonts w:ascii="Times New Roman" w:eastAsiaTheme="minorEastAsia" w:hAnsi="Times New Roman" w:cs="Times New Roman"/>
                  <w:color w:val="FF0000"/>
                  <w:sz w:val="24"/>
                  <w:szCs w:val="24"/>
                </w:rPr>
                <w:delText>96.7</w:delText>
              </w:r>
            </w:del>
          </w:p>
        </w:tc>
        <w:tc>
          <w:tcPr>
            <w:tcW w:w="753" w:type="pct"/>
            <w:shd w:val="clear" w:color="auto" w:fill="auto"/>
          </w:tcPr>
          <w:p w:rsidR="00D74A8C" w:rsidRPr="00C54053" w:rsidDel="003242CF" w:rsidRDefault="00D74A8C" w:rsidP="008A623B">
            <w:pPr>
              <w:spacing w:line="300" w:lineRule="auto"/>
              <w:rPr>
                <w:del w:id="838" w:author="User" w:date="2016-10-24T19:49:00Z"/>
                <w:rFonts w:ascii="Times New Roman" w:eastAsiaTheme="minorEastAsia" w:hAnsi="Times New Roman" w:cs="Times New Roman"/>
                <w:color w:val="FF0000"/>
                <w:sz w:val="24"/>
                <w:szCs w:val="24"/>
              </w:rPr>
            </w:pPr>
            <w:bookmarkStart w:id="839" w:name="OLE_LINK62"/>
            <w:del w:id="840" w:author="User" w:date="2016-10-24T19:49:00Z">
              <w:r w:rsidRPr="00C54053" w:rsidDel="003242CF">
                <w:rPr>
                  <w:rFonts w:ascii="Times New Roman" w:eastAsiaTheme="minorEastAsia" w:hAnsi="Times New Roman" w:cs="Times New Roman"/>
                  <w:color w:val="FF0000"/>
                  <w:sz w:val="24"/>
                  <w:szCs w:val="24"/>
                </w:rPr>
                <w:delText>98.2</w:delText>
              </w:r>
              <w:r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color w:val="FF0000"/>
                  <w:sz w:val="24"/>
                  <w:szCs w:val="24"/>
                </w:rPr>
                <w:delText>97.4</w:delText>
              </w:r>
            </w:del>
          </w:p>
          <w:p w:rsidR="00D74A8C" w:rsidRPr="00C54053" w:rsidRDefault="00D74A8C" w:rsidP="008A623B">
            <w:pPr>
              <w:spacing w:line="300" w:lineRule="auto"/>
              <w:rPr>
                <w:rFonts w:ascii="Times New Roman" w:eastAsiaTheme="minorEastAsia" w:hAnsi="Times New Roman" w:cs="Times New Roman"/>
                <w:sz w:val="24"/>
                <w:szCs w:val="24"/>
              </w:rPr>
            </w:pPr>
            <w:del w:id="841" w:author="User" w:date="2016-10-24T19:49:00Z">
              <w:r w:rsidRPr="00C54053" w:rsidDel="003242CF">
                <w:rPr>
                  <w:rFonts w:ascii="Times New Roman" w:eastAsiaTheme="minorEastAsia" w:hAnsi="Times New Roman" w:cs="Times New Roman"/>
                  <w:sz w:val="24"/>
                  <w:szCs w:val="24"/>
                </w:rPr>
                <w:delText>/</w:delText>
              </w:r>
              <w:bookmarkEnd w:id="839"/>
              <w:r w:rsidR="00DA5A10" w:rsidRPr="00C54053" w:rsidDel="003242CF">
                <w:rPr>
                  <w:rFonts w:ascii="Times New Roman" w:eastAsiaTheme="minorEastAsia" w:hAnsi="Times New Roman" w:cs="Times New Roman"/>
                  <w:sz w:val="24"/>
                  <w:szCs w:val="24"/>
                </w:rPr>
                <w:delText>93.5</w:delText>
              </w:r>
            </w:del>
          </w:p>
        </w:tc>
        <w:tc>
          <w:tcPr>
            <w:tcW w:w="753" w:type="pct"/>
            <w:shd w:val="clear" w:color="auto" w:fill="auto"/>
          </w:tcPr>
          <w:p w:rsidR="00D74A8C" w:rsidRPr="00C54053" w:rsidDel="003242CF" w:rsidRDefault="00D74A8C">
            <w:pPr>
              <w:spacing w:line="300" w:lineRule="auto"/>
              <w:rPr>
                <w:del w:id="842" w:author="User" w:date="2016-10-24T19:49:00Z"/>
                <w:rFonts w:ascii="Times New Roman" w:eastAsiaTheme="minorEastAsia" w:hAnsi="Times New Roman" w:cs="Times New Roman"/>
                <w:sz w:val="24"/>
                <w:szCs w:val="24"/>
              </w:rPr>
            </w:pPr>
            <w:del w:id="843" w:author="User" w:date="2016-10-24T19:49:00Z">
              <w:r w:rsidRPr="00C54053" w:rsidDel="003242CF">
                <w:rPr>
                  <w:rFonts w:ascii="Times New Roman" w:eastAsiaTheme="minorEastAsia" w:hAnsi="Times New Roman" w:cs="Times New Roman"/>
                  <w:sz w:val="24"/>
                  <w:szCs w:val="24"/>
                </w:rPr>
                <w:delText>94.8/</w:delText>
              </w:r>
            </w:del>
          </w:p>
          <w:p w:rsidR="00D74A8C" w:rsidRPr="00C54053" w:rsidRDefault="00D74A8C" w:rsidP="008A623B">
            <w:pPr>
              <w:spacing w:line="300" w:lineRule="auto"/>
              <w:rPr>
                <w:rFonts w:ascii="Times New Roman" w:eastAsiaTheme="minorEastAsia" w:hAnsi="Times New Roman" w:cs="Times New Roman"/>
                <w:sz w:val="24"/>
                <w:szCs w:val="24"/>
              </w:rPr>
            </w:pPr>
          </w:p>
        </w:tc>
      </w:tr>
      <w:bookmarkEnd w:id="823"/>
      <w:tr w:rsidR="00D74A8C" w:rsidRPr="00C54053" w:rsidTr="00C54053">
        <w:tc>
          <w:tcPr>
            <w:tcW w:w="901"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两个</w:t>
            </w:r>
            <w:r w:rsidRPr="00C54053">
              <w:rPr>
                <w:rFonts w:ascii="Times New Roman" w:eastAsiaTheme="minorEastAsia" w:hAnsi="Times New Roman" w:cs="Times New Roman"/>
                <w:sz w:val="24"/>
                <w:szCs w:val="24"/>
              </w:rPr>
              <w:t>Net2</w:t>
            </w:r>
          </w:p>
        </w:tc>
        <w:tc>
          <w:tcPr>
            <w:tcW w:w="836" w:type="pct"/>
          </w:tcPr>
          <w:p w:rsidR="00D74A8C" w:rsidRPr="00C54053" w:rsidDel="003242CF" w:rsidRDefault="00111D4A" w:rsidP="00D74A8C">
            <w:pPr>
              <w:spacing w:line="300" w:lineRule="auto"/>
              <w:rPr>
                <w:del w:id="844" w:author="User" w:date="2016-10-24T19:49:00Z"/>
                <w:rFonts w:ascii="Times New Roman" w:eastAsiaTheme="minorEastAsia" w:hAnsi="Times New Roman" w:cs="Times New Roman"/>
                <w:sz w:val="24"/>
                <w:szCs w:val="24"/>
              </w:rPr>
            </w:pPr>
            <w:del w:id="845" w:author="User" w:date="2016-10-24T19:49:00Z">
              <w:r w:rsidRPr="00C54053" w:rsidDel="003242CF">
                <w:rPr>
                  <w:rFonts w:ascii="Times New Roman" w:eastAsiaTheme="minorEastAsia" w:hAnsi="Times New Roman" w:cs="Times New Roman"/>
                  <w:sz w:val="24"/>
                  <w:szCs w:val="24"/>
                </w:rPr>
                <w:delText>94.8</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sz w:val="24"/>
                  <w:szCs w:val="24"/>
                </w:rPr>
                <w:delText>94.5</w:delText>
              </w:r>
            </w:del>
          </w:p>
          <w:p w:rsidR="00D74A8C" w:rsidRPr="00C54053" w:rsidRDefault="00D74A8C" w:rsidP="002D68D6">
            <w:pPr>
              <w:spacing w:line="300" w:lineRule="auto"/>
              <w:rPr>
                <w:rFonts w:ascii="Times New Roman" w:eastAsiaTheme="minorEastAsia" w:hAnsi="Times New Roman" w:cs="Times New Roman"/>
                <w:sz w:val="24"/>
                <w:szCs w:val="24"/>
              </w:rPr>
            </w:pPr>
            <w:del w:id="846" w:author="User" w:date="2016-10-24T19:49:00Z">
              <w:r w:rsidRPr="00C54053" w:rsidDel="003242CF">
                <w:rPr>
                  <w:rFonts w:ascii="Times New Roman" w:eastAsiaTheme="minorEastAsia" w:hAnsi="Times New Roman" w:cs="Times New Roman"/>
                  <w:sz w:val="24"/>
                  <w:szCs w:val="24"/>
                </w:rPr>
                <w:delText>/</w:delText>
              </w:r>
              <w:r w:rsidR="00DA5A10" w:rsidRPr="00C54053" w:rsidDel="003242CF">
                <w:rPr>
                  <w:rFonts w:ascii="Times New Roman" w:eastAsiaTheme="minorEastAsia" w:hAnsi="Times New Roman" w:cs="Times New Roman"/>
                  <w:color w:val="FF0000"/>
                  <w:sz w:val="24"/>
                  <w:szCs w:val="24"/>
                </w:rPr>
                <w:delText>97.1</w:delText>
              </w:r>
            </w:del>
          </w:p>
        </w:tc>
        <w:tc>
          <w:tcPr>
            <w:tcW w:w="921" w:type="pct"/>
            <w:shd w:val="clear" w:color="auto" w:fill="auto"/>
          </w:tcPr>
          <w:p w:rsidR="00D74A8C" w:rsidRPr="00C54053" w:rsidDel="003242CF" w:rsidRDefault="00111D4A" w:rsidP="00D74A8C">
            <w:pPr>
              <w:spacing w:line="300" w:lineRule="auto"/>
              <w:rPr>
                <w:del w:id="847" w:author="User" w:date="2016-10-24T19:49:00Z"/>
                <w:rFonts w:ascii="Times New Roman" w:eastAsiaTheme="minorEastAsia" w:hAnsi="Times New Roman" w:cs="Times New Roman"/>
                <w:color w:val="FF0000"/>
                <w:sz w:val="24"/>
                <w:szCs w:val="24"/>
              </w:rPr>
            </w:pPr>
            <w:del w:id="848" w:author="User" w:date="2016-10-24T19:49:00Z">
              <w:r w:rsidRPr="00C54053" w:rsidDel="003242CF">
                <w:rPr>
                  <w:rFonts w:ascii="Times New Roman" w:eastAsiaTheme="minorEastAsia" w:hAnsi="Times New Roman" w:cs="Times New Roman"/>
                  <w:color w:val="FF0000"/>
                  <w:sz w:val="24"/>
                  <w:szCs w:val="24"/>
                </w:rPr>
                <w:delText>97.8</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sz w:val="24"/>
                  <w:szCs w:val="24"/>
                </w:rPr>
                <w:delText>95.4</w:delText>
              </w:r>
            </w:del>
          </w:p>
          <w:p w:rsidR="00D74A8C" w:rsidRPr="00C54053" w:rsidRDefault="00D74A8C" w:rsidP="008A623B">
            <w:pPr>
              <w:spacing w:line="300" w:lineRule="auto"/>
              <w:rPr>
                <w:rFonts w:ascii="Times New Roman" w:eastAsiaTheme="minorEastAsia" w:hAnsi="Times New Roman" w:cs="Times New Roman"/>
                <w:color w:val="FF0000"/>
                <w:sz w:val="24"/>
                <w:szCs w:val="24"/>
              </w:rPr>
            </w:pPr>
            <w:del w:id="849" w:author="User" w:date="2016-10-24T19:49:00Z">
              <w:r w:rsidRPr="00C54053" w:rsidDel="003242CF">
                <w:rPr>
                  <w:rFonts w:ascii="Times New Roman" w:eastAsiaTheme="minorEastAsia" w:hAnsi="Times New Roman" w:cs="Times New Roman"/>
                  <w:sz w:val="24"/>
                  <w:szCs w:val="24"/>
                </w:rPr>
                <w:delText>/</w:delText>
              </w:r>
              <w:r w:rsidR="00DA5A10" w:rsidRPr="00C54053" w:rsidDel="003242CF">
                <w:rPr>
                  <w:rFonts w:ascii="Times New Roman" w:eastAsiaTheme="minorEastAsia" w:hAnsi="Times New Roman" w:cs="Times New Roman"/>
                  <w:color w:val="FF0000"/>
                  <w:sz w:val="24"/>
                  <w:szCs w:val="24"/>
                </w:rPr>
                <w:delText>97.5</w:delText>
              </w:r>
            </w:del>
          </w:p>
        </w:tc>
        <w:tc>
          <w:tcPr>
            <w:tcW w:w="836" w:type="pct"/>
            <w:shd w:val="clear" w:color="auto" w:fill="auto"/>
          </w:tcPr>
          <w:p w:rsidR="00D74A8C" w:rsidRPr="00C54053" w:rsidDel="003242CF" w:rsidRDefault="00111D4A" w:rsidP="00D74A8C">
            <w:pPr>
              <w:spacing w:line="300" w:lineRule="auto"/>
              <w:rPr>
                <w:del w:id="850" w:author="User" w:date="2016-10-24T19:49:00Z"/>
                <w:rFonts w:ascii="Times New Roman" w:eastAsiaTheme="minorEastAsia" w:hAnsi="Times New Roman" w:cs="Times New Roman"/>
                <w:color w:val="FF0000"/>
                <w:sz w:val="24"/>
                <w:szCs w:val="24"/>
              </w:rPr>
            </w:pPr>
            <w:del w:id="851" w:author="User" w:date="2016-10-24T19:49:00Z">
              <w:r w:rsidRPr="00C54053" w:rsidDel="003242CF">
                <w:rPr>
                  <w:rFonts w:ascii="Times New Roman" w:eastAsiaTheme="minorEastAsia" w:hAnsi="Times New Roman" w:cs="Times New Roman"/>
                  <w:color w:val="FF0000"/>
                  <w:sz w:val="24"/>
                  <w:szCs w:val="24"/>
                </w:rPr>
                <w:delText>97.8</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color w:val="FF0000"/>
                  <w:sz w:val="24"/>
                  <w:szCs w:val="24"/>
                </w:rPr>
                <w:delText>97.1</w:delText>
              </w:r>
            </w:del>
          </w:p>
          <w:p w:rsidR="00D74A8C" w:rsidRPr="00C54053" w:rsidRDefault="00D74A8C" w:rsidP="008A623B">
            <w:pPr>
              <w:spacing w:line="300" w:lineRule="auto"/>
              <w:rPr>
                <w:rFonts w:ascii="Times New Roman" w:eastAsiaTheme="minorEastAsia" w:hAnsi="Times New Roman" w:cs="Times New Roman"/>
                <w:color w:val="FF0000"/>
                <w:sz w:val="24"/>
                <w:szCs w:val="24"/>
              </w:rPr>
            </w:pPr>
            <w:del w:id="852" w:author="User" w:date="2016-10-24T19:49:00Z">
              <w:r w:rsidRPr="00C54053" w:rsidDel="003242CF">
                <w:rPr>
                  <w:rFonts w:ascii="Times New Roman" w:eastAsiaTheme="minorEastAsia" w:hAnsi="Times New Roman" w:cs="Times New Roman"/>
                  <w:sz w:val="24"/>
                  <w:szCs w:val="24"/>
                </w:rPr>
                <w:delText>/</w:delText>
              </w:r>
              <w:r w:rsidR="00DA5A10" w:rsidRPr="00C54053" w:rsidDel="003242CF">
                <w:rPr>
                  <w:rFonts w:ascii="Times New Roman" w:eastAsiaTheme="minorEastAsia" w:hAnsi="Times New Roman" w:cs="Times New Roman"/>
                  <w:sz w:val="24"/>
                  <w:szCs w:val="24"/>
                </w:rPr>
                <w:delText>94.6</w:delText>
              </w:r>
            </w:del>
          </w:p>
        </w:tc>
        <w:tc>
          <w:tcPr>
            <w:tcW w:w="753" w:type="pct"/>
            <w:shd w:val="clear" w:color="auto" w:fill="auto"/>
          </w:tcPr>
          <w:p w:rsidR="00D74A8C" w:rsidRPr="00C54053" w:rsidDel="003242CF" w:rsidRDefault="00111D4A">
            <w:pPr>
              <w:spacing w:line="300" w:lineRule="auto"/>
              <w:rPr>
                <w:del w:id="853" w:author="User" w:date="2016-10-24T19:49:00Z"/>
                <w:rFonts w:ascii="Times New Roman" w:eastAsiaTheme="minorEastAsia" w:hAnsi="Times New Roman" w:cs="Times New Roman"/>
                <w:color w:val="FF0000"/>
                <w:sz w:val="24"/>
                <w:szCs w:val="24"/>
              </w:rPr>
            </w:pPr>
            <w:bookmarkStart w:id="854" w:name="OLE_LINK65"/>
            <w:bookmarkStart w:id="855" w:name="OLE_LINK66"/>
            <w:del w:id="856" w:author="User" w:date="2016-10-24T19:49:00Z">
              <w:r w:rsidRPr="00C54053" w:rsidDel="003242CF">
                <w:rPr>
                  <w:rFonts w:ascii="Times New Roman" w:eastAsiaTheme="minorEastAsia" w:hAnsi="Times New Roman" w:cs="Times New Roman"/>
                  <w:color w:val="FF0000"/>
                  <w:sz w:val="24"/>
                  <w:szCs w:val="24"/>
                </w:rPr>
                <w:delText>97.8</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color w:val="FF0000"/>
                  <w:sz w:val="24"/>
                  <w:szCs w:val="24"/>
                </w:rPr>
                <w:delText>96.8</w:delText>
              </w:r>
            </w:del>
          </w:p>
          <w:p w:rsidR="00D74A8C" w:rsidRPr="00C54053" w:rsidRDefault="00D74A8C">
            <w:pPr>
              <w:spacing w:line="300" w:lineRule="auto"/>
              <w:rPr>
                <w:rFonts w:ascii="Times New Roman" w:eastAsiaTheme="minorEastAsia" w:hAnsi="Times New Roman" w:cs="Times New Roman"/>
                <w:sz w:val="24"/>
                <w:szCs w:val="24"/>
              </w:rPr>
            </w:pPr>
            <w:del w:id="857" w:author="User" w:date="2016-10-24T19:49:00Z">
              <w:r w:rsidRPr="00C54053" w:rsidDel="003242CF">
                <w:rPr>
                  <w:rFonts w:ascii="Times New Roman" w:eastAsiaTheme="minorEastAsia" w:hAnsi="Times New Roman" w:cs="Times New Roman"/>
                  <w:sz w:val="24"/>
                  <w:szCs w:val="24"/>
                </w:rPr>
                <w:delText>/</w:delText>
              </w:r>
              <w:bookmarkEnd w:id="854"/>
              <w:bookmarkEnd w:id="855"/>
              <w:r w:rsidR="001C3C4D" w:rsidRPr="00C54053" w:rsidDel="003242CF">
                <w:rPr>
                  <w:rFonts w:ascii="Times New Roman" w:eastAsiaTheme="minorEastAsia" w:hAnsi="Times New Roman" w:cs="Times New Roman"/>
                  <w:sz w:val="24"/>
                  <w:szCs w:val="24"/>
                </w:rPr>
                <w:delText>9</w:delText>
              </w:r>
              <w:r w:rsidR="00DA5A10" w:rsidRPr="00C54053" w:rsidDel="003242CF">
                <w:rPr>
                  <w:rFonts w:ascii="Times New Roman" w:eastAsiaTheme="minorEastAsia" w:hAnsi="Times New Roman" w:cs="Times New Roman"/>
                  <w:sz w:val="24"/>
                  <w:szCs w:val="24"/>
                </w:rPr>
                <w:delText>2</w:delText>
              </w:r>
              <w:r w:rsidR="001C3C4D" w:rsidRPr="00C54053" w:rsidDel="003242CF">
                <w:rPr>
                  <w:rFonts w:ascii="Times New Roman" w:eastAsiaTheme="minorEastAsia" w:hAnsi="Times New Roman" w:cs="Times New Roman"/>
                  <w:sz w:val="24"/>
                  <w:szCs w:val="24"/>
                </w:rPr>
                <w:delText>.4</w:delText>
              </w:r>
            </w:del>
          </w:p>
        </w:tc>
        <w:tc>
          <w:tcPr>
            <w:tcW w:w="753" w:type="pct"/>
            <w:shd w:val="clear" w:color="auto" w:fill="auto"/>
          </w:tcPr>
          <w:p w:rsidR="00D74A8C" w:rsidRPr="00C54053" w:rsidDel="003242CF" w:rsidRDefault="00111D4A" w:rsidP="00D74A8C">
            <w:pPr>
              <w:spacing w:line="300" w:lineRule="auto"/>
              <w:rPr>
                <w:del w:id="858" w:author="User" w:date="2016-10-24T19:49:00Z"/>
                <w:rFonts w:ascii="Times New Roman" w:eastAsiaTheme="minorEastAsia" w:hAnsi="Times New Roman" w:cs="Times New Roman"/>
                <w:sz w:val="24"/>
                <w:szCs w:val="24"/>
              </w:rPr>
            </w:pPr>
            <w:del w:id="859" w:author="User" w:date="2016-10-24T19:49:00Z">
              <w:r w:rsidRPr="00C54053" w:rsidDel="003242CF">
                <w:rPr>
                  <w:rFonts w:ascii="Times New Roman" w:eastAsiaTheme="minorEastAsia" w:hAnsi="Times New Roman" w:cs="Times New Roman"/>
                  <w:sz w:val="24"/>
                  <w:szCs w:val="24"/>
                </w:rPr>
                <w:delText>94.0</w:delText>
              </w:r>
              <w:r w:rsidR="00D74A8C" w:rsidRPr="00C54053" w:rsidDel="003242CF">
                <w:rPr>
                  <w:rFonts w:ascii="Times New Roman" w:eastAsiaTheme="minorEastAsia" w:hAnsi="Times New Roman" w:cs="Times New Roman"/>
                  <w:sz w:val="24"/>
                  <w:szCs w:val="24"/>
                </w:rPr>
                <w:delText>/</w:delText>
              </w:r>
            </w:del>
          </w:p>
          <w:p w:rsidR="00D74A8C" w:rsidRPr="00C54053" w:rsidRDefault="00D74A8C" w:rsidP="008A623B">
            <w:pPr>
              <w:spacing w:line="300" w:lineRule="auto"/>
              <w:rPr>
                <w:rFonts w:ascii="Times New Roman" w:eastAsiaTheme="minorEastAsia" w:hAnsi="Times New Roman" w:cs="Times New Roman"/>
                <w:sz w:val="24"/>
                <w:szCs w:val="24"/>
              </w:rPr>
            </w:pPr>
          </w:p>
        </w:tc>
      </w:tr>
      <w:tr w:rsidR="00D74A8C" w:rsidRPr="00C54053" w:rsidTr="00C54053">
        <w:tc>
          <w:tcPr>
            <w:tcW w:w="901"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三个</w:t>
            </w:r>
            <w:r w:rsidRPr="00C54053">
              <w:rPr>
                <w:rFonts w:ascii="Times New Roman" w:eastAsiaTheme="minorEastAsia" w:hAnsi="Times New Roman" w:cs="Times New Roman"/>
                <w:sz w:val="24"/>
                <w:szCs w:val="24"/>
              </w:rPr>
              <w:t>Net2</w:t>
            </w:r>
          </w:p>
        </w:tc>
        <w:tc>
          <w:tcPr>
            <w:tcW w:w="836" w:type="pct"/>
          </w:tcPr>
          <w:p w:rsidR="00D74A8C" w:rsidRPr="00C54053" w:rsidDel="003242CF" w:rsidRDefault="00111D4A" w:rsidP="00D74A8C">
            <w:pPr>
              <w:spacing w:line="300" w:lineRule="auto"/>
              <w:rPr>
                <w:del w:id="860" w:author="User" w:date="2016-10-24T19:49:00Z"/>
                <w:rFonts w:ascii="Times New Roman" w:eastAsiaTheme="minorEastAsia" w:hAnsi="Times New Roman" w:cs="Times New Roman"/>
                <w:sz w:val="24"/>
                <w:szCs w:val="24"/>
              </w:rPr>
            </w:pPr>
            <w:del w:id="861" w:author="User" w:date="2016-10-24T19:49:00Z">
              <w:r w:rsidRPr="00C54053" w:rsidDel="003242CF">
                <w:rPr>
                  <w:rFonts w:ascii="Times New Roman" w:eastAsiaTheme="minorEastAsia" w:hAnsi="Times New Roman" w:cs="Times New Roman"/>
                  <w:sz w:val="24"/>
                  <w:szCs w:val="24"/>
                </w:rPr>
                <w:delText>94.0</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sz w:val="24"/>
                  <w:szCs w:val="24"/>
                </w:rPr>
                <w:delText>94.2</w:delText>
              </w:r>
            </w:del>
          </w:p>
          <w:p w:rsidR="00D74A8C" w:rsidRPr="00C54053" w:rsidRDefault="00D74A8C" w:rsidP="002D68D6">
            <w:pPr>
              <w:spacing w:line="300" w:lineRule="auto"/>
              <w:rPr>
                <w:rFonts w:ascii="Times New Roman" w:eastAsiaTheme="minorEastAsia" w:hAnsi="Times New Roman" w:cs="Times New Roman"/>
                <w:sz w:val="24"/>
                <w:szCs w:val="24"/>
              </w:rPr>
            </w:pPr>
            <w:del w:id="862" w:author="User" w:date="2016-10-24T19:49:00Z">
              <w:r w:rsidRPr="00C54053" w:rsidDel="003242CF">
                <w:rPr>
                  <w:rFonts w:ascii="Times New Roman" w:eastAsiaTheme="minorEastAsia" w:hAnsi="Times New Roman" w:cs="Times New Roman"/>
                  <w:sz w:val="24"/>
                  <w:szCs w:val="24"/>
                </w:rPr>
                <w:delText>/</w:delText>
              </w:r>
              <w:r w:rsidR="00DA5A10" w:rsidRPr="00C54053" w:rsidDel="003242CF">
                <w:rPr>
                  <w:rFonts w:ascii="Times New Roman" w:eastAsiaTheme="minorEastAsia" w:hAnsi="Times New Roman" w:cs="Times New Roman"/>
                  <w:sz w:val="24"/>
                  <w:szCs w:val="24"/>
                </w:rPr>
                <w:delText>96.0</w:delText>
              </w:r>
            </w:del>
          </w:p>
        </w:tc>
        <w:tc>
          <w:tcPr>
            <w:tcW w:w="921" w:type="pct"/>
            <w:shd w:val="clear" w:color="auto" w:fill="auto"/>
          </w:tcPr>
          <w:p w:rsidR="00D74A8C" w:rsidRPr="00C54053" w:rsidDel="003242CF" w:rsidRDefault="00111D4A" w:rsidP="00D74A8C">
            <w:pPr>
              <w:spacing w:line="300" w:lineRule="auto"/>
              <w:rPr>
                <w:del w:id="863" w:author="User" w:date="2016-10-24T19:49:00Z"/>
                <w:rFonts w:ascii="Times New Roman" w:eastAsiaTheme="minorEastAsia" w:hAnsi="Times New Roman" w:cs="Times New Roman"/>
                <w:sz w:val="24"/>
                <w:szCs w:val="24"/>
              </w:rPr>
            </w:pPr>
            <w:del w:id="864" w:author="User" w:date="2016-10-24T19:49:00Z">
              <w:r w:rsidRPr="00C54053" w:rsidDel="003242CF">
                <w:rPr>
                  <w:rFonts w:ascii="Times New Roman" w:eastAsiaTheme="minorEastAsia" w:hAnsi="Times New Roman" w:cs="Times New Roman"/>
                  <w:sz w:val="24"/>
                  <w:szCs w:val="24"/>
                </w:rPr>
                <w:delText>96.6</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sz w:val="24"/>
                  <w:szCs w:val="24"/>
                </w:rPr>
                <w:delText>95.1</w:delText>
              </w:r>
            </w:del>
          </w:p>
          <w:p w:rsidR="00D74A8C" w:rsidRPr="00C54053" w:rsidRDefault="00D74A8C" w:rsidP="008A623B">
            <w:pPr>
              <w:spacing w:line="300" w:lineRule="auto"/>
              <w:rPr>
                <w:rFonts w:ascii="Times New Roman" w:eastAsiaTheme="minorEastAsia" w:hAnsi="Times New Roman" w:cs="Times New Roman"/>
                <w:sz w:val="24"/>
                <w:szCs w:val="24"/>
              </w:rPr>
            </w:pPr>
            <w:del w:id="865" w:author="User" w:date="2016-10-24T19:49:00Z">
              <w:r w:rsidRPr="00C54053" w:rsidDel="003242CF">
                <w:rPr>
                  <w:rFonts w:ascii="Times New Roman" w:eastAsiaTheme="minorEastAsia" w:hAnsi="Times New Roman" w:cs="Times New Roman"/>
                  <w:sz w:val="24"/>
                  <w:szCs w:val="24"/>
                </w:rPr>
                <w:delText>/</w:delText>
              </w:r>
              <w:r w:rsidR="00DA5A10" w:rsidRPr="00C54053" w:rsidDel="003242CF">
                <w:rPr>
                  <w:rFonts w:ascii="Times New Roman" w:eastAsiaTheme="minorEastAsia" w:hAnsi="Times New Roman" w:cs="Times New Roman"/>
                  <w:sz w:val="24"/>
                  <w:szCs w:val="24"/>
                </w:rPr>
                <w:delText>95.9</w:delText>
              </w:r>
            </w:del>
          </w:p>
        </w:tc>
        <w:tc>
          <w:tcPr>
            <w:tcW w:w="836" w:type="pct"/>
            <w:shd w:val="clear" w:color="auto" w:fill="auto"/>
          </w:tcPr>
          <w:p w:rsidR="00D74A8C" w:rsidRPr="00C54053" w:rsidDel="003242CF" w:rsidRDefault="00111D4A" w:rsidP="00D74A8C">
            <w:pPr>
              <w:spacing w:line="300" w:lineRule="auto"/>
              <w:rPr>
                <w:del w:id="866" w:author="User" w:date="2016-10-24T19:49:00Z"/>
                <w:rFonts w:ascii="Times New Roman" w:eastAsiaTheme="minorEastAsia" w:hAnsi="Times New Roman" w:cs="Times New Roman"/>
                <w:sz w:val="24"/>
                <w:szCs w:val="24"/>
              </w:rPr>
            </w:pPr>
            <w:del w:id="867" w:author="User" w:date="2016-10-24T19:49:00Z">
              <w:r w:rsidRPr="00C54053" w:rsidDel="003242CF">
                <w:rPr>
                  <w:rFonts w:ascii="Times New Roman" w:eastAsiaTheme="minorEastAsia" w:hAnsi="Times New Roman" w:cs="Times New Roman"/>
                  <w:sz w:val="24"/>
                  <w:szCs w:val="24"/>
                </w:rPr>
                <w:delText>96.4</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color w:val="FF0000"/>
                  <w:sz w:val="24"/>
                  <w:szCs w:val="24"/>
                </w:rPr>
                <w:delText>96.5</w:delText>
              </w:r>
            </w:del>
          </w:p>
          <w:p w:rsidR="00D74A8C" w:rsidRPr="00C54053" w:rsidRDefault="00D74A8C" w:rsidP="008A623B">
            <w:pPr>
              <w:spacing w:line="300" w:lineRule="auto"/>
              <w:rPr>
                <w:rFonts w:ascii="Times New Roman" w:eastAsiaTheme="minorEastAsia" w:hAnsi="Times New Roman" w:cs="Times New Roman"/>
                <w:sz w:val="24"/>
                <w:szCs w:val="24"/>
              </w:rPr>
            </w:pPr>
            <w:del w:id="868" w:author="User" w:date="2016-10-24T19:49:00Z">
              <w:r w:rsidRPr="00C54053" w:rsidDel="003242CF">
                <w:rPr>
                  <w:rFonts w:ascii="Times New Roman" w:eastAsiaTheme="minorEastAsia" w:hAnsi="Times New Roman" w:cs="Times New Roman"/>
                  <w:sz w:val="24"/>
                  <w:szCs w:val="24"/>
                </w:rPr>
                <w:delText>/</w:delText>
              </w:r>
              <w:r w:rsidR="00DA5A10" w:rsidRPr="00C54053" w:rsidDel="003242CF">
                <w:rPr>
                  <w:rFonts w:ascii="Times New Roman" w:eastAsiaTheme="minorEastAsia" w:hAnsi="Times New Roman" w:cs="Times New Roman"/>
                  <w:sz w:val="24"/>
                  <w:szCs w:val="24"/>
                </w:rPr>
                <w:delText>94.1</w:delText>
              </w:r>
            </w:del>
          </w:p>
        </w:tc>
        <w:tc>
          <w:tcPr>
            <w:tcW w:w="753" w:type="pct"/>
            <w:shd w:val="clear" w:color="auto" w:fill="auto"/>
          </w:tcPr>
          <w:p w:rsidR="00D74A8C" w:rsidRPr="00C54053" w:rsidDel="003242CF" w:rsidRDefault="00111D4A">
            <w:pPr>
              <w:spacing w:line="300" w:lineRule="auto"/>
              <w:rPr>
                <w:del w:id="869" w:author="User" w:date="2016-10-24T19:49:00Z"/>
                <w:rFonts w:ascii="Times New Roman" w:eastAsiaTheme="minorEastAsia" w:hAnsi="Times New Roman" w:cs="Times New Roman"/>
                <w:sz w:val="24"/>
                <w:szCs w:val="24"/>
              </w:rPr>
            </w:pPr>
            <w:del w:id="870" w:author="User" w:date="2016-10-24T19:49:00Z">
              <w:r w:rsidRPr="00C54053" w:rsidDel="003242CF">
                <w:rPr>
                  <w:rFonts w:ascii="Times New Roman" w:eastAsiaTheme="minorEastAsia" w:hAnsi="Times New Roman" w:cs="Times New Roman"/>
                  <w:sz w:val="24"/>
                  <w:szCs w:val="24"/>
                </w:rPr>
                <w:delText>96.6</w:delText>
              </w:r>
              <w:r w:rsidR="00D74A8C" w:rsidRPr="00C54053" w:rsidDel="003242CF">
                <w:rPr>
                  <w:rFonts w:ascii="Times New Roman" w:eastAsiaTheme="minorEastAsia" w:hAnsi="Times New Roman" w:cs="Times New Roman"/>
                  <w:sz w:val="24"/>
                  <w:szCs w:val="24"/>
                </w:rPr>
                <w:delText>/</w:delText>
              </w:r>
              <w:r w:rsidR="004E2869" w:rsidRPr="00C54053" w:rsidDel="003242CF">
                <w:rPr>
                  <w:rFonts w:ascii="Times New Roman" w:eastAsiaTheme="minorEastAsia" w:hAnsi="Times New Roman" w:cs="Times New Roman"/>
                  <w:sz w:val="24"/>
                  <w:szCs w:val="24"/>
                </w:rPr>
                <w:delText>95.9</w:delText>
              </w:r>
              <w:r w:rsidR="00D74A8C" w:rsidRPr="00C54053" w:rsidDel="003242CF">
                <w:rPr>
                  <w:rFonts w:ascii="Times New Roman" w:eastAsiaTheme="minorEastAsia" w:hAnsi="Times New Roman" w:cs="Times New Roman"/>
                  <w:sz w:val="24"/>
                  <w:szCs w:val="24"/>
                </w:rPr>
                <w:delText xml:space="preserve"> </w:delText>
              </w:r>
            </w:del>
          </w:p>
          <w:p w:rsidR="00D74A8C" w:rsidRPr="00C54053" w:rsidRDefault="00D74A8C">
            <w:pPr>
              <w:spacing w:line="300" w:lineRule="auto"/>
              <w:rPr>
                <w:rFonts w:ascii="Times New Roman" w:eastAsiaTheme="minorEastAsia" w:hAnsi="Times New Roman" w:cs="Times New Roman"/>
                <w:sz w:val="24"/>
                <w:szCs w:val="24"/>
              </w:rPr>
            </w:pPr>
            <w:del w:id="871" w:author="User" w:date="2016-10-24T19:49:00Z">
              <w:r w:rsidRPr="00C54053" w:rsidDel="003242CF">
                <w:rPr>
                  <w:rFonts w:ascii="Times New Roman" w:eastAsiaTheme="minorEastAsia" w:hAnsi="Times New Roman" w:cs="Times New Roman"/>
                  <w:sz w:val="24"/>
                  <w:szCs w:val="24"/>
                </w:rPr>
                <w:delText>/</w:delText>
              </w:r>
              <w:r w:rsidR="00DA5A10" w:rsidRPr="00C54053" w:rsidDel="003242CF">
                <w:rPr>
                  <w:rFonts w:ascii="Times New Roman" w:eastAsiaTheme="minorEastAsia" w:hAnsi="Times New Roman" w:cs="Times New Roman"/>
                  <w:sz w:val="24"/>
                  <w:szCs w:val="24"/>
                </w:rPr>
                <w:delText>92</w:delText>
              </w:r>
              <w:r w:rsidR="001C3C4D" w:rsidRPr="00C54053" w:rsidDel="003242CF">
                <w:rPr>
                  <w:rFonts w:ascii="Times New Roman" w:eastAsiaTheme="minorEastAsia" w:hAnsi="Times New Roman" w:cs="Times New Roman"/>
                  <w:sz w:val="24"/>
                  <w:szCs w:val="24"/>
                </w:rPr>
                <w:delText>.8</w:delText>
              </w:r>
            </w:del>
          </w:p>
        </w:tc>
        <w:tc>
          <w:tcPr>
            <w:tcW w:w="753" w:type="pct"/>
            <w:shd w:val="clear" w:color="auto" w:fill="auto"/>
          </w:tcPr>
          <w:p w:rsidR="00D74A8C" w:rsidRPr="00C54053" w:rsidDel="003242CF" w:rsidRDefault="00111D4A" w:rsidP="00D74A8C">
            <w:pPr>
              <w:spacing w:line="300" w:lineRule="auto"/>
              <w:rPr>
                <w:del w:id="872" w:author="User" w:date="2016-10-24T19:49:00Z"/>
                <w:rFonts w:ascii="Times New Roman" w:eastAsiaTheme="minorEastAsia" w:hAnsi="Times New Roman" w:cs="Times New Roman"/>
                <w:sz w:val="24"/>
                <w:szCs w:val="24"/>
              </w:rPr>
            </w:pPr>
            <w:del w:id="873" w:author="User" w:date="2016-10-24T19:49:00Z">
              <w:r w:rsidRPr="00C54053" w:rsidDel="003242CF">
                <w:rPr>
                  <w:rFonts w:ascii="Times New Roman" w:eastAsiaTheme="minorEastAsia" w:hAnsi="Times New Roman" w:cs="Times New Roman"/>
                  <w:sz w:val="24"/>
                  <w:szCs w:val="24"/>
                </w:rPr>
                <w:delText>96.0</w:delText>
              </w:r>
              <w:r w:rsidR="00D74A8C" w:rsidRPr="00C54053" w:rsidDel="003242CF">
                <w:rPr>
                  <w:rFonts w:ascii="Times New Roman" w:eastAsiaTheme="minorEastAsia" w:hAnsi="Times New Roman" w:cs="Times New Roman"/>
                  <w:sz w:val="24"/>
                  <w:szCs w:val="24"/>
                </w:rPr>
                <w:delText>/</w:delText>
              </w:r>
            </w:del>
          </w:p>
          <w:p w:rsidR="00D74A8C" w:rsidRPr="00C54053" w:rsidRDefault="00D74A8C" w:rsidP="008A623B">
            <w:pPr>
              <w:spacing w:line="300" w:lineRule="auto"/>
              <w:rPr>
                <w:rFonts w:ascii="Times New Roman" w:eastAsiaTheme="minorEastAsia" w:hAnsi="Times New Roman" w:cs="Times New Roman"/>
                <w:sz w:val="24"/>
                <w:szCs w:val="24"/>
              </w:rPr>
            </w:pPr>
          </w:p>
        </w:tc>
      </w:tr>
    </w:tbl>
    <w:p w:rsidR="003242CF" w:rsidRPr="00C54053" w:rsidRDefault="003242CF" w:rsidP="003242CF">
      <w:pPr>
        <w:spacing w:line="300" w:lineRule="auto"/>
        <w:ind w:firstLineChars="500" w:firstLine="1200"/>
        <w:rPr>
          <w:ins w:id="874" w:author="User" w:date="2016-10-24T19:46:00Z"/>
          <w:rFonts w:ascii="Times New Roman" w:eastAsiaTheme="minorEastAsia" w:hAnsi="Times New Roman" w:cs="Times New Roman"/>
          <w:sz w:val="24"/>
          <w:szCs w:val="24"/>
        </w:rPr>
      </w:pPr>
      <w:ins w:id="875" w:author="User" w:date="2016-10-24T19:46:00Z">
        <w:r w:rsidRPr="00C54053">
          <w:rPr>
            <w:rFonts w:ascii="Times New Roman" w:eastAsiaTheme="minorEastAsia" w:hAnsi="Times New Roman" w:cs="Times New Roman"/>
            <w:sz w:val="24"/>
            <w:szCs w:val="24"/>
          </w:rPr>
          <w:t>表</w:t>
        </w:r>
      </w:ins>
      <w:ins w:id="876" w:author="User" w:date="2016-10-24T19:48:00Z">
        <w:r>
          <w:rPr>
            <w:rFonts w:ascii="Times New Roman" w:eastAsiaTheme="minorEastAsia" w:hAnsi="Times New Roman" w:cs="Times New Roman" w:hint="eastAsia"/>
            <w:sz w:val="24"/>
            <w:szCs w:val="24"/>
          </w:rPr>
          <w:t>9</w:t>
        </w:r>
      </w:ins>
      <w:ins w:id="877" w:author="User" w:date="2016-10-24T19:47:00Z">
        <w:r>
          <w:rPr>
            <w:rFonts w:ascii="Times New Roman" w:eastAsiaTheme="minorEastAsia" w:hAnsi="Times New Roman" w:cs="Times New Roman" w:hint="eastAsia"/>
            <w:sz w:val="24"/>
            <w:szCs w:val="24"/>
          </w:rPr>
          <w:t>添加</w:t>
        </w:r>
        <w:r>
          <w:rPr>
            <w:rFonts w:ascii="Times New Roman" w:eastAsiaTheme="minorEastAsia" w:hAnsi="Times New Roman" w:cs="Times New Roman" w:hint="eastAsia"/>
            <w:sz w:val="24"/>
            <w:szCs w:val="24"/>
          </w:rPr>
          <w:t>Net3</w:t>
        </w:r>
        <w:r>
          <w:rPr>
            <w:rFonts w:ascii="Times New Roman" w:eastAsiaTheme="minorEastAsia" w:hAnsi="Times New Roman" w:cs="Times New Roman" w:hint="eastAsia"/>
            <w:sz w:val="24"/>
            <w:szCs w:val="24"/>
          </w:rPr>
          <w:t>时各</w:t>
        </w:r>
      </w:ins>
      <w:ins w:id="878" w:author="User" w:date="2016-10-24T19:46:00Z">
        <w:r w:rsidRPr="00C54053">
          <w:rPr>
            <w:rFonts w:ascii="Times New Roman" w:eastAsiaTheme="minorEastAsia" w:hAnsi="Times New Roman" w:cs="Times New Roman"/>
            <w:sz w:val="24"/>
            <w:szCs w:val="24"/>
          </w:rPr>
          <w:t>场景采用不同层次的</w:t>
        </w:r>
        <w:r w:rsidRPr="00C54053">
          <w:rPr>
            <w:rFonts w:ascii="Times New Roman" w:eastAsiaTheme="minorEastAsia" w:hAnsi="Times New Roman" w:cs="Times New Roman"/>
            <w:sz w:val="24"/>
            <w:szCs w:val="24"/>
          </w:rPr>
          <w:t>Net1</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的分类精度</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1425"/>
        <w:gridCol w:w="1570"/>
        <w:gridCol w:w="1425"/>
        <w:gridCol w:w="1283"/>
        <w:gridCol w:w="1283"/>
      </w:tblGrid>
      <w:tr w:rsidR="003242CF" w:rsidRPr="00C54053" w:rsidTr="00AB3EC3">
        <w:trPr>
          <w:ins w:id="879" w:author="User" w:date="2016-10-24T19:46:00Z"/>
        </w:trPr>
        <w:tc>
          <w:tcPr>
            <w:tcW w:w="901" w:type="pct"/>
            <w:tcBorders>
              <w:tl2br w:val="single" w:sz="4" w:space="0" w:color="auto"/>
            </w:tcBorders>
            <w:shd w:val="clear" w:color="auto" w:fill="auto"/>
          </w:tcPr>
          <w:p w:rsidR="003242CF" w:rsidRPr="00C54053" w:rsidRDefault="003242CF" w:rsidP="00AB3EC3">
            <w:pPr>
              <w:spacing w:line="300" w:lineRule="auto"/>
              <w:ind w:leftChars="399" w:left="1438" w:hangingChars="250" w:hanging="600"/>
              <w:rPr>
                <w:ins w:id="880" w:author="User" w:date="2016-10-24T19:46:00Z"/>
                <w:rFonts w:ascii="Times New Roman" w:eastAsiaTheme="minorEastAsia" w:hAnsi="Times New Roman" w:cs="Times New Roman"/>
                <w:sz w:val="24"/>
                <w:szCs w:val="24"/>
              </w:rPr>
            </w:pPr>
            <w:ins w:id="881" w:author="User" w:date="2016-10-24T19:46:00Z">
              <w:r w:rsidRPr="00C54053">
                <w:rPr>
                  <w:rFonts w:ascii="Times New Roman" w:eastAsiaTheme="minorEastAsia" w:hAnsi="Times New Roman" w:cs="Times New Roman"/>
                  <w:sz w:val="24"/>
                  <w:szCs w:val="24"/>
                </w:rPr>
                <w:t>Net1</w:t>
              </w:r>
            </w:ins>
          </w:p>
          <w:p w:rsidR="003242CF" w:rsidRPr="00C54053" w:rsidRDefault="003242CF" w:rsidP="00AB3EC3">
            <w:pPr>
              <w:spacing w:line="300" w:lineRule="auto"/>
              <w:rPr>
                <w:ins w:id="882" w:author="User" w:date="2016-10-24T19:46:00Z"/>
                <w:rFonts w:ascii="Times New Roman" w:eastAsiaTheme="minorEastAsia" w:hAnsi="Times New Roman" w:cs="Times New Roman"/>
                <w:sz w:val="24"/>
                <w:szCs w:val="24"/>
              </w:rPr>
            </w:pPr>
            <w:ins w:id="883" w:author="User" w:date="2016-10-24T19:46:00Z">
              <w:r w:rsidRPr="00C54053">
                <w:rPr>
                  <w:rFonts w:ascii="Times New Roman" w:eastAsiaTheme="minorEastAsia" w:hAnsi="Times New Roman" w:cs="Times New Roman"/>
                  <w:sz w:val="24"/>
                  <w:szCs w:val="24"/>
                </w:rPr>
                <w:t>Net2</w:t>
              </w:r>
            </w:ins>
          </w:p>
        </w:tc>
        <w:tc>
          <w:tcPr>
            <w:tcW w:w="836" w:type="pct"/>
            <w:tcBorders>
              <w:bottom w:val="single" w:sz="4" w:space="0" w:color="auto"/>
            </w:tcBorders>
          </w:tcPr>
          <w:p w:rsidR="003242CF" w:rsidRPr="00C54053" w:rsidRDefault="003242CF" w:rsidP="00AB3EC3">
            <w:pPr>
              <w:spacing w:line="300" w:lineRule="auto"/>
              <w:ind w:firstLineChars="50" w:firstLine="120"/>
              <w:rPr>
                <w:ins w:id="884" w:author="User" w:date="2016-10-24T19:46:00Z"/>
                <w:rFonts w:ascii="Times New Roman" w:eastAsiaTheme="minorEastAsia" w:hAnsi="Times New Roman" w:cs="Times New Roman"/>
                <w:sz w:val="24"/>
                <w:szCs w:val="24"/>
              </w:rPr>
            </w:pPr>
            <w:ins w:id="885" w:author="User" w:date="2016-10-24T19:46:00Z">
              <w:r w:rsidRPr="00C54053">
                <w:rPr>
                  <w:rFonts w:ascii="Times New Roman" w:eastAsiaTheme="minorEastAsia" w:hAnsi="Times New Roman" w:cs="Times New Roman"/>
                  <w:sz w:val="24"/>
                  <w:szCs w:val="24"/>
                </w:rPr>
                <w:t>零个</w:t>
              </w:r>
              <w:r w:rsidRPr="00C54053">
                <w:rPr>
                  <w:rFonts w:ascii="Times New Roman" w:eastAsiaTheme="minorEastAsia" w:hAnsi="Times New Roman" w:cs="Times New Roman"/>
                  <w:sz w:val="24"/>
                  <w:szCs w:val="24"/>
                </w:rPr>
                <w:t>Net1</w:t>
              </w:r>
            </w:ins>
          </w:p>
        </w:tc>
        <w:tc>
          <w:tcPr>
            <w:tcW w:w="921" w:type="pct"/>
            <w:shd w:val="clear" w:color="auto" w:fill="auto"/>
          </w:tcPr>
          <w:p w:rsidR="003242CF" w:rsidRPr="00C54053" w:rsidRDefault="003242CF" w:rsidP="00AB3EC3">
            <w:pPr>
              <w:spacing w:line="300" w:lineRule="auto"/>
              <w:rPr>
                <w:ins w:id="886" w:author="User" w:date="2016-10-24T19:46:00Z"/>
                <w:rFonts w:ascii="Times New Roman" w:eastAsiaTheme="minorEastAsia" w:hAnsi="Times New Roman" w:cs="Times New Roman"/>
                <w:sz w:val="24"/>
                <w:szCs w:val="24"/>
              </w:rPr>
            </w:pPr>
            <w:ins w:id="887" w:author="User" w:date="2016-10-24T19:46:00Z">
              <w:r w:rsidRPr="00C54053">
                <w:rPr>
                  <w:rFonts w:ascii="Times New Roman" w:eastAsiaTheme="minorEastAsia" w:hAnsi="Times New Roman" w:cs="Times New Roman"/>
                  <w:sz w:val="24"/>
                  <w:szCs w:val="24"/>
                </w:rPr>
                <w:t>一个</w:t>
              </w:r>
              <w:r w:rsidRPr="00C54053">
                <w:rPr>
                  <w:rFonts w:ascii="Times New Roman" w:eastAsiaTheme="minorEastAsia" w:hAnsi="Times New Roman" w:cs="Times New Roman"/>
                  <w:sz w:val="24"/>
                  <w:szCs w:val="24"/>
                </w:rPr>
                <w:t>Net1</w:t>
              </w:r>
            </w:ins>
          </w:p>
        </w:tc>
        <w:tc>
          <w:tcPr>
            <w:tcW w:w="836" w:type="pct"/>
            <w:shd w:val="clear" w:color="auto" w:fill="auto"/>
          </w:tcPr>
          <w:p w:rsidR="003242CF" w:rsidRPr="00C54053" w:rsidRDefault="003242CF" w:rsidP="00AB3EC3">
            <w:pPr>
              <w:spacing w:line="300" w:lineRule="auto"/>
              <w:rPr>
                <w:ins w:id="888" w:author="User" w:date="2016-10-24T19:46:00Z"/>
                <w:rFonts w:ascii="Times New Roman" w:eastAsiaTheme="minorEastAsia" w:hAnsi="Times New Roman" w:cs="Times New Roman"/>
                <w:sz w:val="24"/>
                <w:szCs w:val="24"/>
              </w:rPr>
            </w:pPr>
            <w:ins w:id="889" w:author="User" w:date="2016-10-24T19:46:00Z">
              <w:r w:rsidRPr="00C54053">
                <w:rPr>
                  <w:rFonts w:ascii="Times New Roman" w:eastAsiaTheme="minorEastAsia" w:hAnsi="Times New Roman" w:cs="Times New Roman"/>
                  <w:sz w:val="24"/>
                  <w:szCs w:val="24"/>
                </w:rPr>
                <w:t>两个</w:t>
              </w:r>
              <w:r w:rsidRPr="00C54053">
                <w:rPr>
                  <w:rFonts w:ascii="Times New Roman" w:eastAsiaTheme="minorEastAsia" w:hAnsi="Times New Roman" w:cs="Times New Roman"/>
                  <w:sz w:val="24"/>
                  <w:szCs w:val="24"/>
                </w:rPr>
                <w:t xml:space="preserve">Net1 </w:t>
              </w:r>
            </w:ins>
          </w:p>
        </w:tc>
        <w:tc>
          <w:tcPr>
            <w:tcW w:w="753" w:type="pct"/>
            <w:shd w:val="clear" w:color="auto" w:fill="auto"/>
          </w:tcPr>
          <w:p w:rsidR="003242CF" w:rsidRPr="00C54053" w:rsidRDefault="003242CF" w:rsidP="00AB3EC3">
            <w:pPr>
              <w:spacing w:line="300" w:lineRule="auto"/>
              <w:rPr>
                <w:ins w:id="890" w:author="User" w:date="2016-10-24T19:46:00Z"/>
                <w:rFonts w:ascii="Times New Roman" w:eastAsiaTheme="minorEastAsia" w:hAnsi="Times New Roman" w:cs="Times New Roman"/>
                <w:sz w:val="24"/>
                <w:szCs w:val="24"/>
              </w:rPr>
            </w:pPr>
            <w:ins w:id="891" w:author="User" w:date="2016-10-24T19:46:00Z">
              <w:r w:rsidRPr="00C54053">
                <w:rPr>
                  <w:rFonts w:ascii="Times New Roman" w:eastAsiaTheme="minorEastAsia" w:hAnsi="Times New Roman" w:cs="Times New Roman"/>
                  <w:sz w:val="24"/>
                  <w:szCs w:val="24"/>
                </w:rPr>
                <w:t>三个</w:t>
              </w:r>
              <w:r w:rsidRPr="00C54053">
                <w:rPr>
                  <w:rFonts w:ascii="Times New Roman" w:eastAsiaTheme="minorEastAsia" w:hAnsi="Times New Roman" w:cs="Times New Roman"/>
                  <w:sz w:val="24"/>
                  <w:szCs w:val="24"/>
                </w:rPr>
                <w:t>Net1</w:t>
              </w:r>
            </w:ins>
          </w:p>
        </w:tc>
        <w:tc>
          <w:tcPr>
            <w:tcW w:w="753" w:type="pct"/>
            <w:shd w:val="clear" w:color="auto" w:fill="auto"/>
          </w:tcPr>
          <w:p w:rsidR="003242CF" w:rsidRPr="00C54053" w:rsidRDefault="003242CF" w:rsidP="00AB3EC3">
            <w:pPr>
              <w:spacing w:line="300" w:lineRule="auto"/>
              <w:rPr>
                <w:ins w:id="892" w:author="User" w:date="2016-10-24T19:46:00Z"/>
                <w:rFonts w:ascii="Times New Roman" w:eastAsiaTheme="minorEastAsia" w:hAnsi="Times New Roman" w:cs="Times New Roman"/>
                <w:sz w:val="24"/>
                <w:szCs w:val="24"/>
              </w:rPr>
            </w:pPr>
            <w:ins w:id="893" w:author="User" w:date="2016-10-24T19:46:00Z">
              <w:r w:rsidRPr="00C54053">
                <w:rPr>
                  <w:rFonts w:ascii="Times New Roman" w:eastAsiaTheme="minorEastAsia" w:hAnsi="Times New Roman" w:cs="Times New Roman"/>
                  <w:sz w:val="24"/>
                  <w:szCs w:val="24"/>
                </w:rPr>
                <w:t>四个</w:t>
              </w:r>
              <w:r w:rsidRPr="00C54053">
                <w:rPr>
                  <w:rFonts w:ascii="Times New Roman" w:eastAsiaTheme="minorEastAsia" w:hAnsi="Times New Roman" w:cs="Times New Roman"/>
                  <w:sz w:val="24"/>
                  <w:szCs w:val="24"/>
                </w:rPr>
                <w:t>Net1</w:t>
              </w:r>
            </w:ins>
          </w:p>
        </w:tc>
      </w:tr>
      <w:tr w:rsidR="003242CF" w:rsidRPr="00C54053" w:rsidTr="00AB3EC3">
        <w:trPr>
          <w:ins w:id="894" w:author="User" w:date="2016-10-24T19:46:00Z"/>
        </w:trPr>
        <w:tc>
          <w:tcPr>
            <w:tcW w:w="901" w:type="pct"/>
            <w:shd w:val="clear" w:color="auto" w:fill="auto"/>
          </w:tcPr>
          <w:p w:rsidR="003242CF" w:rsidRPr="00C54053" w:rsidRDefault="003242CF" w:rsidP="00AB3EC3">
            <w:pPr>
              <w:spacing w:line="300" w:lineRule="auto"/>
              <w:rPr>
                <w:ins w:id="895" w:author="User" w:date="2016-10-24T19:46:00Z"/>
                <w:rFonts w:ascii="Times New Roman" w:eastAsiaTheme="minorEastAsia" w:hAnsi="Times New Roman" w:cs="Times New Roman"/>
                <w:sz w:val="24"/>
                <w:szCs w:val="24"/>
              </w:rPr>
            </w:pPr>
            <w:ins w:id="896" w:author="User" w:date="2016-10-24T19:46:00Z">
              <w:r w:rsidRPr="00C54053">
                <w:rPr>
                  <w:rFonts w:ascii="Times New Roman" w:eastAsiaTheme="minorEastAsia" w:hAnsi="Times New Roman" w:cs="Times New Roman"/>
                  <w:sz w:val="24"/>
                  <w:szCs w:val="24"/>
                </w:rPr>
                <w:t>零个</w:t>
              </w:r>
              <w:r w:rsidRPr="00C54053">
                <w:rPr>
                  <w:rFonts w:ascii="Times New Roman" w:eastAsiaTheme="minorEastAsia" w:hAnsi="Times New Roman" w:cs="Times New Roman"/>
                  <w:sz w:val="24"/>
                  <w:szCs w:val="24"/>
                </w:rPr>
                <w:t>Net2</w:t>
              </w:r>
            </w:ins>
          </w:p>
        </w:tc>
        <w:tc>
          <w:tcPr>
            <w:tcW w:w="836" w:type="pct"/>
            <w:tcBorders>
              <w:tl2br w:val="single" w:sz="4" w:space="0" w:color="auto"/>
            </w:tcBorders>
          </w:tcPr>
          <w:p w:rsidR="003242CF" w:rsidRPr="00C54053" w:rsidRDefault="003242CF" w:rsidP="00AB3EC3">
            <w:pPr>
              <w:spacing w:line="300" w:lineRule="auto"/>
              <w:rPr>
                <w:ins w:id="897" w:author="User" w:date="2016-10-24T19:46:00Z"/>
                <w:rFonts w:ascii="Times New Roman" w:eastAsiaTheme="minorEastAsia" w:hAnsi="Times New Roman" w:cs="Times New Roman"/>
                <w:sz w:val="24"/>
                <w:szCs w:val="24"/>
              </w:rPr>
            </w:pPr>
          </w:p>
        </w:tc>
        <w:tc>
          <w:tcPr>
            <w:tcW w:w="921" w:type="pct"/>
            <w:shd w:val="clear" w:color="auto" w:fill="auto"/>
          </w:tcPr>
          <w:p w:rsidR="003242CF" w:rsidRPr="00C54053" w:rsidRDefault="003242CF" w:rsidP="00AB3EC3">
            <w:pPr>
              <w:spacing w:line="300" w:lineRule="auto"/>
              <w:rPr>
                <w:ins w:id="898" w:author="User" w:date="2016-10-24T19:46:00Z"/>
                <w:rFonts w:ascii="Times New Roman" w:eastAsiaTheme="minorEastAsia" w:hAnsi="Times New Roman" w:cs="Times New Roman"/>
                <w:sz w:val="24"/>
                <w:szCs w:val="24"/>
              </w:rPr>
            </w:pPr>
          </w:p>
        </w:tc>
        <w:tc>
          <w:tcPr>
            <w:tcW w:w="836" w:type="pct"/>
            <w:shd w:val="clear" w:color="auto" w:fill="auto"/>
          </w:tcPr>
          <w:p w:rsidR="003242CF" w:rsidRPr="00C54053" w:rsidRDefault="003242CF" w:rsidP="00AB3EC3">
            <w:pPr>
              <w:spacing w:line="300" w:lineRule="auto"/>
              <w:rPr>
                <w:ins w:id="899" w:author="User" w:date="2016-10-24T19:46:00Z"/>
                <w:rFonts w:ascii="Times New Roman" w:eastAsiaTheme="minorEastAsia" w:hAnsi="Times New Roman" w:cs="Times New Roman"/>
                <w:sz w:val="24"/>
                <w:szCs w:val="24"/>
              </w:rPr>
            </w:pPr>
          </w:p>
        </w:tc>
        <w:tc>
          <w:tcPr>
            <w:tcW w:w="753" w:type="pct"/>
            <w:shd w:val="clear" w:color="auto" w:fill="auto"/>
          </w:tcPr>
          <w:p w:rsidR="003242CF" w:rsidRPr="00C54053" w:rsidRDefault="003242CF" w:rsidP="00AB3EC3">
            <w:pPr>
              <w:spacing w:line="300" w:lineRule="auto"/>
              <w:rPr>
                <w:ins w:id="900" w:author="User" w:date="2016-10-24T19:46:00Z"/>
                <w:rFonts w:ascii="Times New Roman" w:eastAsiaTheme="minorEastAsia" w:hAnsi="Times New Roman" w:cs="Times New Roman"/>
                <w:sz w:val="24"/>
                <w:szCs w:val="24"/>
              </w:rPr>
            </w:pPr>
          </w:p>
        </w:tc>
        <w:tc>
          <w:tcPr>
            <w:tcW w:w="753" w:type="pct"/>
            <w:shd w:val="clear" w:color="auto" w:fill="auto"/>
          </w:tcPr>
          <w:p w:rsidR="003242CF" w:rsidRPr="00C54053" w:rsidRDefault="003242CF" w:rsidP="00AB3EC3">
            <w:pPr>
              <w:spacing w:line="300" w:lineRule="auto"/>
              <w:rPr>
                <w:ins w:id="901" w:author="User" w:date="2016-10-24T19:46:00Z"/>
                <w:rFonts w:ascii="Times New Roman" w:eastAsiaTheme="minorEastAsia" w:hAnsi="Times New Roman" w:cs="Times New Roman"/>
                <w:sz w:val="24"/>
                <w:szCs w:val="24"/>
              </w:rPr>
            </w:pPr>
          </w:p>
        </w:tc>
      </w:tr>
      <w:tr w:rsidR="003242CF" w:rsidRPr="00C54053" w:rsidTr="00AB3EC3">
        <w:trPr>
          <w:ins w:id="902" w:author="User" w:date="2016-10-24T19:46:00Z"/>
        </w:trPr>
        <w:tc>
          <w:tcPr>
            <w:tcW w:w="901" w:type="pct"/>
            <w:shd w:val="clear" w:color="auto" w:fill="auto"/>
          </w:tcPr>
          <w:p w:rsidR="003242CF" w:rsidRPr="00C54053" w:rsidRDefault="003242CF" w:rsidP="00AB3EC3">
            <w:pPr>
              <w:spacing w:line="300" w:lineRule="auto"/>
              <w:rPr>
                <w:ins w:id="903" w:author="User" w:date="2016-10-24T19:46:00Z"/>
                <w:rFonts w:ascii="Times New Roman" w:eastAsiaTheme="minorEastAsia" w:hAnsi="Times New Roman" w:cs="Times New Roman"/>
                <w:sz w:val="24"/>
                <w:szCs w:val="24"/>
              </w:rPr>
            </w:pPr>
            <w:ins w:id="904" w:author="User" w:date="2016-10-24T19:46:00Z">
              <w:r w:rsidRPr="00C54053">
                <w:rPr>
                  <w:rFonts w:ascii="Times New Roman" w:eastAsiaTheme="minorEastAsia" w:hAnsi="Times New Roman" w:cs="Times New Roman"/>
                  <w:sz w:val="24"/>
                  <w:szCs w:val="24"/>
                </w:rPr>
                <w:t>一个</w:t>
              </w:r>
              <w:r w:rsidRPr="00C54053">
                <w:rPr>
                  <w:rFonts w:ascii="Times New Roman" w:eastAsiaTheme="minorEastAsia" w:hAnsi="Times New Roman" w:cs="Times New Roman"/>
                  <w:sz w:val="24"/>
                  <w:szCs w:val="24"/>
                </w:rPr>
                <w:t>Net2</w:t>
              </w:r>
            </w:ins>
          </w:p>
        </w:tc>
        <w:tc>
          <w:tcPr>
            <w:tcW w:w="836" w:type="pct"/>
          </w:tcPr>
          <w:p w:rsidR="003242CF" w:rsidRPr="00C54053" w:rsidRDefault="003242CF" w:rsidP="00AB3EC3">
            <w:pPr>
              <w:spacing w:line="300" w:lineRule="auto"/>
              <w:rPr>
                <w:ins w:id="905" w:author="User" w:date="2016-10-24T19:46:00Z"/>
                <w:rFonts w:ascii="Times New Roman" w:eastAsiaTheme="minorEastAsia" w:hAnsi="Times New Roman" w:cs="Times New Roman"/>
                <w:sz w:val="24"/>
                <w:szCs w:val="24"/>
              </w:rPr>
            </w:pPr>
          </w:p>
        </w:tc>
        <w:tc>
          <w:tcPr>
            <w:tcW w:w="921" w:type="pct"/>
            <w:shd w:val="clear" w:color="auto" w:fill="auto"/>
          </w:tcPr>
          <w:p w:rsidR="003242CF" w:rsidRPr="00C54053" w:rsidRDefault="003242CF" w:rsidP="00AB3EC3">
            <w:pPr>
              <w:spacing w:line="300" w:lineRule="auto"/>
              <w:rPr>
                <w:ins w:id="906" w:author="User" w:date="2016-10-24T19:46:00Z"/>
                <w:rFonts w:ascii="Times New Roman" w:eastAsiaTheme="minorEastAsia" w:hAnsi="Times New Roman" w:cs="Times New Roman"/>
                <w:sz w:val="24"/>
                <w:szCs w:val="24"/>
              </w:rPr>
            </w:pPr>
          </w:p>
        </w:tc>
        <w:tc>
          <w:tcPr>
            <w:tcW w:w="836" w:type="pct"/>
            <w:shd w:val="clear" w:color="auto" w:fill="auto"/>
          </w:tcPr>
          <w:p w:rsidR="003242CF" w:rsidRPr="00C54053" w:rsidRDefault="003242CF" w:rsidP="00AB3EC3">
            <w:pPr>
              <w:spacing w:line="300" w:lineRule="auto"/>
              <w:rPr>
                <w:ins w:id="907" w:author="User" w:date="2016-10-24T19:46:00Z"/>
                <w:rFonts w:ascii="Times New Roman" w:eastAsiaTheme="minorEastAsia" w:hAnsi="Times New Roman" w:cs="Times New Roman"/>
                <w:sz w:val="24"/>
                <w:szCs w:val="24"/>
              </w:rPr>
            </w:pPr>
          </w:p>
        </w:tc>
        <w:tc>
          <w:tcPr>
            <w:tcW w:w="753" w:type="pct"/>
            <w:shd w:val="clear" w:color="auto" w:fill="auto"/>
          </w:tcPr>
          <w:p w:rsidR="003242CF" w:rsidRPr="00C54053" w:rsidRDefault="003242CF" w:rsidP="00AB3EC3">
            <w:pPr>
              <w:spacing w:line="300" w:lineRule="auto"/>
              <w:rPr>
                <w:ins w:id="908" w:author="User" w:date="2016-10-24T19:46:00Z"/>
                <w:rFonts w:ascii="Times New Roman" w:eastAsiaTheme="minorEastAsia" w:hAnsi="Times New Roman" w:cs="Times New Roman"/>
                <w:sz w:val="24"/>
                <w:szCs w:val="24"/>
              </w:rPr>
            </w:pPr>
          </w:p>
        </w:tc>
        <w:tc>
          <w:tcPr>
            <w:tcW w:w="753" w:type="pct"/>
            <w:shd w:val="clear" w:color="auto" w:fill="auto"/>
          </w:tcPr>
          <w:p w:rsidR="003242CF" w:rsidRPr="00C54053" w:rsidRDefault="003242CF" w:rsidP="00AB3EC3">
            <w:pPr>
              <w:spacing w:line="300" w:lineRule="auto"/>
              <w:rPr>
                <w:ins w:id="909" w:author="User" w:date="2016-10-24T19:46:00Z"/>
                <w:rFonts w:ascii="Times New Roman" w:eastAsiaTheme="minorEastAsia" w:hAnsi="Times New Roman" w:cs="Times New Roman"/>
                <w:sz w:val="24"/>
                <w:szCs w:val="24"/>
              </w:rPr>
            </w:pPr>
          </w:p>
        </w:tc>
      </w:tr>
      <w:tr w:rsidR="003242CF" w:rsidRPr="00C54053" w:rsidTr="00AB3EC3">
        <w:trPr>
          <w:ins w:id="910" w:author="User" w:date="2016-10-24T19:46:00Z"/>
        </w:trPr>
        <w:tc>
          <w:tcPr>
            <w:tcW w:w="901" w:type="pct"/>
            <w:shd w:val="clear" w:color="auto" w:fill="auto"/>
          </w:tcPr>
          <w:p w:rsidR="003242CF" w:rsidRPr="00C54053" w:rsidRDefault="003242CF" w:rsidP="00AB3EC3">
            <w:pPr>
              <w:spacing w:line="300" w:lineRule="auto"/>
              <w:rPr>
                <w:ins w:id="911" w:author="User" w:date="2016-10-24T19:46:00Z"/>
                <w:rFonts w:ascii="Times New Roman" w:eastAsiaTheme="minorEastAsia" w:hAnsi="Times New Roman" w:cs="Times New Roman"/>
                <w:sz w:val="24"/>
                <w:szCs w:val="24"/>
              </w:rPr>
            </w:pPr>
            <w:ins w:id="912" w:author="User" w:date="2016-10-24T19:46:00Z">
              <w:r w:rsidRPr="00C54053">
                <w:rPr>
                  <w:rFonts w:ascii="Times New Roman" w:eastAsiaTheme="minorEastAsia" w:hAnsi="Times New Roman" w:cs="Times New Roman"/>
                  <w:sz w:val="24"/>
                  <w:szCs w:val="24"/>
                </w:rPr>
                <w:t>两个</w:t>
              </w:r>
              <w:r w:rsidRPr="00C54053">
                <w:rPr>
                  <w:rFonts w:ascii="Times New Roman" w:eastAsiaTheme="minorEastAsia" w:hAnsi="Times New Roman" w:cs="Times New Roman"/>
                  <w:sz w:val="24"/>
                  <w:szCs w:val="24"/>
                </w:rPr>
                <w:t>Net2</w:t>
              </w:r>
            </w:ins>
          </w:p>
        </w:tc>
        <w:tc>
          <w:tcPr>
            <w:tcW w:w="836" w:type="pct"/>
          </w:tcPr>
          <w:p w:rsidR="003242CF" w:rsidRPr="00C54053" w:rsidRDefault="003242CF" w:rsidP="00AB3EC3">
            <w:pPr>
              <w:spacing w:line="300" w:lineRule="auto"/>
              <w:rPr>
                <w:ins w:id="913" w:author="User" w:date="2016-10-24T19:46:00Z"/>
                <w:rFonts w:ascii="Times New Roman" w:eastAsiaTheme="minorEastAsia" w:hAnsi="Times New Roman" w:cs="Times New Roman"/>
                <w:sz w:val="24"/>
                <w:szCs w:val="24"/>
              </w:rPr>
            </w:pPr>
          </w:p>
        </w:tc>
        <w:tc>
          <w:tcPr>
            <w:tcW w:w="921" w:type="pct"/>
            <w:shd w:val="clear" w:color="auto" w:fill="auto"/>
          </w:tcPr>
          <w:p w:rsidR="003242CF" w:rsidRPr="00C54053" w:rsidRDefault="003242CF" w:rsidP="00AB3EC3">
            <w:pPr>
              <w:spacing w:line="300" w:lineRule="auto"/>
              <w:rPr>
                <w:ins w:id="914" w:author="User" w:date="2016-10-24T19:46:00Z"/>
                <w:rFonts w:ascii="Times New Roman" w:eastAsiaTheme="minorEastAsia" w:hAnsi="Times New Roman" w:cs="Times New Roman"/>
                <w:color w:val="FF0000"/>
                <w:sz w:val="24"/>
                <w:szCs w:val="24"/>
              </w:rPr>
            </w:pPr>
          </w:p>
        </w:tc>
        <w:tc>
          <w:tcPr>
            <w:tcW w:w="836" w:type="pct"/>
            <w:shd w:val="clear" w:color="auto" w:fill="auto"/>
          </w:tcPr>
          <w:p w:rsidR="003242CF" w:rsidRPr="00C54053" w:rsidRDefault="003242CF" w:rsidP="00AB3EC3">
            <w:pPr>
              <w:spacing w:line="300" w:lineRule="auto"/>
              <w:rPr>
                <w:ins w:id="915" w:author="User" w:date="2016-10-24T19:46:00Z"/>
                <w:rFonts w:ascii="Times New Roman" w:eastAsiaTheme="minorEastAsia" w:hAnsi="Times New Roman" w:cs="Times New Roman"/>
                <w:color w:val="FF0000"/>
                <w:sz w:val="24"/>
                <w:szCs w:val="24"/>
              </w:rPr>
            </w:pPr>
          </w:p>
        </w:tc>
        <w:tc>
          <w:tcPr>
            <w:tcW w:w="753" w:type="pct"/>
            <w:shd w:val="clear" w:color="auto" w:fill="auto"/>
          </w:tcPr>
          <w:p w:rsidR="003242CF" w:rsidRPr="00C54053" w:rsidRDefault="003242CF" w:rsidP="00AB3EC3">
            <w:pPr>
              <w:spacing w:line="300" w:lineRule="auto"/>
              <w:rPr>
                <w:ins w:id="916" w:author="User" w:date="2016-10-24T19:46:00Z"/>
                <w:rFonts w:ascii="Times New Roman" w:eastAsiaTheme="minorEastAsia" w:hAnsi="Times New Roman" w:cs="Times New Roman"/>
                <w:sz w:val="24"/>
                <w:szCs w:val="24"/>
              </w:rPr>
            </w:pPr>
          </w:p>
        </w:tc>
        <w:tc>
          <w:tcPr>
            <w:tcW w:w="753" w:type="pct"/>
            <w:shd w:val="clear" w:color="auto" w:fill="auto"/>
          </w:tcPr>
          <w:p w:rsidR="003242CF" w:rsidRPr="00C54053" w:rsidRDefault="003242CF" w:rsidP="00AB3EC3">
            <w:pPr>
              <w:spacing w:line="300" w:lineRule="auto"/>
              <w:rPr>
                <w:ins w:id="917" w:author="User" w:date="2016-10-24T19:46:00Z"/>
                <w:rFonts w:ascii="Times New Roman" w:eastAsiaTheme="minorEastAsia" w:hAnsi="Times New Roman" w:cs="Times New Roman"/>
                <w:sz w:val="24"/>
                <w:szCs w:val="24"/>
              </w:rPr>
            </w:pPr>
          </w:p>
        </w:tc>
      </w:tr>
      <w:tr w:rsidR="003242CF" w:rsidRPr="00C54053" w:rsidTr="00AB3EC3">
        <w:trPr>
          <w:ins w:id="918" w:author="User" w:date="2016-10-24T19:46:00Z"/>
        </w:trPr>
        <w:tc>
          <w:tcPr>
            <w:tcW w:w="901" w:type="pct"/>
            <w:shd w:val="clear" w:color="auto" w:fill="auto"/>
          </w:tcPr>
          <w:p w:rsidR="003242CF" w:rsidRPr="00C54053" w:rsidRDefault="003242CF" w:rsidP="00AB3EC3">
            <w:pPr>
              <w:spacing w:line="300" w:lineRule="auto"/>
              <w:rPr>
                <w:ins w:id="919" w:author="User" w:date="2016-10-24T19:46:00Z"/>
                <w:rFonts w:ascii="Times New Roman" w:eastAsiaTheme="minorEastAsia" w:hAnsi="Times New Roman" w:cs="Times New Roman"/>
                <w:sz w:val="24"/>
                <w:szCs w:val="24"/>
              </w:rPr>
            </w:pPr>
            <w:ins w:id="920" w:author="User" w:date="2016-10-24T19:46:00Z">
              <w:r w:rsidRPr="00C54053">
                <w:rPr>
                  <w:rFonts w:ascii="Times New Roman" w:eastAsiaTheme="minorEastAsia" w:hAnsi="Times New Roman" w:cs="Times New Roman"/>
                  <w:sz w:val="24"/>
                  <w:szCs w:val="24"/>
                </w:rPr>
                <w:t>三个</w:t>
              </w:r>
              <w:r w:rsidRPr="00C54053">
                <w:rPr>
                  <w:rFonts w:ascii="Times New Roman" w:eastAsiaTheme="minorEastAsia" w:hAnsi="Times New Roman" w:cs="Times New Roman"/>
                  <w:sz w:val="24"/>
                  <w:szCs w:val="24"/>
                </w:rPr>
                <w:t>Net2</w:t>
              </w:r>
            </w:ins>
          </w:p>
        </w:tc>
        <w:tc>
          <w:tcPr>
            <w:tcW w:w="836" w:type="pct"/>
          </w:tcPr>
          <w:p w:rsidR="003242CF" w:rsidRPr="00C54053" w:rsidRDefault="003242CF" w:rsidP="00AB3EC3">
            <w:pPr>
              <w:spacing w:line="300" w:lineRule="auto"/>
              <w:rPr>
                <w:ins w:id="921" w:author="User" w:date="2016-10-24T19:46:00Z"/>
                <w:rFonts w:ascii="Times New Roman" w:eastAsiaTheme="minorEastAsia" w:hAnsi="Times New Roman" w:cs="Times New Roman"/>
                <w:sz w:val="24"/>
                <w:szCs w:val="24"/>
              </w:rPr>
            </w:pPr>
          </w:p>
        </w:tc>
        <w:tc>
          <w:tcPr>
            <w:tcW w:w="921" w:type="pct"/>
            <w:shd w:val="clear" w:color="auto" w:fill="auto"/>
          </w:tcPr>
          <w:p w:rsidR="003242CF" w:rsidRPr="00C54053" w:rsidRDefault="003242CF" w:rsidP="00AB3EC3">
            <w:pPr>
              <w:spacing w:line="300" w:lineRule="auto"/>
              <w:rPr>
                <w:ins w:id="922" w:author="User" w:date="2016-10-24T19:46:00Z"/>
                <w:rFonts w:ascii="Times New Roman" w:eastAsiaTheme="minorEastAsia" w:hAnsi="Times New Roman" w:cs="Times New Roman"/>
                <w:sz w:val="24"/>
                <w:szCs w:val="24"/>
              </w:rPr>
            </w:pPr>
          </w:p>
        </w:tc>
        <w:tc>
          <w:tcPr>
            <w:tcW w:w="836" w:type="pct"/>
            <w:shd w:val="clear" w:color="auto" w:fill="auto"/>
          </w:tcPr>
          <w:p w:rsidR="003242CF" w:rsidRPr="00C54053" w:rsidRDefault="003242CF" w:rsidP="00AB3EC3">
            <w:pPr>
              <w:spacing w:line="300" w:lineRule="auto"/>
              <w:rPr>
                <w:ins w:id="923" w:author="User" w:date="2016-10-24T19:46:00Z"/>
                <w:rFonts w:ascii="Times New Roman" w:eastAsiaTheme="minorEastAsia" w:hAnsi="Times New Roman" w:cs="Times New Roman"/>
                <w:sz w:val="24"/>
                <w:szCs w:val="24"/>
              </w:rPr>
            </w:pPr>
          </w:p>
        </w:tc>
        <w:tc>
          <w:tcPr>
            <w:tcW w:w="753" w:type="pct"/>
            <w:shd w:val="clear" w:color="auto" w:fill="auto"/>
          </w:tcPr>
          <w:p w:rsidR="003242CF" w:rsidRPr="00C54053" w:rsidRDefault="003242CF" w:rsidP="00AB3EC3">
            <w:pPr>
              <w:spacing w:line="300" w:lineRule="auto"/>
              <w:rPr>
                <w:ins w:id="924" w:author="User" w:date="2016-10-24T19:46:00Z"/>
                <w:rFonts w:ascii="Times New Roman" w:eastAsiaTheme="minorEastAsia" w:hAnsi="Times New Roman" w:cs="Times New Roman"/>
                <w:sz w:val="24"/>
                <w:szCs w:val="24"/>
              </w:rPr>
            </w:pPr>
          </w:p>
        </w:tc>
        <w:tc>
          <w:tcPr>
            <w:tcW w:w="753" w:type="pct"/>
            <w:shd w:val="clear" w:color="auto" w:fill="auto"/>
          </w:tcPr>
          <w:p w:rsidR="003242CF" w:rsidRPr="00C54053" w:rsidRDefault="003242CF" w:rsidP="00AB3EC3">
            <w:pPr>
              <w:spacing w:line="300" w:lineRule="auto"/>
              <w:rPr>
                <w:ins w:id="925" w:author="User" w:date="2016-10-24T19:46:00Z"/>
                <w:rFonts w:ascii="Times New Roman" w:eastAsiaTheme="minorEastAsia" w:hAnsi="Times New Roman" w:cs="Times New Roman"/>
                <w:sz w:val="24"/>
                <w:szCs w:val="24"/>
              </w:rPr>
            </w:pPr>
          </w:p>
        </w:tc>
      </w:tr>
    </w:tbl>
    <w:p w:rsidR="00632F86" w:rsidRPr="00C54053" w:rsidRDefault="00632F86" w:rsidP="00745414">
      <w:pPr>
        <w:spacing w:line="300" w:lineRule="auto"/>
        <w:ind w:firstLineChars="200" w:firstLine="480"/>
        <w:rPr>
          <w:rFonts w:ascii="Times New Roman" w:eastAsiaTheme="minorEastAsia" w:hAnsi="Times New Roman" w:cs="Times New Roman"/>
          <w:sz w:val="24"/>
          <w:szCs w:val="24"/>
        </w:rPr>
      </w:pPr>
    </w:p>
    <w:p w:rsidR="00527075" w:rsidRPr="00C54053" w:rsidRDefault="00E25226" w:rsidP="00A049A9">
      <w:pPr>
        <w:spacing w:line="300" w:lineRule="auto"/>
        <w:ind w:firstLineChars="200"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采用</w:t>
      </w:r>
      <w:r w:rsidR="0053214A" w:rsidRPr="00C54053">
        <w:rPr>
          <w:rFonts w:ascii="Times New Roman" w:eastAsiaTheme="minorEastAsia" w:hAnsi="Times New Roman" w:cs="Times New Roman"/>
          <w:sz w:val="24"/>
          <w:szCs w:val="24"/>
        </w:rPr>
        <w:t>不同层</w:t>
      </w:r>
      <w:r w:rsidRPr="00C54053">
        <w:rPr>
          <w:rFonts w:ascii="Times New Roman" w:eastAsiaTheme="minorEastAsia" w:hAnsi="Times New Roman" w:cs="Times New Roman"/>
          <w:sz w:val="24"/>
          <w:szCs w:val="24"/>
        </w:rPr>
        <w:t>组合方式</w:t>
      </w:r>
      <w:r w:rsidR="00D50992" w:rsidRPr="00C54053">
        <w:rPr>
          <w:rFonts w:ascii="Times New Roman" w:eastAsiaTheme="minorEastAsia" w:hAnsi="Times New Roman" w:cs="Times New Roman"/>
          <w:sz w:val="24"/>
          <w:szCs w:val="24"/>
        </w:rPr>
        <w:t>的分类精度</w:t>
      </w:r>
      <w:r w:rsidR="0053214A" w:rsidRPr="00C54053">
        <w:rPr>
          <w:rFonts w:ascii="Times New Roman" w:eastAsiaTheme="minorEastAsia" w:hAnsi="Times New Roman" w:cs="Times New Roman"/>
          <w:sz w:val="24"/>
          <w:szCs w:val="24"/>
        </w:rPr>
        <w:t>如表</w:t>
      </w:r>
      <w:r w:rsidR="0053214A" w:rsidRPr="00C54053">
        <w:rPr>
          <w:rFonts w:ascii="Times New Roman" w:eastAsiaTheme="minorEastAsia" w:hAnsi="Times New Roman" w:cs="Times New Roman"/>
          <w:sz w:val="24"/>
          <w:szCs w:val="24"/>
        </w:rPr>
        <w:t>6</w:t>
      </w:r>
      <w:r w:rsidR="0053214A" w:rsidRPr="00C54053">
        <w:rPr>
          <w:rFonts w:ascii="Times New Roman" w:eastAsiaTheme="minorEastAsia" w:hAnsi="Times New Roman" w:cs="Times New Roman"/>
          <w:sz w:val="24"/>
          <w:szCs w:val="24"/>
        </w:rPr>
        <w:t>所示，</w:t>
      </w:r>
      <w:r w:rsidR="00D50992" w:rsidRPr="00C54053">
        <w:rPr>
          <w:rFonts w:ascii="Times New Roman" w:eastAsiaTheme="minorEastAsia" w:hAnsi="Times New Roman" w:cs="Times New Roman"/>
          <w:sz w:val="24"/>
          <w:szCs w:val="24"/>
        </w:rPr>
        <w:t>表中较高的分类精度用红色</w:t>
      </w:r>
      <w:r w:rsidR="00D50992" w:rsidRPr="00C54053">
        <w:rPr>
          <w:rFonts w:ascii="Times New Roman" w:eastAsiaTheme="minorEastAsia" w:hAnsi="Times New Roman" w:cs="Times New Roman"/>
          <w:sz w:val="24"/>
          <w:szCs w:val="24"/>
        </w:rPr>
        <w:lastRenderedPageBreak/>
        <w:t>标出。</w:t>
      </w:r>
      <w:r w:rsidR="0053214A" w:rsidRPr="00C54053">
        <w:rPr>
          <w:rFonts w:ascii="Times New Roman" w:eastAsiaTheme="minorEastAsia" w:hAnsi="Times New Roman" w:cs="Times New Roman"/>
          <w:sz w:val="24"/>
          <w:szCs w:val="24"/>
        </w:rPr>
        <w:t>对</w:t>
      </w:r>
      <w:r w:rsidR="005025CB">
        <w:rPr>
          <w:rFonts w:ascii="Times New Roman" w:eastAsiaTheme="minorEastAsia" w:hAnsi="Times New Roman" w:cs="Times New Roman" w:hint="eastAsia"/>
          <w:sz w:val="24"/>
          <w:szCs w:val="24"/>
        </w:rPr>
        <w:t>Scene I-II</w:t>
      </w:r>
      <w:r w:rsidR="0053214A" w:rsidRPr="00C54053">
        <w:rPr>
          <w:rFonts w:ascii="Times New Roman" w:eastAsiaTheme="minorEastAsia" w:hAnsi="Times New Roman" w:cs="Times New Roman"/>
          <w:sz w:val="24"/>
          <w:szCs w:val="24"/>
        </w:rPr>
        <w:t>实验了</w:t>
      </w:r>
      <w:r w:rsidR="0053214A" w:rsidRPr="00C54053">
        <w:rPr>
          <w:rFonts w:ascii="Times New Roman" w:eastAsiaTheme="minorEastAsia" w:hAnsi="Times New Roman" w:cs="Times New Roman"/>
          <w:sz w:val="24"/>
          <w:szCs w:val="24"/>
        </w:rPr>
        <w:t>0-4</w:t>
      </w:r>
      <w:r w:rsidR="0053214A" w:rsidRPr="00C54053">
        <w:rPr>
          <w:rFonts w:ascii="Times New Roman" w:eastAsiaTheme="minorEastAsia" w:hAnsi="Times New Roman" w:cs="Times New Roman"/>
          <w:sz w:val="24"/>
          <w:szCs w:val="24"/>
        </w:rPr>
        <w:t>个</w:t>
      </w:r>
      <w:r w:rsidR="0053214A" w:rsidRPr="00C54053">
        <w:rPr>
          <w:rFonts w:ascii="Times New Roman" w:eastAsiaTheme="minorEastAsia" w:hAnsi="Times New Roman" w:cs="Times New Roman"/>
          <w:sz w:val="24"/>
          <w:szCs w:val="24"/>
        </w:rPr>
        <w:t xml:space="preserve"> Net1</w:t>
      </w:r>
      <w:r w:rsidR="0053214A" w:rsidRPr="00C54053">
        <w:rPr>
          <w:rFonts w:ascii="Times New Roman" w:eastAsiaTheme="minorEastAsia" w:hAnsi="Times New Roman" w:cs="Times New Roman"/>
          <w:sz w:val="24"/>
          <w:szCs w:val="24"/>
        </w:rPr>
        <w:t>和</w:t>
      </w:r>
      <w:r w:rsidR="0053214A" w:rsidRPr="00C54053">
        <w:rPr>
          <w:rFonts w:ascii="Times New Roman" w:eastAsiaTheme="minorEastAsia" w:hAnsi="Times New Roman" w:cs="Times New Roman"/>
          <w:sz w:val="24"/>
          <w:szCs w:val="24"/>
        </w:rPr>
        <w:t>0-3</w:t>
      </w:r>
      <w:r w:rsidR="0053214A" w:rsidRPr="00C54053">
        <w:rPr>
          <w:rFonts w:ascii="Times New Roman" w:eastAsiaTheme="minorEastAsia" w:hAnsi="Times New Roman" w:cs="Times New Roman"/>
          <w:sz w:val="24"/>
          <w:szCs w:val="24"/>
        </w:rPr>
        <w:t>个</w:t>
      </w:r>
      <w:r w:rsidR="0053214A" w:rsidRPr="00C54053">
        <w:rPr>
          <w:rFonts w:ascii="Times New Roman" w:eastAsiaTheme="minorEastAsia" w:hAnsi="Times New Roman" w:cs="Times New Roman"/>
          <w:sz w:val="24"/>
          <w:szCs w:val="24"/>
        </w:rPr>
        <w:t>Net2</w:t>
      </w:r>
      <w:r w:rsidR="0053214A" w:rsidRPr="00C54053">
        <w:rPr>
          <w:rFonts w:ascii="Times New Roman" w:eastAsiaTheme="minorEastAsia" w:hAnsi="Times New Roman" w:cs="Times New Roman"/>
          <w:sz w:val="24"/>
          <w:szCs w:val="24"/>
        </w:rPr>
        <w:t>；因为更多的层数反而导致精度降低，所以对场景</w:t>
      </w:r>
      <w:r w:rsidR="0053214A" w:rsidRPr="00C54053">
        <w:rPr>
          <w:rFonts w:ascii="Times New Roman" w:eastAsiaTheme="minorEastAsia" w:hAnsi="Times New Roman" w:cs="Times New Roman"/>
          <w:sz w:val="24"/>
          <w:szCs w:val="24"/>
        </w:rPr>
        <w:t>3</w:t>
      </w:r>
      <w:r w:rsidR="0053214A" w:rsidRPr="00C54053">
        <w:rPr>
          <w:rFonts w:ascii="Times New Roman" w:eastAsiaTheme="minorEastAsia" w:hAnsi="Times New Roman" w:cs="Times New Roman"/>
          <w:sz w:val="24"/>
          <w:szCs w:val="24"/>
        </w:rPr>
        <w:t>实验了</w:t>
      </w:r>
      <w:r w:rsidR="0053214A" w:rsidRPr="00C54053">
        <w:rPr>
          <w:rFonts w:ascii="Times New Roman" w:eastAsiaTheme="minorEastAsia" w:hAnsi="Times New Roman" w:cs="Times New Roman"/>
          <w:sz w:val="24"/>
          <w:szCs w:val="24"/>
        </w:rPr>
        <w:t>0-3</w:t>
      </w:r>
      <w:r w:rsidR="0053214A" w:rsidRPr="00C54053">
        <w:rPr>
          <w:rFonts w:ascii="Times New Roman" w:eastAsiaTheme="minorEastAsia" w:hAnsi="Times New Roman" w:cs="Times New Roman"/>
          <w:sz w:val="24"/>
          <w:szCs w:val="24"/>
        </w:rPr>
        <w:t>个</w:t>
      </w:r>
      <w:r w:rsidR="0053214A" w:rsidRPr="00C54053">
        <w:rPr>
          <w:rFonts w:ascii="Times New Roman" w:eastAsiaTheme="minorEastAsia" w:hAnsi="Times New Roman" w:cs="Times New Roman"/>
          <w:sz w:val="24"/>
          <w:szCs w:val="24"/>
        </w:rPr>
        <w:t xml:space="preserve"> Net1</w:t>
      </w:r>
      <w:r w:rsidR="0053214A" w:rsidRPr="00C54053">
        <w:rPr>
          <w:rFonts w:ascii="Times New Roman" w:eastAsiaTheme="minorEastAsia" w:hAnsi="Times New Roman" w:cs="Times New Roman"/>
          <w:sz w:val="24"/>
          <w:szCs w:val="24"/>
        </w:rPr>
        <w:t>和</w:t>
      </w:r>
      <w:r w:rsidR="0053214A" w:rsidRPr="00C54053">
        <w:rPr>
          <w:rFonts w:ascii="Times New Roman" w:eastAsiaTheme="minorEastAsia" w:hAnsi="Times New Roman" w:cs="Times New Roman"/>
          <w:sz w:val="24"/>
          <w:szCs w:val="24"/>
        </w:rPr>
        <w:t>0-3</w:t>
      </w:r>
      <w:r w:rsidR="0053214A" w:rsidRPr="00C54053">
        <w:rPr>
          <w:rFonts w:ascii="Times New Roman" w:eastAsiaTheme="minorEastAsia" w:hAnsi="Times New Roman" w:cs="Times New Roman"/>
          <w:sz w:val="24"/>
          <w:szCs w:val="24"/>
        </w:rPr>
        <w:t>个</w:t>
      </w:r>
      <w:r w:rsidR="0053214A"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w:t>
      </w:r>
      <w:r w:rsidR="00ED5398" w:rsidRPr="00C54053">
        <w:rPr>
          <w:rFonts w:ascii="Times New Roman" w:eastAsiaTheme="minorEastAsia" w:hAnsi="Times New Roman" w:cs="Times New Roman"/>
          <w:sz w:val="24"/>
          <w:szCs w:val="24"/>
        </w:rPr>
        <w:t>总体来看每个场景都自己最佳的</w:t>
      </w:r>
      <w:r w:rsidR="00ED5398" w:rsidRPr="00C54053">
        <w:rPr>
          <w:rFonts w:ascii="Times New Roman" w:eastAsiaTheme="minorEastAsia" w:hAnsi="Times New Roman" w:cs="Times New Roman"/>
          <w:sz w:val="24"/>
          <w:szCs w:val="24"/>
        </w:rPr>
        <w:t>Net1</w:t>
      </w:r>
      <w:r w:rsidR="00ED5398" w:rsidRPr="00C54053">
        <w:rPr>
          <w:rFonts w:ascii="Times New Roman" w:eastAsiaTheme="minorEastAsia" w:hAnsi="Times New Roman" w:cs="Times New Roman"/>
          <w:sz w:val="24"/>
          <w:szCs w:val="24"/>
        </w:rPr>
        <w:t>和</w:t>
      </w:r>
      <w:r w:rsidR="00ED5398" w:rsidRPr="00C54053">
        <w:rPr>
          <w:rFonts w:ascii="Times New Roman" w:eastAsiaTheme="minorEastAsia" w:hAnsi="Times New Roman" w:cs="Times New Roman"/>
          <w:sz w:val="24"/>
          <w:szCs w:val="24"/>
        </w:rPr>
        <w:t>Net2</w:t>
      </w:r>
      <w:r w:rsidR="00ED5398" w:rsidRPr="00C54053">
        <w:rPr>
          <w:rFonts w:ascii="Times New Roman" w:eastAsiaTheme="minorEastAsia" w:hAnsi="Times New Roman" w:cs="Times New Roman"/>
          <w:sz w:val="24"/>
          <w:szCs w:val="24"/>
        </w:rPr>
        <w:t>的层数，而当达到最佳的层数以后，随着</w:t>
      </w:r>
      <w:r w:rsidR="00ED5398" w:rsidRPr="00C54053">
        <w:rPr>
          <w:rFonts w:ascii="Times New Roman" w:eastAsiaTheme="minorEastAsia" w:hAnsi="Times New Roman" w:cs="Times New Roman"/>
          <w:sz w:val="24"/>
          <w:szCs w:val="24"/>
        </w:rPr>
        <w:t>Net</w:t>
      </w:r>
      <w:r w:rsidR="00F40AB8" w:rsidRPr="00C54053">
        <w:rPr>
          <w:rFonts w:ascii="Times New Roman" w:eastAsiaTheme="minorEastAsia" w:hAnsi="Times New Roman" w:cs="Times New Roman"/>
          <w:sz w:val="24"/>
          <w:szCs w:val="24"/>
        </w:rPr>
        <w:t>层数</w:t>
      </w:r>
      <w:r w:rsidR="00ED5398" w:rsidRPr="00C54053">
        <w:rPr>
          <w:rFonts w:ascii="Times New Roman" w:eastAsiaTheme="minorEastAsia" w:hAnsi="Times New Roman" w:cs="Times New Roman"/>
          <w:sz w:val="24"/>
          <w:szCs w:val="24"/>
        </w:rPr>
        <w:t>的增加精度</w:t>
      </w:r>
      <w:r w:rsidR="00E15A08" w:rsidRPr="00C54053">
        <w:rPr>
          <w:rFonts w:ascii="Times New Roman" w:eastAsiaTheme="minorEastAsia" w:hAnsi="Times New Roman" w:cs="Times New Roman"/>
          <w:sz w:val="24"/>
          <w:szCs w:val="24"/>
        </w:rPr>
        <w:t>会下降</w:t>
      </w:r>
      <w:r w:rsidR="00C238CA" w:rsidRPr="00C54053">
        <w:rPr>
          <w:rFonts w:ascii="Times New Roman" w:eastAsiaTheme="minorEastAsia" w:hAnsi="Times New Roman" w:cs="Times New Roman"/>
          <w:sz w:val="24"/>
          <w:szCs w:val="24"/>
        </w:rPr>
        <w:t>，这说明不同地物</w:t>
      </w:r>
      <w:r w:rsidR="00F40AB8" w:rsidRPr="00C54053">
        <w:rPr>
          <w:rFonts w:ascii="Times New Roman" w:eastAsiaTheme="minorEastAsia" w:hAnsi="Times New Roman" w:cs="Times New Roman"/>
          <w:sz w:val="24"/>
          <w:szCs w:val="24"/>
        </w:rPr>
        <w:t>特征需要通过不同层数的神经网络进行提取，</w:t>
      </w:r>
      <w:r w:rsidR="004D39D9" w:rsidRPr="00C54053">
        <w:rPr>
          <w:rFonts w:ascii="Times New Roman" w:eastAsiaTheme="minorEastAsia" w:hAnsi="Times New Roman" w:cs="Times New Roman"/>
          <w:sz w:val="24"/>
          <w:szCs w:val="24"/>
        </w:rPr>
        <w:t>而层数过多以后反而造成过拟合会降低精度</w:t>
      </w:r>
      <w:r w:rsidR="00ED5398" w:rsidRPr="00C54053">
        <w:rPr>
          <w:rFonts w:ascii="Times New Roman" w:eastAsiaTheme="minorEastAsia" w:hAnsi="Times New Roman" w:cs="Times New Roman"/>
          <w:sz w:val="24"/>
          <w:szCs w:val="24"/>
        </w:rPr>
        <w:t>。</w:t>
      </w:r>
      <w:r w:rsidR="00C238CA" w:rsidRPr="00C54053">
        <w:rPr>
          <w:rFonts w:ascii="Times New Roman" w:eastAsiaTheme="minorEastAsia" w:hAnsi="Times New Roman" w:cs="Times New Roman"/>
          <w:sz w:val="24"/>
          <w:szCs w:val="24"/>
        </w:rPr>
        <w:t>三个场景</w:t>
      </w:r>
      <w:r w:rsidR="00C92E7A" w:rsidRPr="00C54053">
        <w:rPr>
          <w:rFonts w:ascii="Times New Roman" w:eastAsiaTheme="minorEastAsia" w:hAnsi="Times New Roman" w:cs="Times New Roman"/>
          <w:sz w:val="24"/>
          <w:szCs w:val="24"/>
        </w:rPr>
        <w:t>最佳的几个结果都是采用了</w:t>
      </w:r>
      <w:r w:rsidR="00C92E7A" w:rsidRPr="00C54053">
        <w:rPr>
          <w:rFonts w:ascii="Times New Roman" w:eastAsiaTheme="minorEastAsia" w:hAnsi="Times New Roman" w:cs="Times New Roman"/>
          <w:sz w:val="24"/>
          <w:szCs w:val="24"/>
        </w:rPr>
        <w:t>Net1</w:t>
      </w:r>
      <w:r w:rsidR="00C92E7A" w:rsidRPr="00C54053">
        <w:rPr>
          <w:rFonts w:ascii="Times New Roman" w:eastAsiaTheme="minorEastAsia" w:hAnsi="Times New Roman" w:cs="Times New Roman"/>
          <w:sz w:val="24"/>
          <w:szCs w:val="24"/>
        </w:rPr>
        <w:t>和</w:t>
      </w:r>
      <w:r w:rsidR="00C92E7A" w:rsidRPr="00C54053">
        <w:rPr>
          <w:rFonts w:ascii="Times New Roman" w:eastAsiaTheme="minorEastAsia" w:hAnsi="Times New Roman" w:cs="Times New Roman"/>
          <w:sz w:val="24"/>
          <w:szCs w:val="24"/>
        </w:rPr>
        <w:t>Net2</w:t>
      </w:r>
      <w:r w:rsidR="00C92E7A" w:rsidRPr="00C54053">
        <w:rPr>
          <w:rFonts w:ascii="Times New Roman" w:eastAsiaTheme="minorEastAsia" w:hAnsi="Times New Roman" w:cs="Times New Roman"/>
          <w:sz w:val="24"/>
          <w:szCs w:val="24"/>
        </w:rPr>
        <w:t>组合的方式得到的，</w:t>
      </w:r>
      <w:r w:rsidR="00430E8F" w:rsidRPr="00C54053">
        <w:rPr>
          <w:rFonts w:ascii="Times New Roman" w:eastAsiaTheme="minorEastAsia" w:hAnsi="Times New Roman" w:cs="Times New Roman"/>
          <w:sz w:val="24"/>
          <w:szCs w:val="24"/>
        </w:rPr>
        <w:t>单独采用</w:t>
      </w:r>
      <w:r w:rsidR="00430E8F" w:rsidRPr="00C54053">
        <w:rPr>
          <w:rFonts w:ascii="Times New Roman" w:eastAsiaTheme="minorEastAsia" w:hAnsi="Times New Roman" w:cs="Times New Roman"/>
          <w:sz w:val="24"/>
          <w:szCs w:val="24"/>
        </w:rPr>
        <w:t>Net1</w:t>
      </w:r>
      <w:r w:rsidR="00430E8F" w:rsidRPr="00C54053">
        <w:rPr>
          <w:rFonts w:ascii="Times New Roman" w:eastAsiaTheme="minorEastAsia" w:hAnsi="Times New Roman" w:cs="Times New Roman"/>
          <w:sz w:val="24"/>
          <w:szCs w:val="24"/>
        </w:rPr>
        <w:t>或</w:t>
      </w:r>
      <w:r w:rsidR="00430E8F" w:rsidRPr="00C54053">
        <w:rPr>
          <w:rFonts w:ascii="Times New Roman" w:eastAsiaTheme="minorEastAsia" w:hAnsi="Times New Roman" w:cs="Times New Roman"/>
          <w:sz w:val="24"/>
          <w:szCs w:val="24"/>
        </w:rPr>
        <w:t>Net2</w:t>
      </w:r>
      <w:r w:rsidR="00430E8F" w:rsidRPr="00C54053">
        <w:rPr>
          <w:rFonts w:ascii="Times New Roman" w:eastAsiaTheme="minorEastAsia" w:hAnsi="Times New Roman" w:cs="Times New Roman"/>
          <w:sz w:val="24"/>
          <w:szCs w:val="24"/>
        </w:rPr>
        <w:t>分类精度</w:t>
      </w:r>
      <w:r w:rsidR="00F40AB8" w:rsidRPr="00C54053">
        <w:rPr>
          <w:rFonts w:ascii="Times New Roman" w:eastAsiaTheme="minorEastAsia" w:hAnsi="Times New Roman" w:cs="Times New Roman"/>
          <w:sz w:val="24"/>
          <w:szCs w:val="24"/>
        </w:rPr>
        <w:t>都</w:t>
      </w:r>
      <w:r w:rsidR="00C92E7A" w:rsidRPr="00C54053">
        <w:rPr>
          <w:rFonts w:ascii="Times New Roman" w:eastAsiaTheme="minorEastAsia" w:hAnsi="Times New Roman" w:cs="Times New Roman"/>
          <w:sz w:val="24"/>
          <w:szCs w:val="24"/>
        </w:rPr>
        <w:t>不高</w:t>
      </w:r>
      <w:r w:rsidR="00430E8F"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说明了采用先分开处理</w:t>
      </w:r>
      <w:proofErr w:type="gramStart"/>
      <w:r w:rsidRPr="00C54053">
        <w:rPr>
          <w:rFonts w:ascii="Times New Roman" w:eastAsiaTheme="minorEastAsia" w:hAnsi="Times New Roman" w:cs="Times New Roman"/>
          <w:sz w:val="24"/>
          <w:szCs w:val="24"/>
        </w:rPr>
        <w:t>各特征</w:t>
      </w:r>
      <w:r w:rsidR="00F40AB8" w:rsidRPr="00C54053">
        <w:rPr>
          <w:rFonts w:ascii="Times New Roman" w:eastAsiaTheme="minorEastAsia" w:hAnsi="Times New Roman" w:cs="Times New Roman"/>
          <w:sz w:val="24"/>
          <w:szCs w:val="24"/>
        </w:rPr>
        <w:t>再</w:t>
      </w:r>
      <w:proofErr w:type="gramEnd"/>
      <w:r w:rsidRPr="00C54053">
        <w:rPr>
          <w:rFonts w:ascii="Times New Roman" w:eastAsiaTheme="minorEastAsia" w:hAnsi="Times New Roman" w:cs="Times New Roman"/>
          <w:sz w:val="24"/>
          <w:szCs w:val="24"/>
        </w:rPr>
        <w:t>综合处理的方式的有效性</w:t>
      </w:r>
      <w:r w:rsidR="00F40AB8" w:rsidRPr="00C54053">
        <w:rPr>
          <w:rFonts w:ascii="Times New Roman" w:eastAsiaTheme="minorEastAsia" w:hAnsi="Times New Roman" w:cs="Times New Roman"/>
          <w:sz w:val="24"/>
          <w:szCs w:val="24"/>
        </w:rPr>
        <w:t>。</w:t>
      </w:r>
      <w:r w:rsidR="005025CB">
        <w:rPr>
          <w:rFonts w:ascii="Times New Roman" w:eastAsiaTheme="minorEastAsia" w:hAnsi="Times New Roman" w:cs="Times New Roman" w:hint="eastAsia"/>
          <w:sz w:val="24"/>
          <w:szCs w:val="24"/>
        </w:rPr>
        <w:t>Scene I-II</w:t>
      </w:r>
      <w:r w:rsidR="00F40AB8" w:rsidRPr="00C54053">
        <w:rPr>
          <w:rFonts w:ascii="Times New Roman" w:eastAsiaTheme="minorEastAsia" w:hAnsi="Times New Roman" w:cs="Times New Roman"/>
          <w:sz w:val="24"/>
          <w:szCs w:val="24"/>
        </w:rPr>
        <w:t>在</w:t>
      </w:r>
      <w:r w:rsidR="00F40AB8" w:rsidRPr="00C54053">
        <w:rPr>
          <w:rFonts w:ascii="Times New Roman" w:eastAsiaTheme="minorEastAsia" w:hAnsi="Times New Roman" w:cs="Times New Roman"/>
          <w:sz w:val="24"/>
          <w:szCs w:val="24"/>
        </w:rPr>
        <w:t>Net1</w:t>
      </w:r>
      <w:r w:rsidR="00F40AB8" w:rsidRPr="00C54053">
        <w:rPr>
          <w:rFonts w:ascii="Times New Roman" w:eastAsiaTheme="minorEastAsia" w:hAnsi="Times New Roman" w:cs="Times New Roman"/>
          <w:sz w:val="24"/>
          <w:szCs w:val="24"/>
        </w:rPr>
        <w:t>和</w:t>
      </w:r>
      <w:r w:rsidR="00F40AB8" w:rsidRPr="00C54053">
        <w:rPr>
          <w:rFonts w:ascii="Times New Roman" w:eastAsiaTheme="minorEastAsia" w:hAnsi="Times New Roman" w:cs="Times New Roman"/>
          <w:sz w:val="24"/>
          <w:szCs w:val="24"/>
        </w:rPr>
        <w:t>Net2</w:t>
      </w:r>
      <w:r w:rsidR="00F40AB8" w:rsidRPr="00C54053">
        <w:rPr>
          <w:rFonts w:ascii="Times New Roman" w:eastAsiaTheme="minorEastAsia" w:hAnsi="Times New Roman" w:cs="Times New Roman"/>
          <w:sz w:val="24"/>
          <w:szCs w:val="24"/>
        </w:rPr>
        <w:t>的总层数为</w:t>
      </w:r>
      <w:r w:rsidR="00F40AB8" w:rsidRPr="00C54053">
        <w:rPr>
          <w:rFonts w:ascii="Times New Roman" w:eastAsiaTheme="minorEastAsia" w:hAnsi="Times New Roman" w:cs="Times New Roman"/>
          <w:sz w:val="24"/>
          <w:szCs w:val="24"/>
        </w:rPr>
        <w:t>4</w:t>
      </w:r>
      <w:r w:rsidR="00F40AB8" w:rsidRPr="00C54053">
        <w:rPr>
          <w:rFonts w:ascii="Times New Roman" w:eastAsiaTheme="minorEastAsia" w:hAnsi="Times New Roman" w:cs="Times New Roman"/>
          <w:sz w:val="24"/>
          <w:szCs w:val="24"/>
        </w:rPr>
        <w:t>层左右时，</w:t>
      </w:r>
      <w:r w:rsidR="005025CB">
        <w:rPr>
          <w:rFonts w:ascii="Times New Roman" w:eastAsiaTheme="minorEastAsia" w:hAnsi="Times New Roman" w:cs="Times New Roman" w:hint="eastAsia"/>
          <w:sz w:val="24"/>
          <w:szCs w:val="24"/>
        </w:rPr>
        <w:t>Scene III</w:t>
      </w:r>
      <w:r w:rsidR="00F40AB8" w:rsidRPr="00C54053">
        <w:rPr>
          <w:rFonts w:ascii="Times New Roman" w:eastAsiaTheme="minorEastAsia" w:hAnsi="Times New Roman" w:cs="Times New Roman"/>
          <w:sz w:val="24"/>
          <w:szCs w:val="24"/>
        </w:rPr>
        <w:t>在</w:t>
      </w:r>
      <w:r w:rsidR="00F40AB8" w:rsidRPr="00C54053">
        <w:rPr>
          <w:rFonts w:ascii="Times New Roman" w:eastAsiaTheme="minorEastAsia" w:hAnsi="Times New Roman" w:cs="Times New Roman"/>
          <w:sz w:val="24"/>
          <w:szCs w:val="24"/>
        </w:rPr>
        <w:t>Net1</w:t>
      </w:r>
      <w:r w:rsidR="00F40AB8" w:rsidRPr="00C54053">
        <w:rPr>
          <w:rFonts w:ascii="Times New Roman" w:eastAsiaTheme="minorEastAsia" w:hAnsi="Times New Roman" w:cs="Times New Roman"/>
          <w:sz w:val="24"/>
          <w:szCs w:val="24"/>
        </w:rPr>
        <w:t>和</w:t>
      </w:r>
      <w:r w:rsidR="00F40AB8" w:rsidRPr="00C54053">
        <w:rPr>
          <w:rFonts w:ascii="Times New Roman" w:eastAsiaTheme="minorEastAsia" w:hAnsi="Times New Roman" w:cs="Times New Roman"/>
          <w:sz w:val="24"/>
          <w:szCs w:val="24"/>
        </w:rPr>
        <w:t>Net2</w:t>
      </w:r>
      <w:r w:rsidR="00F40AB8" w:rsidRPr="00C54053">
        <w:rPr>
          <w:rFonts w:ascii="Times New Roman" w:eastAsiaTheme="minorEastAsia" w:hAnsi="Times New Roman" w:cs="Times New Roman"/>
          <w:sz w:val="24"/>
          <w:szCs w:val="24"/>
        </w:rPr>
        <w:t>的总层数为</w:t>
      </w:r>
      <w:r w:rsidR="00F40AB8" w:rsidRPr="00C54053">
        <w:rPr>
          <w:rFonts w:ascii="Times New Roman" w:eastAsiaTheme="minorEastAsia" w:hAnsi="Times New Roman" w:cs="Times New Roman"/>
          <w:sz w:val="24"/>
          <w:szCs w:val="24"/>
        </w:rPr>
        <w:t>2-3</w:t>
      </w:r>
      <w:r w:rsidR="00F40AB8" w:rsidRPr="00C54053">
        <w:rPr>
          <w:rFonts w:ascii="Times New Roman" w:eastAsiaTheme="minorEastAsia" w:hAnsi="Times New Roman" w:cs="Times New Roman"/>
          <w:sz w:val="24"/>
          <w:szCs w:val="24"/>
        </w:rPr>
        <w:t>层时，分类精度都相对较高，</w:t>
      </w:r>
      <w:r w:rsidR="00F4548C" w:rsidRPr="00C54053">
        <w:rPr>
          <w:rFonts w:ascii="Times New Roman" w:eastAsiaTheme="minorEastAsia" w:hAnsi="Times New Roman" w:cs="Times New Roman"/>
          <w:sz w:val="24"/>
          <w:szCs w:val="24"/>
        </w:rPr>
        <w:t>这也许是因为</w:t>
      </w:r>
      <w:r w:rsidR="005025CB">
        <w:rPr>
          <w:rFonts w:ascii="Times New Roman" w:eastAsiaTheme="minorEastAsia" w:hAnsi="Times New Roman" w:cs="Times New Roman" w:hint="eastAsia"/>
          <w:sz w:val="24"/>
          <w:szCs w:val="24"/>
        </w:rPr>
        <w:t>Scene I-II</w:t>
      </w:r>
      <w:r w:rsidR="00F4548C" w:rsidRPr="00C54053">
        <w:rPr>
          <w:rFonts w:ascii="Times New Roman" w:eastAsiaTheme="minorEastAsia" w:hAnsi="Times New Roman" w:cs="Times New Roman"/>
          <w:sz w:val="24"/>
          <w:szCs w:val="24"/>
        </w:rPr>
        <w:t>中汽车类别和其他地物的区分度较低，所以这两个场景需要的</w:t>
      </w:r>
      <w:proofErr w:type="gramStart"/>
      <w:r w:rsidR="00F4548C" w:rsidRPr="00C54053">
        <w:rPr>
          <w:rFonts w:ascii="Times New Roman" w:eastAsiaTheme="minorEastAsia" w:hAnsi="Times New Roman" w:cs="Times New Roman"/>
          <w:sz w:val="24"/>
          <w:szCs w:val="24"/>
        </w:rPr>
        <w:t>层数比场</w:t>
      </w:r>
      <w:proofErr w:type="gramEnd"/>
      <w:r w:rsidR="005025CB">
        <w:rPr>
          <w:rFonts w:ascii="Times New Roman" w:eastAsiaTheme="minorEastAsia" w:hAnsi="Times New Roman" w:cs="Times New Roman" w:hint="eastAsia"/>
          <w:sz w:val="24"/>
          <w:szCs w:val="24"/>
        </w:rPr>
        <w:t>Scene III</w:t>
      </w:r>
      <w:r w:rsidR="00F4548C" w:rsidRPr="00C54053">
        <w:rPr>
          <w:rFonts w:ascii="Times New Roman" w:eastAsiaTheme="minorEastAsia" w:hAnsi="Times New Roman" w:cs="Times New Roman"/>
          <w:sz w:val="24"/>
          <w:szCs w:val="24"/>
        </w:rPr>
        <w:t>要多。</w:t>
      </w:r>
    </w:p>
    <w:p w:rsidR="00E25226" w:rsidRPr="00C54053" w:rsidRDefault="00E25226" w:rsidP="00A049A9">
      <w:pPr>
        <w:spacing w:line="300" w:lineRule="auto"/>
        <w:ind w:firstLineChars="200"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下面对</w:t>
      </w:r>
      <w:del w:id="926" w:author="User" w:date="2016-10-24T19:23:00Z">
        <w:r w:rsidRPr="00C54053" w:rsidDel="00AA5A7E">
          <w:rPr>
            <w:rFonts w:ascii="Times New Roman" w:eastAsiaTheme="minorEastAsia" w:hAnsi="Times New Roman" w:cs="Times New Roman"/>
            <w:sz w:val="24"/>
            <w:szCs w:val="24"/>
          </w:rPr>
          <w:delText>基于</w:delText>
        </w:r>
        <w:r w:rsidRPr="00C54053" w:rsidDel="00AA5A7E">
          <w:rPr>
            <w:rFonts w:ascii="Times New Roman" w:eastAsiaTheme="minorEastAsia" w:hAnsi="Times New Roman" w:cs="Times New Roman"/>
            <w:sz w:val="24"/>
            <w:szCs w:val="24"/>
          </w:rPr>
          <w:delText>DMST</w:delText>
        </w:r>
        <w:r w:rsidRPr="00C54053" w:rsidDel="00AA5A7E">
          <w:rPr>
            <w:rFonts w:ascii="Times New Roman" w:eastAsiaTheme="minorEastAsia" w:hAnsi="Times New Roman" w:cs="Times New Roman"/>
            <w:sz w:val="24"/>
            <w:szCs w:val="24"/>
          </w:rPr>
          <w:delText>结构的池化</w:delText>
        </w:r>
        <w:r w:rsidRPr="00C54053" w:rsidDel="00AA5A7E">
          <w:rPr>
            <w:rFonts w:ascii="Times New Roman" w:eastAsiaTheme="minorEastAsia" w:hAnsi="Times New Roman" w:cs="Times New Roman"/>
          </w:rPr>
          <w:delText>层和</w:delText>
        </w:r>
      </w:del>
      <w:r w:rsidRPr="00C54053">
        <w:rPr>
          <w:rFonts w:ascii="Times New Roman" w:eastAsiaTheme="minorEastAsia" w:hAnsi="Times New Roman" w:cs="Times New Roman"/>
          <w:sz w:val="24"/>
          <w:szCs w:val="24"/>
        </w:rPr>
        <w:t>Net4</w:t>
      </w:r>
      <w:ins w:id="927" w:author="User" w:date="2016-10-24T19:23:00Z">
        <w:r w:rsidR="00AA5A7E">
          <w:rPr>
            <w:rFonts w:ascii="Times New Roman" w:eastAsiaTheme="minorEastAsia" w:hAnsi="Times New Roman" w:cs="Times New Roman" w:hint="eastAsia"/>
            <w:sz w:val="24"/>
            <w:szCs w:val="24"/>
          </w:rPr>
          <w:t>和</w:t>
        </w:r>
        <w:r w:rsidR="00AA5A7E">
          <w:rPr>
            <w:rFonts w:ascii="Times New Roman" w:eastAsiaTheme="minorEastAsia" w:hAnsi="Times New Roman" w:cs="Times New Roman" w:hint="eastAsia"/>
            <w:sz w:val="24"/>
            <w:szCs w:val="24"/>
          </w:rPr>
          <w:t>Net5</w:t>
        </w:r>
      </w:ins>
      <w:r w:rsidRPr="00C54053">
        <w:rPr>
          <w:rFonts w:ascii="Times New Roman" w:eastAsiaTheme="minorEastAsia" w:hAnsi="Times New Roman" w:cs="Times New Roman"/>
          <w:sz w:val="24"/>
          <w:szCs w:val="24"/>
        </w:rPr>
        <w:t>结构的测试都是</w:t>
      </w:r>
      <w:r w:rsidR="00F4548C" w:rsidRPr="00C54053">
        <w:rPr>
          <w:rFonts w:ascii="Times New Roman" w:eastAsiaTheme="minorEastAsia" w:hAnsi="Times New Roman" w:cs="Times New Roman"/>
          <w:sz w:val="24"/>
          <w:szCs w:val="24"/>
        </w:rPr>
        <w:t>基于最佳的分类</w:t>
      </w:r>
      <w:r w:rsidRPr="00C54053">
        <w:rPr>
          <w:rFonts w:ascii="Times New Roman" w:eastAsiaTheme="minorEastAsia" w:hAnsi="Times New Roman" w:cs="Times New Roman"/>
          <w:sz w:val="24"/>
          <w:szCs w:val="24"/>
        </w:rPr>
        <w:t>结果</w:t>
      </w:r>
      <w:r w:rsidR="00F4548C" w:rsidRPr="00C54053">
        <w:rPr>
          <w:rFonts w:ascii="Times New Roman" w:eastAsiaTheme="minorEastAsia" w:hAnsi="Times New Roman" w:cs="Times New Roman"/>
          <w:sz w:val="24"/>
          <w:szCs w:val="24"/>
        </w:rPr>
        <w:t>所采用的</w:t>
      </w:r>
      <w:r w:rsidR="00F4548C" w:rsidRPr="00C54053">
        <w:rPr>
          <w:rFonts w:ascii="Times New Roman" w:eastAsiaTheme="minorEastAsia" w:hAnsi="Times New Roman" w:cs="Times New Roman"/>
          <w:sz w:val="24"/>
          <w:szCs w:val="24"/>
        </w:rPr>
        <w:t>Net1</w:t>
      </w:r>
      <w:r w:rsidR="00F4548C" w:rsidRPr="00C54053">
        <w:rPr>
          <w:rFonts w:ascii="Times New Roman" w:eastAsiaTheme="minorEastAsia" w:hAnsi="Times New Roman" w:cs="Times New Roman"/>
          <w:sz w:val="24"/>
          <w:szCs w:val="24"/>
        </w:rPr>
        <w:t>和</w:t>
      </w:r>
      <w:r w:rsidR="00F4548C" w:rsidRPr="00C54053">
        <w:rPr>
          <w:rFonts w:ascii="Times New Roman" w:eastAsiaTheme="minorEastAsia" w:hAnsi="Times New Roman" w:cs="Times New Roman"/>
          <w:sz w:val="24"/>
          <w:szCs w:val="24"/>
        </w:rPr>
        <w:t>Net2</w:t>
      </w:r>
      <w:r w:rsidR="00F4548C" w:rsidRPr="00C54053">
        <w:rPr>
          <w:rFonts w:ascii="Times New Roman" w:eastAsiaTheme="minorEastAsia" w:hAnsi="Times New Roman" w:cs="Times New Roman"/>
          <w:sz w:val="24"/>
          <w:szCs w:val="24"/>
        </w:rPr>
        <w:t>的层数进行的</w:t>
      </w:r>
      <w:r w:rsidRPr="00C54053">
        <w:rPr>
          <w:rFonts w:ascii="Times New Roman" w:eastAsiaTheme="minorEastAsia" w:hAnsi="Times New Roman" w:cs="Times New Roman"/>
          <w:sz w:val="24"/>
          <w:szCs w:val="24"/>
        </w:rPr>
        <w:t>。</w:t>
      </w:r>
    </w:p>
    <w:p w:rsidR="003242CF" w:rsidRDefault="00B23190" w:rsidP="00B23190">
      <w:pPr>
        <w:spacing w:line="300" w:lineRule="auto"/>
        <w:ind w:firstLineChars="200" w:firstLine="480"/>
        <w:rPr>
          <w:ins w:id="928" w:author="User" w:date="2016-10-24T19:48:00Z"/>
          <w:rFonts w:ascii="Times New Roman" w:eastAsiaTheme="minorEastAsia" w:hAnsi="Times New Roman" w:cs="Times New Roman" w:hint="eastAsia"/>
          <w:sz w:val="24"/>
          <w:szCs w:val="24"/>
        </w:rPr>
      </w:pPr>
      <w:ins w:id="929" w:author="User" w:date="2016-10-24T19:24:00Z">
        <w:r w:rsidRPr="00C54053">
          <w:rPr>
            <w:rFonts w:ascii="Times New Roman" w:eastAsiaTheme="minorEastAsia" w:hAnsi="Times New Roman" w:cs="Times New Roman"/>
            <w:sz w:val="24"/>
            <w:szCs w:val="24"/>
          </w:rPr>
          <w:t>Net4</w:t>
        </w:r>
      </w:ins>
      <w:del w:id="930" w:author="User" w:date="2016-10-24T19:24:00Z">
        <w:r w:rsidR="00E25226" w:rsidRPr="00C54053" w:rsidDel="00B23190">
          <w:rPr>
            <w:rFonts w:ascii="Times New Roman" w:eastAsiaTheme="minorEastAsia" w:hAnsi="Times New Roman" w:cs="Times New Roman"/>
            <w:sz w:val="24"/>
            <w:szCs w:val="24"/>
          </w:rPr>
          <w:delText>基于</w:delText>
        </w:r>
        <w:r w:rsidR="00E25226" w:rsidRPr="00C54053" w:rsidDel="00B23190">
          <w:rPr>
            <w:rFonts w:ascii="Times New Roman" w:eastAsiaTheme="minorEastAsia" w:hAnsi="Times New Roman" w:cs="Times New Roman"/>
            <w:sz w:val="24"/>
            <w:szCs w:val="24"/>
          </w:rPr>
          <w:delText>DMST</w:delText>
        </w:r>
        <w:r w:rsidR="00E25226" w:rsidRPr="00C54053" w:rsidDel="00B23190">
          <w:rPr>
            <w:rFonts w:ascii="Times New Roman" w:eastAsiaTheme="minorEastAsia" w:hAnsi="Times New Roman" w:cs="Times New Roman"/>
            <w:sz w:val="24"/>
            <w:szCs w:val="24"/>
          </w:rPr>
          <w:delText>结构的池化</w:delText>
        </w:r>
      </w:del>
      <w:r w:rsidR="00E25226" w:rsidRPr="00C54053">
        <w:rPr>
          <w:rFonts w:ascii="Times New Roman" w:eastAsiaTheme="minorEastAsia" w:hAnsi="Times New Roman" w:cs="Times New Roman"/>
          <w:sz w:val="24"/>
          <w:szCs w:val="24"/>
        </w:rPr>
        <w:t>层利用了点云中的空间结构信息，</w:t>
      </w:r>
      <w:ins w:id="931" w:author="User" w:date="2016-10-24T19:24:00Z">
        <w:r>
          <w:rPr>
            <w:rFonts w:ascii="Times New Roman" w:eastAsiaTheme="minorEastAsia" w:hAnsi="Times New Roman" w:cs="Times New Roman" w:hint="eastAsia"/>
            <w:sz w:val="24"/>
            <w:szCs w:val="24"/>
          </w:rPr>
          <w:t>为了</w:t>
        </w:r>
      </w:ins>
      <w:ins w:id="932" w:author="User" w:date="2016-10-24T19:31:00Z">
        <w:r>
          <w:rPr>
            <w:rFonts w:ascii="Times New Roman" w:eastAsiaTheme="minorEastAsia" w:hAnsi="Times New Roman" w:cs="Times New Roman" w:hint="eastAsia"/>
            <w:sz w:val="24"/>
            <w:szCs w:val="24"/>
          </w:rPr>
          <w:t>说明</w:t>
        </w:r>
      </w:ins>
      <w:ins w:id="933" w:author="User" w:date="2016-10-24T19:24:00Z">
        <w:r>
          <w:rPr>
            <w:rFonts w:ascii="Times New Roman" w:eastAsiaTheme="minorEastAsia" w:hAnsi="Times New Roman" w:cs="Times New Roman" w:hint="eastAsia"/>
            <w:sz w:val="24"/>
            <w:szCs w:val="24"/>
          </w:rPr>
          <w:t>点云分类中边界点，主体部分点</w:t>
        </w:r>
      </w:ins>
      <w:ins w:id="934" w:author="User" w:date="2016-10-24T19:28:00Z">
        <w:r>
          <w:rPr>
            <w:rFonts w:ascii="Times New Roman" w:eastAsiaTheme="minorEastAsia" w:hAnsi="Times New Roman" w:cs="Times New Roman" w:hint="eastAsia"/>
            <w:sz w:val="24"/>
            <w:szCs w:val="24"/>
          </w:rPr>
          <w:t>对分类结果的影响</w:t>
        </w:r>
      </w:ins>
      <w:ins w:id="935" w:author="User" w:date="2016-10-24T19:24:00Z">
        <w:r>
          <w:rPr>
            <w:rFonts w:ascii="Times New Roman" w:eastAsiaTheme="minorEastAsia" w:hAnsi="Times New Roman" w:cs="Times New Roman" w:hint="eastAsia"/>
            <w:sz w:val="24"/>
            <w:szCs w:val="24"/>
          </w:rPr>
          <w:t>，</w:t>
        </w:r>
      </w:ins>
      <w:ins w:id="936" w:author="User" w:date="2016-10-24T19:26:00Z">
        <w:r>
          <w:rPr>
            <w:rFonts w:ascii="Times New Roman" w:eastAsiaTheme="minorEastAsia" w:hAnsi="Times New Roman" w:cs="Times New Roman" w:hint="eastAsia"/>
            <w:sz w:val="24"/>
            <w:szCs w:val="24"/>
          </w:rPr>
          <w:t>我们试验了只采用边界点，只采用主体部分点</w:t>
        </w:r>
      </w:ins>
      <w:ins w:id="937" w:author="User" w:date="2016-10-24T19:31:00Z">
        <w:r>
          <w:rPr>
            <w:rFonts w:ascii="Times New Roman" w:eastAsiaTheme="minorEastAsia" w:hAnsi="Times New Roman" w:cs="Times New Roman" w:hint="eastAsia"/>
            <w:sz w:val="24"/>
            <w:szCs w:val="24"/>
          </w:rPr>
          <w:t>两种方式；同时为了</w:t>
        </w:r>
      </w:ins>
      <w:ins w:id="938" w:author="User" w:date="2016-10-24T19:32:00Z">
        <w:r>
          <w:rPr>
            <w:rFonts w:ascii="Times New Roman" w:eastAsiaTheme="minorEastAsia" w:hAnsi="Times New Roman" w:cs="Times New Roman" w:hint="eastAsia"/>
            <w:sz w:val="24"/>
            <w:szCs w:val="24"/>
          </w:rPr>
          <w:t>显示针对边界点和主体部分点采用不同权重的效果，我们试验了采用</w:t>
        </w:r>
        <w:proofErr w:type="gramStart"/>
        <w:r>
          <w:rPr>
            <w:rFonts w:ascii="Times New Roman" w:eastAsiaTheme="minorEastAsia" w:hAnsi="Times New Roman" w:cs="Times New Roman" w:hint="eastAsia"/>
            <w:sz w:val="24"/>
            <w:szCs w:val="24"/>
          </w:rPr>
          <w:t>所有点但是</w:t>
        </w:r>
        <w:proofErr w:type="gramEnd"/>
        <w:r>
          <w:rPr>
            <w:rFonts w:ascii="Times New Roman" w:eastAsiaTheme="minorEastAsia" w:hAnsi="Times New Roman" w:cs="Times New Roman" w:hint="eastAsia"/>
            <w:sz w:val="24"/>
            <w:szCs w:val="24"/>
          </w:rPr>
          <w:t>采用同样的权重和采用不同的权重两种</w:t>
        </w:r>
      </w:ins>
      <w:ins w:id="939" w:author="User" w:date="2016-10-24T19:33:00Z">
        <w:r>
          <w:rPr>
            <w:rFonts w:ascii="Times New Roman" w:eastAsiaTheme="minorEastAsia" w:hAnsi="Times New Roman" w:cs="Times New Roman" w:hint="eastAsia"/>
            <w:sz w:val="24"/>
            <w:szCs w:val="24"/>
          </w:rPr>
          <w:t>方式</w:t>
        </w:r>
      </w:ins>
      <w:ins w:id="940" w:author="User" w:date="2016-10-24T19:31:00Z">
        <w:r>
          <w:rPr>
            <w:rFonts w:ascii="Times New Roman" w:eastAsiaTheme="minorEastAsia" w:hAnsi="Times New Roman" w:cs="Times New Roman" w:hint="eastAsia"/>
            <w:sz w:val="24"/>
            <w:szCs w:val="24"/>
          </w:rPr>
          <w:t>；</w:t>
        </w:r>
      </w:ins>
      <w:ins w:id="941" w:author="User" w:date="2016-10-24T19:33:00Z">
        <w:r>
          <w:rPr>
            <w:rFonts w:ascii="Times New Roman" w:eastAsiaTheme="minorEastAsia" w:hAnsi="Times New Roman" w:cs="Times New Roman" w:hint="eastAsia"/>
            <w:sz w:val="24"/>
            <w:szCs w:val="24"/>
          </w:rPr>
          <w:t>更进一步的</w:t>
        </w:r>
      </w:ins>
      <w:ins w:id="942" w:author="User" w:date="2016-10-24T19:29:00Z">
        <w:r>
          <w:rPr>
            <w:rFonts w:ascii="Times New Roman" w:eastAsiaTheme="minorEastAsia" w:hAnsi="Times New Roman" w:cs="Times New Roman" w:hint="eastAsia"/>
            <w:sz w:val="24"/>
            <w:szCs w:val="24"/>
          </w:rPr>
          <w:t>为了验证</w:t>
        </w:r>
        <w:proofErr w:type="spellStart"/>
        <w:r>
          <w:rPr>
            <w:rFonts w:ascii="Times New Roman" w:eastAsiaTheme="minorEastAsia" w:hAnsi="Times New Roman" w:cs="Times New Roman" w:hint="eastAsia"/>
            <w:sz w:val="24"/>
            <w:szCs w:val="24"/>
          </w:rPr>
          <w:t>Net4</w:t>
        </w:r>
        <w:proofErr w:type="spellEnd"/>
        <w:r>
          <w:rPr>
            <w:rFonts w:ascii="Times New Roman" w:eastAsiaTheme="minorEastAsia" w:hAnsi="Times New Roman" w:cs="Times New Roman" w:hint="eastAsia"/>
            <w:sz w:val="24"/>
            <w:szCs w:val="24"/>
          </w:rPr>
          <w:t>的有效性，</w:t>
        </w:r>
      </w:ins>
      <w:ins w:id="943" w:author="User" w:date="2016-10-24T19:30:00Z">
        <w:r>
          <w:rPr>
            <w:rFonts w:ascii="Times New Roman" w:eastAsiaTheme="minorEastAsia" w:hAnsi="Times New Roman" w:cs="Times New Roman" w:hint="eastAsia"/>
            <w:sz w:val="24"/>
            <w:szCs w:val="24"/>
          </w:rPr>
          <w:t>又试验了对边界点和主体部分点采用不同权重后，但是没有</w:t>
        </w:r>
        <w:r>
          <w:rPr>
            <w:rFonts w:ascii="Times New Roman" w:eastAsiaTheme="minorEastAsia" w:hAnsi="Times New Roman" w:cs="Times New Roman" w:hint="eastAsia"/>
            <w:sz w:val="24"/>
            <w:szCs w:val="24"/>
          </w:rPr>
          <w:t>Net4</w:t>
        </w:r>
        <w:r>
          <w:rPr>
            <w:rFonts w:ascii="Times New Roman" w:eastAsiaTheme="minorEastAsia" w:hAnsi="Times New Roman" w:cs="Times New Roman" w:hint="eastAsia"/>
            <w:sz w:val="24"/>
            <w:szCs w:val="24"/>
          </w:rPr>
          <w:t>的结果。</w:t>
        </w:r>
      </w:ins>
      <w:ins w:id="944" w:author="User" w:date="2016-10-24T19:33:00Z">
        <w:r>
          <w:rPr>
            <w:rFonts w:ascii="Times New Roman" w:eastAsiaTheme="minorEastAsia" w:hAnsi="Times New Roman" w:cs="Times New Roman" w:hint="eastAsia"/>
            <w:sz w:val="24"/>
            <w:szCs w:val="24"/>
          </w:rPr>
          <w:t>表</w:t>
        </w:r>
        <w:r>
          <w:rPr>
            <w:rFonts w:ascii="Times New Roman" w:eastAsiaTheme="minorEastAsia" w:hAnsi="Times New Roman" w:cs="Times New Roman" w:hint="eastAsia"/>
            <w:sz w:val="24"/>
            <w:szCs w:val="24"/>
          </w:rPr>
          <w:t>6</w:t>
        </w:r>
        <w:r>
          <w:rPr>
            <w:rFonts w:ascii="Times New Roman" w:eastAsiaTheme="minorEastAsia" w:hAnsi="Times New Roman" w:cs="Times New Roman" w:hint="eastAsia"/>
            <w:sz w:val="24"/>
            <w:szCs w:val="24"/>
          </w:rPr>
          <w:t>显示了这些结果。</w:t>
        </w:r>
      </w:ins>
      <w:ins w:id="945" w:author="User" w:date="2016-10-24T19:34:00Z">
        <w:r w:rsidR="00DE3F15">
          <w:rPr>
            <w:rFonts w:ascii="Times New Roman" w:eastAsiaTheme="minorEastAsia" w:hAnsi="Times New Roman" w:cs="Times New Roman" w:hint="eastAsia"/>
            <w:sz w:val="24"/>
            <w:szCs w:val="24"/>
          </w:rPr>
          <w:t>为了方便我们用测试点</w:t>
        </w:r>
        <w:r w:rsidR="00DE3F15">
          <w:rPr>
            <w:rFonts w:ascii="Times New Roman" w:eastAsiaTheme="minorEastAsia" w:hAnsi="Times New Roman" w:cs="Times New Roman" w:hint="eastAsia"/>
            <w:sz w:val="24"/>
            <w:szCs w:val="24"/>
          </w:rPr>
          <w:t>1-6</w:t>
        </w:r>
        <w:r w:rsidR="00DE3F15">
          <w:rPr>
            <w:rFonts w:ascii="Times New Roman" w:eastAsiaTheme="minorEastAsia" w:hAnsi="Times New Roman" w:cs="Times New Roman" w:hint="eastAsia"/>
            <w:sz w:val="24"/>
            <w:szCs w:val="24"/>
          </w:rPr>
          <w:t>分别</w:t>
        </w:r>
      </w:ins>
      <w:ins w:id="946" w:author="User" w:date="2016-10-24T19:35:00Z">
        <w:r w:rsidR="00DE3F15">
          <w:rPr>
            <w:rFonts w:ascii="Times New Roman" w:eastAsiaTheme="minorEastAsia" w:hAnsi="Times New Roman" w:cs="Times New Roman" w:hint="eastAsia"/>
            <w:sz w:val="24"/>
            <w:szCs w:val="24"/>
          </w:rPr>
          <w:t>表示上述的</w:t>
        </w:r>
        <w:r w:rsidR="00DE3F15">
          <w:rPr>
            <w:rFonts w:ascii="Times New Roman" w:eastAsiaTheme="minorEastAsia" w:hAnsi="Times New Roman" w:cs="Times New Roman" w:hint="eastAsia"/>
            <w:sz w:val="24"/>
            <w:szCs w:val="24"/>
          </w:rPr>
          <w:t>6</w:t>
        </w:r>
        <w:r w:rsidR="00DE3F15">
          <w:rPr>
            <w:rFonts w:ascii="Times New Roman" w:eastAsiaTheme="minorEastAsia" w:hAnsi="Times New Roman" w:cs="Times New Roman" w:hint="eastAsia"/>
            <w:sz w:val="24"/>
            <w:szCs w:val="24"/>
          </w:rPr>
          <w:t>中情况。</w:t>
        </w:r>
      </w:ins>
    </w:p>
    <w:p w:rsidR="00E25226" w:rsidRDefault="003242CF" w:rsidP="003242CF">
      <w:pPr>
        <w:spacing w:line="300" w:lineRule="auto"/>
        <w:ind w:firstLineChars="500" w:firstLine="1200"/>
        <w:rPr>
          <w:ins w:id="947" w:author="User" w:date="2016-10-24T19:21:00Z"/>
          <w:rFonts w:ascii="Times New Roman" w:eastAsiaTheme="minorEastAsia" w:hAnsi="Times New Roman" w:cs="Times New Roman" w:hint="eastAsia"/>
          <w:sz w:val="24"/>
          <w:szCs w:val="24"/>
        </w:rPr>
        <w:pPrChange w:id="948" w:author="User" w:date="2016-10-24T19:49:00Z">
          <w:pPr>
            <w:spacing w:line="300" w:lineRule="auto"/>
            <w:ind w:firstLineChars="200" w:firstLine="480"/>
          </w:pPr>
        </w:pPrChange>
      </w:pPr>
      <w:ins w:id="949" w:author="User" w:date="2016-10-24T19:49:00Z">
        <w:r w:rsidRPr="00C54053">
          <w:rPr>
            <w:rFonts w:ascii="Times New Roman" w:eastAsiaTheme="minorEastAsia" w:hAnsi="Times New Roman" w:cs="Times New Roman"/>
            <w:sz w:val="24"/>
            <w:szCs w:val="24"/>
          </w:rPr>
          <w:t>表</w:t>
        </w:r>
        <w:r>
          <w:rPr>
            <w:rFonts w:ascii="Times New Roman" w:eastAsiaTheme="minorEastAsia" w:hAnsi="Times New Roman" w:cs="Times New Roman" w:hint="eastAsia"/>
            <w:sz w:val="24"/>
            <w:szCs w:val="24"/>
          </w:rPr>
          <w:t>10</w:t>
        </w:r>
        <w:r>
          <w:rPr>
            <w:rFonts w:ascii="Times New Roman" w:eastAsiaTheme="minorEastAsia" w:hAnsi="Times New Roman" w:cs="Times New Roman" w:hint="eastAsia"/>
            <w:sz w:val="24"/>
            <w:szCs w:val="24"/>
          </w:rPr>
          <w:t>添加</w:t>
        </w:r>
        <w:r>
          <w:rPr>
            <w:rFonts w:ascii="Times New Roman" w:eastAsiaTheme="minorEastAsia" w:hAnsi="Times New Roman" w:cs="Times New Roman" w:hint="eastAsia"/>
            <w:sz w:val="24"/>
            <w:szCs w:val="24"/>
          </w:rPr>
          <w:t>Net3</w:t>
        </w:r>
        <w:r>
          <w:rPr>
            <w:rFonts w:ascii="Times New Roman" w:eastAsiaTheme="minorEastAsia" w:hAnsi="Times New Roman" w:cs="Times New Roman" w:hint="eastAsia"/>
            <w:sz w:val="24"/>
            <w:szCs w:val="24"/>
          </w:rPr>
          <w:t>时各</w:t>
        </w:r>
        <w:r w:rsidRPr="00C54053">
          <w:rPr>
            <w:rFonts w:ascii="Times New Roman" w:eastAsiaTheme="minorEastAsia" w:hAnsi="Times New Roman" w:cs="Times New Roman"/>
            <w:sz w:val="24"/>
            <w:szCs w:val="24"/>
          </w:rPr>
          <w:t>场景采用不同层次的</w:t>
        </w:r>
        <w:r w:rsidRPr="00C54053">
          <w:rPr>
            <w:rFonts w:ascii="Times New Roman" w:eastAsiaTheme="minorEastAsia" w:hAnsi="Times New Roman" w:cs="Times New Roman"/>
            <w:sz w:val="24"/>
            <w:szCs w:val="24"/>
          </w:rPr>
          <w:t>Net1</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的分类精度</w:t>
        </w:r>
      </w:ins>
      <w:del w:id="950" w:author="User" w:date="2016-10-24T19:38:00Z">
        <w:r w:rsidR="00E25226" w:rsidRPr="00C54053" w:rsidDel="00697703">
          <w:rPr>
            <w:rFonts w:ascii="Times New Roman" w:eastAsiaTheme="minorEastAsia" w:hAnsi="Times New Roman" w:cs="Times New Roman"/>
            <w:sz w:val="24"/>
            <w:szCs w:val="24"/>
          </w:rPr>
          <w:delText>如果不采用该层，</w:delText>
        </w:r>
        <w:r w:rsidR="00977283" w:rsidRPr="00C54053" w:rsidDel="00697703">
          <w:rPr>
            <w:rFonts w:ascii="Times New Roman" w:eastAsiaTheme="minorEastAsia" w:hAnsi="Times New Roman" w:cs="Times New Roman"/>
            <w:sz w:val="24"/>
            <w:szCs w:val="24"/>
          </w:rPr>
          <w:delText>三个场景的分类</w:delText>
        </w:r>
        <w:r w:rsidR="00E25226" w:rsidRPr="00C54053" w:rsidDel="00697703">
          <w:rPr>
            <w:rFonts w:ascii="Times New Roman" w:eastAsiaTheme="minorEastAsia" w:hAnsi="Times New Roman" w:cs="Times New Roman"/>
            <w:sz w:val="24"/>
            <w:szCs w:val="24"/>
          </w:rPr>
          <w:delText>精度</w:delText>
        </w:r>
        <w:r w:rsidR="00977283" w:rsidRPr="00C54053" w:rsidDel="00697703">
          <w:rPr>
            <w:rFonts w:ascii="Times New Roman" w:eastAsiaTheme="minorEastAsia" w:hAnsi="Times New Roman" w:cs="Times New Roman"/>
            <w:sz w:val="24"/>
            <w:szCs w:val="24"/>
          </w:rPr>
          <w:delText>分别</w:delText>
        </w:r>
        <w:r w:rsidR="00E25226" w:rsidRPr="00C54053" w:rsidDel="00697703">
          <w:rPr>
            <w:rFonts w:ascii="Times New Roman" w:eastAsiaTheme="minorEastAsia" w:hAnsi="Times New Roman" w:cs="Times New Roman"/>
            <w:sz w:val="24"/>
            <w:szCs w:val="24"/>
          </w:rPr>
          <w:delText>为</w:delText>
        </w:r>
        <w:r w:rsidR="00977283" w:rsidRPr="00C54053" w:rsidDel="00697703">
          <w:rPr>
            <w:rFonts w:ascii="Times New Roman" w:eastAsiaTheme="minorEastAsia" w:hAnsi="Times New Roman" w:cs="Times New Roman"/>
            <w:sz w:val="24"/>
            <w:szCs w:val="24"/>
          </w:rPr>
          <w:delText>9</w:delText>
        </w:r>
        <w:r w:rsidR="00A049A9" w:rsidRPr="00C54053" w:rsidDel="00697703">
          <w:rPr>
            <w:rFonts w:ascii="Times New Roman" w:eastAsiaTheme="minorEastAsia" w:hAnsi="Times New Roman" w:cs="Times New Roman"/>
            <w:sz w:val="24"/>
            <w:szCs w:val="24"/>
          </w:rPr>
          <w:delText>7</w:delText>
        </w:r>
        <w:r w:rsidR="00B70861" w:rsidRPr="00C54053" w:rsidDel="00697703">
          <w:rPr>
            <w:rFonts w:ascii="Times New Roman" w:eastAsiaTheme="minorEastAsia" w:hAnsi="Times New Roman" w:cs="Times New Roman"/>
            <w:sz w:val="24"/>
            <w:szCs w:val="24"/>
          </w:rPr>
          <w:delText>.</w:delText>
        </w:r>
        <w:r w:rsidR="00201A6B" w:rsidRPr="00C54053" w:rsidDel="00697703">
          <w:rPr>
            <w:rFonts w:ascii="Times New Roman" w:eastAsiaTheme="minorEastAsia" w:hAnsi="Times New Roman" w:cs="Times New Roman"/>
            <w:sz w:val="24"/>
            <w:szCs w:val="24"/>
          </w:rPr>
          <w:delText>2</w:delText>
        </w:r>
        <w:r w:rsidR="00977283" w:rsidRPr="00C54053" w:rsidDel="00697703">
          <w:rPr>
            <w:rFonts w:ascii="Times New Roman" w:eastAsiaTheme="minorEastAsia" w:hAnsi="Times New Roman" w:cs="Times New Roman"/>
            <w:sz w:val="24"/>
            <w:szCs w:val="24"/>
          </w:rPr>
          <w:delText>%</w:delText>
        </w:r>
        <w:r w:rsidR="00977283" w:rsidRPr="00C54053" w:rsidDel="00697703">
          <w:rPr>
            <w:rFonts w:ascii="Times New Roman" w:eastAsiaTheme="minorEastAsia" w:hAnsi="Times New Roman" w:cs="Times New Roman"/>
            <w:sz w:val="24"/>
            <w:szCs w:val="24"/>
          </w:rPr>
          <w:delText>，</w:delText>
        </w:r>
        <w:r w:rsidR="00A049A9" w:rsidRPr="00C54053" w:rsidDel="00697703">
          <w:rPr>
            <w:rFonts w:ascii="Times New Roman" w:eastAsiaTheme="minorEastAsia" w:hAnsi="Times New Roman" w:cs="Times New Roman"/>
            <w:sz w:val="24"/>
            <w:szCs w:val="24"/>
          </w:rPr>
          <w:delText>97</w:delText>
        </w:r>
        <w:r w:rsidR="00977283" w:rsidRPr="00C54053" w:rsidDel="00697703">
          <w:rPr>
            <w:rFonts w:ascii="Times New Roman" w:eastAsiaTheme="minorEastAsia" w:hAnsi="Times New Roman" w:cs="Times New Roman"/>
            <w:sz w:val="24"/>
            <w:szCs w:val="24"/>
          </w:rPr>
          <w:delText>.</w:delText>
        </w:r>
        <w:r w:rsidR="00A049A9" w:rsidRPr="00C54053" w:rsidDel="00697703">
          <w:rPr>
            <w:rFonts w:ascii="Times New Roman" w:eastAsiaTheme="minorEastAsia" w:hAnsi="Times New Roman" w:cs="Times New Roman"/>
            <w:sz w:val="24"/>
            <w:szCs w:val="24"/>
          </w:rPr>
          <w:delText>1</w:delText>
        </w:r>
        <w:r w:rsidR="00977283" w:rsidRPr="00C54053" w:rsidDel="00697703">
          <w:rPr>
            <w:rFonts w:ascii="Times New Roman" w:eastAsiaTheme="minorEastAsia" w:hAnsi="Times New Roman" w:cs="Times New Roman"/>
            <w:sz w:val="24"/>
            <w:szCs w:val="24"/>
          </w:rPr>
          <w:delText>%</w:delText>
        </w:r>
        <w:r w:rsidR="00977283" w:rsidRPr="00C54053" w:rsidDel="00697703">
          <w:rPr>
            <w:rFonts w:ascii="Times New Roman" w:eastAsiaTheme="minorEastAsia" w:hAnsi="Times New Roman" w:cs="Times New Roman"/>
            <w:sz w:val="24"/>
            <w:szCs w:val="24"/>
          </w:rPr>
          <w:delText>，</w:delText>
        </w:r>
        <w:r w:rsidR="00A049A9" w:rsidRPr="00C54053" w:rsidDel="00697703">
          <w:rPr>
            <w:rFonts w:ascii="Times New Roman" w:eastAsiaTheme="minorEastAsia" w:hAnsi="Times New Roman" w:cs="Times New Roman"/>
            <w:sz w:val="24"/>
            <w:szCs w:val="24"/>
          </w:rPr>
          <w:delText>96</w:delText>
        </w:r>
        <w:r w:rsidR="00B70861" w:rsidRPr="00C54053" w:rsidDel="00697703">
          <w:rPr>
            <w:rFonts w:ascii="Times New Roman" w:eastAsiaTheme="minorEastAsia" w:hAnsi="Times New Roman" w:cs="Times New Roman"/>
            <w:sz w:val="24"/>
            <w:szCs w:val="24"/>
          </w:rPr>
          <w:delText>.</w:delText>
        </w:r>
        <w:r w:rsidR="00201A6B" w:rsidRPr="00C54053" w:rsidDel="00697703">
          <w:rPr>
            <w:rFonts w:ascii="Times New Roman" w:eastAsiaTheme="minorEastAsia" w:hAnsi="Times New Roman" w:cs="Times New Roman"/>
            <w:sz w:val="24"/>
            <w:szCs w:val="24"/>
          </w:rPr>
          <w:delText>8</w:delText>
        </w:r>
        <w:r w:rsidR="00977283" w:rsidRPr="00C54053" w:rsidDel="00697703">
          <w:rPr>
            <w:rFonts w:ascii="Times New Roman" w:eastAsiaTheme="minorEastAsia" w:hAnsi="Times New Roman" w:cs="Times New Roman"/>
            <w:sz w:val="24"/>
            <w:szCs w:val="24"/>
          </w:rPr>
          <w:delText>%</w:delText>
        </w:r>
        <w:r w:rsidR="00E25226" w:rsidRPr="00C54053" w:rsidDel="00697703">
          <w:rPr>
            <w:rFonts w:ascii="Times New Roman" w:eastAsiaTheme="minorEastAsia" w:hAnsi="Times New Roman" w:cs="Times New Roman"/>
            <w:sz w:val="24"/>
            <w:szCs w:val="24"/>
          </w:rPr>
          <w:delText>，结果显示采用了基于</w:delText>
        </w:r>
        <w:r w:rsidR="00E25226" w:rsidRPr="00C54053" w:rsidDel="00697703">
          <w:rPr>
            <w:rFonts w:ascii="Times New Roman" w:eastAsiaTheme="minorEastAsia" w:hAnsi="Times New Roman" w:cs="Times New Roman"/>
            <w:sz w:val="24"/>
            <w:szCs w:val="24"/>
          </w:rPr>
          <w:delText>DMST</w:delText>
        </w:r>
        <w:r w:rsidR="00E25226" w:rsidRPr="00C54053" w:rsidDel="00697703">
          <w:rPr>
            <w:rFonts w:ascii="Times New Roman" w:eastAsiaTheme="minorEastAsia" w:hAnsi="Times New Roman" w:cs="Times New Roman"/>
            <w:sz w:val="24"/>
            <w:szCs w:val="24"/>
          </w:rPr>
          <w:delText>结构的池化层对最后结果有一定的提升，显示了该层的有效性。</w:delText>
        </w:r>
        <w:r w:rsidR="00A049A9" w:rsidRPr="00C54053" w:rsidDel="00697703">
          <w:rPr>
            <w:rFonts w:ascii="Times New Roman" w:eastAsiaTheme="minorEastAsia" w:hAnsi="Times New Roman" w:cs="Times New Roman"/>
            <w:sz w:val="24"/>
            <w:szCs w:val="24"/>
          </w:rPr>
          <w:delText>其中场景</w:delText>
        </w:r>
        <w:r w:rsidR="00A049A9" w:rsidRPr="00C54053" w:rsidDel="00697703">
          <w:rPr>
            <w:rFonts w:ascii="Times New Roman" w:eastAsiaTheme="minorEastAsia" w:hAnsi="Times New Roman" w:cs="Times New Roman"/>
            <w:sz w:val="24"/>
            <w:szCs w:val="24"/>
          </w:rPr>
          <w:delText>1</w:delText>
        </w:r>
        <w:r w:rsidR="00A049A9" w:rsidRPr="00C54053" w:rsidDel="00697703">
          <w:rPr>
            <w:rFonts w:ascii="Times New Roman" w:eastAsiaTheme="minorEastAsia" w:hAnsi="Times New Roman" w:cs="Times New Roman"/>
            <w:sz w:val="24"/>
            <w:szCs w:val="24"/>
          </w:rPr>
          <w:delText>和场景</w:delText>
        </w:r>
        <w:r w:rsidR="00A049A9" w:rsidRPr="00C54053" w:rsidDel="00697703">
          <w:rPr>
            <w:rFonts w:ascii="Times New Roman" w:eastAsiaTheme="minorEastAsia" w:hAnsi="Times New Roman" w:cs="Times New Roman"/>
            <w:sz w:val="24"/>
            <w:szCs w:val="24"/>
          </w:rPr>
          <w:delText>3</w:delText>
        </w:r>
        <w:r w:rsidR="00D70C2F" w:rsidRPr="00C54053" w:rsidDel="00697703">
          <w:rPr>
            <w:rFonts w:ascii="Times New Roman" w:eastAsiaTheme="minorEastAsia" w:hAnsi="Times New Roman" w:cs="Times New Roman"/>
            <w:sz w:val="24"/>
            <w:szCs w:val="24"/>
          </w:rPr>
          <w:delText>相对场景</w:delText>
        </w:r>
        <w:r w:rsidR="00D70C2F" w:rsidRPr="00C54053" w:rsidDel="00697703">
          <w:rPr>
            <w:rFonts w:ascii="Times New Roman" w:eastAsiaTheme="minorEastAsia" w:hAnsi="Times New Roman" w:cs="Times New Roman"/>
            <w:sz w:val="24"/>
            <w:szCs w:val="24"/>
          </w:rPr>
          <w:delText>2</w:delText>
        </w:r>
        <w:r w:rsidR="00A049A9" w:rsidRPr="00C54053" w:rsidDel="00697703">
          <w:rPr>
            <w:rFonts w:ascii="Times New Roman" w:eastAsiaTheme="minorEastAsia" w:hAnsi="Times New Roman" w:cs="Times New Roman"/>
            <w:sz w:val="24"/>
            <w:szCs w:val="24"/>
          </w:rPr>
          <w:delText>的提升较为明显，</w:delText>
        </w:r>
        <w:r w:rsidR="00D70C2F" w:rsidRPr="00C54053" w:rsidDel="00697703">
          <w:rPr>
            <w:rFonts w:ascii="Times New Roman" w:eastAsiaTheme="minorEastAsia" w:hAnsi="Times New Roman" w:cs="Times New Roman"/>
            <w:sz w:val="24"/>
            <w:szCs w:val="24"/>
          </w:rPr>
          <w:delText>主要</w:delText>
        </w:r>
        <w:r w:rsidR="0004032A" w:rsidDel="00697703">
          <w:rPr>
            <w:rFonts w:ascii="Times New Roman" w:eastAsiaTheme="minorEastAsia" w:hAnsi="Times New Roman" w:cs="Times New Roman" w:hint="eastAsia"/>
            <w:sz w:val="24"/>
            <w:szCs w:val="24"/>
          </w:rPr>
          <w:delText>原因</w:delText>
        </w:r>
        <w:r w:rsidR="00D70C2F" w:rsidRPr="00C54053" w:rsidDel="00697703">
          <w:rPr>
            <w:rFonts w:ascii="Times New Roman" w:eastAsiaTheme="minorEastAsia" w:hAnsi="Times New Roman" w:cs="Times New Roman"/>
            <w:sz w:val="24"/>
            <w:szCs w:val="24"/>
          </w:rPr>
          <w:delText>是场景</w:delText>
        </w:r>
        <w:r w:rsidR="00D70C2F" w:rsidRPr="00C54053" w:rsidDel="00697703">
          <w:rPr>
            <w:rFonts w:ascii="Times New Roman" w:eastAsiaTheme="minorEastAsia" w:hAnsi="Times New Roman" w:cs="Times New Roman"/>
            <w:sz w:val="24"/>
            <w:szCs w:val="24"/>
          </w:rPr>
          <w:delText>1</w:delText>
        </w:r>
        <w:r w:rsidR="00D70C2F" w:rsidRPr="00C54053" w:rsidDel="00697703">
          <w:rPr>
            <w:rFonts w:ascii="Times New Roman" w:eastAsiaTheme="minorEastAsia" w:hAnsi="Times New Roman" w:cs="Times New Roman"/>
            <w:sz w:val="24"/>
            <w:szCs w:val="24"/>
          </w:rPr>
          <w:delText>中</w:delText>
        </w:r>
        <w:r w:rsidR="0004032A" w:rsidDel="00697703">
          <w:rPr>
            <w:rFonts w:ascii="Times New Roman" w:eastAsiaTheme="minorEastAsia" w:hAnsi="Times New Roman" w:cs="Times New Roman" w:hint="eastAsia"/>
            <w:sz w:val="24"/>
            <w:szCs w:val="24"/>
          </w:rPr>
          <w:delText>，</w:delText>
        </w:r>
        <w:r w:rsidR="00D70C2F" w:rsidRPr="00C54053" w:rsidDel="00697703">
          <w:rPr>
            <w:rFonts w:ascii="Times New Roman" w:eastAsiaTheme="minorEastAsia" w:hAnsi="Times New Roman" w:cs="Times New Roman"/>
            <w:sz w:val="24"/>
            <w:szCs w:val="24"/>
          </w:rPr>
          <w:delText>屋檐的结构比较明显，而场景</w:delText>
        </w:r>
        <w:r w:rsidR="00D70C2F" w:rsidRPr="00C54053" w:rsidDel="00697703">
          <w:rPr>
            <w:rFonts w:ascii="Times New Roman" w:eastAsiaTheme="minorEastAsia" w:hAnsi="Times New Roman" w:cs="Times New Roman"/>
            <w:sz w:val="24"/>
            <w:szCs w:val="24"/>
          </w:rPr>
          <w:delText>3</w:delText>
        </w:r>
        <w:r w:rsidR="00D70C2F" w:rsidRPr="00C54053" w:rsidDel="00697703">
          <w:rPr>
            <w:rFonts w:ascii="Times New Roman" w:eastAsiaTheme="minorEastAsia" w:hAnsi="Times New Roman" w:cs="Times New Roman"/>
            <w:sz w:val="24"/>
            <w:szCs w:val="24"/>
          </w:rPr>
          <w:delText>点云中噪声较多且点密度较为稀疏，经过基于</w:delText>
        </w:r>
        <w:r w:rsidR="00D70C2F" w:rsidRPr="00C54053" w:rsidDel="00697703">
          <w:rPr>
            <w:rFonts w:ascii="Times New Roman" w:eastAsiaTheme="minorEastAsia" w:hAnsi="Times New Roman" w:cs="Times New Roman"/>
            <w:sz w:val="24"/>
            <w:szCs w:val="24"/>
          </w:rPr>
          <w:delText>DMST</w:delText>
        </w:r>
        <w:r w:rsidR="00D70C2F" w:rsidRPr="00C54053" w:rsidDel="00697703">
          <w:rPr>
            <w:rFonts w:ascii="Times New Roman" w:eastAsiaTheme="minorEastAsia" w:hAnsi="Times New Roman" w:cs="Times New Roman"/>
            <w:sz w:val="24"/>
            <w:szCs w:val="24"/>
          </w:rPr>
          <w:delText>结构的池化层后</w:delText>
        </w:r>
        <w:r w:rsidR="0004032A" w:rsidDel="00697703">
          <w:rPr>
            <w:rFonts w:ascii="Times New Roman" w:eastAsiaTheme="minorEastAsia" w:hAnsi="Times New Roman" w:cs="Times New Roman" w:hint="eastAsia"/>
            <w:sz w:val="24"/>
            <w:szCs w:val="24"/>
          </w:rPr>
          <w:delText>，</w:delText>
        </w:r>
        <w:r w:rsidR="00D70C2F" w:rsidRPr="00C54053" w:rsidDel="00697703">
          <w:rPr>
            <w:rFonts w:ascii="Times New Roman" w:eastAsiaTheme="minorEastAsia" w:hAnsi="Times New Roman" w:cs="Times New Roman"/>
            <w:sz w:val="24"/>
            <w:szCs w:val="24"/>
          </w:rPr>
          <w:delText>这些边界点和噪声点的影响就较小，提升了分类精度。</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6"/>
        <w:gridCol w:w="1241"/>
        <w:gridCol w:w="1133"/>
        <w:gridCol w:w="1277"/>
        <w:gridCol w:w="1275"/>
        <w:gridCol w:w="1275"/>
        <w:gridCol w:w="1185"/>
        <w:tblGridChange w:id="951">
          <w:tblGrid>
            <w:gridCol w:w="1136"/>
            <w:gridCol w:w="1241"/>
            <w:gridCol w:w="1133"/>
            <w:gridCol w:w="1277"/>
            <w:gridCol w:w="1275"/>
            <w:gridCol w:w="1275"/>
            <w:gridCol w:w="1185"/>
          </w:tblGrid>
        </w:tblGridChange>
      </w:tblGrid>
      <w:tr w:rsidR="00DE3F15" w:rsidRPr="00C54053" w:rsidTr="00DE3F15">
        <w:trPr>
          <w:ins w:id="952" w:author="User" w:date="2016-10-24T19:35:00Z"/>
        </w:trPr>
        <w:tc>
          <w:tcPr>
            <w:tcW w:w="667" w:type="pct"/>
            <w:tcMar>
              <w:left w:w="108" w:type="dxa"/>
            </w:tcMar>
          </w:tcPr>
          <w:p w:rsidR="00DE3F15" w:rsidRPr="00C54053" w:rsidRDefault="00DE3F15" w:rsidP="00AB3EC3">
            <w:pPr>
              <w:spacing w:line="300" w:lineRule="auto"/>
              <w:rPr>
                <w:ins w:id="953" w:author="User" w:date="2016-10-24T19:35:00Z"/>
                <w:rFonts w:ascii="Times New Roman" w:eastAsiaTheme="minorEastAsia" w:hAnsi="Times New Roman" w:cs="Times New Roman"/>
                <w:sz w:val="24"/>
                <w:szCs w:val="24"/>
              </w:rPr>
            </w:pPr>
          </w:p>
        </w:tc>
        <w:tc>
          <w:tcPr>
            <w:tcW w:w="728" w:type="pct"/>
            <w:tcMar>
              <w:left w:w="108" w:type="dxa"/>
            </w:tcMar>
          </w:tcPr>
          <w:p w:rsidR="00DE3F15" w:rsidRPr="00C54053" w:rsidRDefault="00DE3F15" w:rsidP="00AB3EC3">
            <w:pPr>
              <w:spacing w:line="300" w:lineRule="auto"/>
              <w:rPr>
                <w:ins w:id="954" w:author="User" w:date="2016-10-24T19:35:00Z"/>
                <w:rFonts w:ascii="Times New Roman" w:eastAsiaTheme="minorEastAsia" w:hAnsi="Times New Roman" w:cs="Times New Roman"/>
                <w:sz w:val="24"/>
                <w:szCs w:val="24"/>
              </w:rPr>
            </w:pPr>
            <w:ins w:id="955" w:author="User" w:date="2016-10-24T19:36:00Z">
              <w:r>
                <w:rPr>
                  <w:rFonts w:ascii="Times New Roman" w:eastAsiaTheme="minorEastAsia" w:hAnsi="Times New Roman" w:cs="Times New Roman" w:hint="eastAsia"/>
                  <w:sz w:val="24"/>
                  <w:szCs w:val="24"/>
                </w:rPr>
                <w:t>测试点</w:t>
              </w:r>
              <w:r>
                <w:rPr>
                  <w:rFonts w:ascii="Times New Roman" w:eastAsiaTheme="minorEastAsia" w:hAnsi="Times New Roman" w:cs="Times New Roman" w:hint="eastAsia"/>
                  <w:sz w:val="24"/>
                  <w:szCs w:val="24"/>
                </w:rPr>
                <w:t>1</w:t>
              </w:r>
            </w:ins>
          </w:p>
        </w:tc>
        <w:tc>
          <w:tcPr>
            <w:tcW w:w="665" w:type="pct"/>
            <w:tcMar>
              <w:left w:w="108" w:type="dxa"/>
            </w:tcMar>
          </w:tcPr>
          <w:p w:rsidR="00DE3F15" w:rsidRPr="00C54053" w:rsidRDefault="00DE3F15" w:rsidP="00DE3F15">
            <w:pPr>
              <w:spacing w:line="300" w:lineRule="auto"/>
              <w:rPr>
                <w:ins w:id="956" w:author="User" w:date="2016-10-24T19:35:00Z"/>
                <w:rFonts w:ascii="Times New Roman" w:eastAsiaTheme="minorEastAsia" w:hAnsi="Times New Roman" w:cs="Times New Roman"/>
                <w:sz w:val="24"/>
                <w:szCs w:val="24"/>
              </w:rPr>
            </w:pPr>
            <w:ins w:id="957" w:author="User" w:date="2016-10-24T19:36:00Z">
              <w:r>
                <w:rPr>
                  <w:rFonts w:ascii="Times New Roman" w:eastAsiaTheme="minorEastAsia" w:hAnsi="Times New Roman" w:cs="Times New Roman" w:hint="eastAsia"/>
                  <w:sz w:val="24"/>
                  <w:szCs w:val="24"/>
                </w:rPr>
                <w:t>测试点</w:t>
              </w:r>
            </w:ins>
            <w:ins w:id="958" w:author="User" w:date="2016-10-24T19:37:00Z">
              <w:r>
                <w:rPr>
                  <w:rFonts w:ascii="Times New Roman" w:eastAsiaTheme="minorEastAsia" w:hAnsi="Times New Roman" w:cs="Times New Roman" w:hint="eastAsia"/>
                  <w:sz w:val="24"/>
                  <w:szCs w:val="24"/>
                </w:rPr>
                <w:t>2</w:t>
              </w:r>
            </w:ins>
          </w:p>
        </w:tc>
        <w:tc>
          <w:tcPr>
            <w:tcW w:w="749" w:type="pct"/>
          </w:tcPr>
          <w:p w:rsidR="00DE3F15" w:rsidRPr="00C54053" w:rsidRDefault="00DE3F15" w:rsidP="00DE3F15">
            <w:pPr>
              <w:spacing w:line="300" w:lineRule="auto"/>
              <w:rPr>
                <w:ins w:id="959" w:author="User" w:date="2016-10-24T19:35:00Z"/>
                <w:rFonts w:ascii="Times New Roman" w:eastAsiaTheme="minorEastAsia" w:hAnsi="Times New Roman" w:cs="Times New Roman"/>
                <w:sz w:val="24"/>
                <w:szCs w:val="24"/>
              </w:rPr>
            </w:pPr>
            <w:ins w:id="960" w:author="User" w:date="2016-10-24T19:36:00Z">
              <w:r>
                <w:rPr>
                  <w:rFonts w:ascii="Times New Roman" w:eastAsiaTheme="minorEastAsia" w:hAnsi="Times New Roman" w:cs="Times New Roman" w:hint="eastAsia"/>
                  <w:sz w:val="24"/>
                  <w:szCs w:val="24"/>
                </w:rPr>
                <w:t>测试点</w:t>
              </w:r>
            </w:ins>
            <w:ins w:id="961" w:author="User" w:date="2016-10-24T19:37:00Z">
              <w:r>
                <w:rPr>
                  <w:rFonts w:ascii="Times New Roman" w:eastAsiaTheme="minorEastAsia" w:hAnsi="Times New Roman" w:cs="Times New Roman" w:hint="eastAsia"/>
                  <w:sz w:val="24"/>
                  <w:szCs w:val="24"/>
                </w:rPr>
                <w:t>3</w:t>
              </w:r>
            </w:ins>
          </w:p>
        </w:tc>
        <w:tc>
          <w:tcPr>
            <w:tcW w:w="748" w:type="pct"/>
          </w:tcPr>
          <w:p w:rsidR="00DE3F15" w:rsidRPr="00C54053" w:rsidRDefault="00DE3F15" w:rsidP="00DE3F15">
            <w:pPr>
              <w:spacing w:line="300" w:lineRule="auto"/>
              <w:rPr>
                <w:ins w:id="962" w:author="User" w:date="2016-10-24T19:35:00Z"/>
                <w:rFonts w:ascii="Times New Roman" w:eastAsiaTheme="minorEastAsia" w:hAnsi="Times New Roman" w:cs="Times New Roman"/>
                <w:sz w:val="24"/>
                <w:szCs w:val="24"/>
              </w:rPr>
            </w:pPr>
            <w:ins w:id="963" w:author="User" w:date="2016-10-24T19:36:00Z">
              <w:r>
                <w:rPr>
                  <w:rFonts w:ascii="Times New Roman" w:eastAsiaTheme="minorEastAsia" w:hAnsi="Times New Roman" w:cs="Times New Roman" w:hint="eastAsia"/>
                  <w:sz w:val="24"/>
                  <w:szCs w:val="24"/>
                </w:rPr>
                <w:t>测试点</w:t>
              </w:r>
            </w:ins>
            <w:ins w:id="964" w:author="User" w:date="2016-10-24T19:37:00Z">
              <w:r>
                <w:rPr>
                  <w:rFonts w:ascii="Times New Roman" w:eastAsiaTheme="minorEastAsia" w:hAnsi="Times New Roman" w:cs="Times New Roman" w:hint="eastAsia"/>
                  <w:sz w:val="24"/>
                  <w:szCs w:val="24"/>
                </w:rPr>
                <w:t>4</w:t>
              </w:r>
            </w:ins>
          </w:p>
        </w:tc>
        <w:tc>
          <w:tcPr>
            <w:tcW w:w="748" w:type="pct"/>
          </w:tcPr>
          <w:p w:rsidR="00DE3F15" w:rsidRDefault="00DE3F15" w:rsidP="00AB3EC3">
            <w:pPr>
              <w:spacing w:line="300" w:lineRule="auto"/>
              <w:rPr>
                <w:ins w:id="965" w:author="User" w:date="2016-10-24T19:36:00Z"/>
                <w:rFonts w:ascii="Times New Roman" w:eastAsiaTheme="minorEastAsia" w:hAnsi="Times New Roman" w:cs="Times New Roman" w:hint="eastAsia"/>
                <w:sz w:val="24"/>
                <w:szCs w:val="24"/>
              </w:rPr>
            </w:pPr>
            <w:ins w:id="966" w:author="User" w:date="2016-10-24T19:37:00Z">
              <w:r>
                <w:rPr>
                  <w:rFonts w:ascii="Times New Roman" w:eastAsiaTheme="minorEastAsia" w:hAnsi="Times New Roman" w:cs="Times New Roman" w:hint="eastAsia"/>
                  <w:sz w:val="24"/>
                  <w:szCs w:val="24"/>
                </w:rPr>
                <w:t>测试点</w:t>
              </w:r>
              <w:r>
                <w:rPr>
                  <w:rFonts w:ascii="Times New Roman" w:eastAsiaTheme="minorEastAsia" w:hAnsi="Times New Roman" w:cs="Times New Roman" w:hint="eastAsia"/>
                  <w:sz w:val="24"/>
                  <w:szCs w:val="24"/>
                </w:rPr>
                <w:t>5</w:t>
              </w:r>
            </w:ins>
          </w:p>
        </w:tc>
        <w:tc>
          <w:tcPr>
            <w:tcW w:w="695" w:type="pct"/>
          </w:tcPr>
          <w:p w:rsidR="00DE3F15" w:rsidRDefault="00DE3F15" w:rsidP="00AB3EC3">
            <w:pPr>
              <w:spacing w:line="300" w:lineRule="auto"/>
              <w:rPr>
                <w:ins w:id="967" w:author="User" w:date="2016-10-24T19:36:00Z"/>
                <w:rFonts w:ascii="Times New Roman" w:eastAsiaTheme="minorEastAsia" w:hAnsi="Times New Roman" w:cs="Times New Roman" w:hint="eastAsia"/>
                <w:sz w:val="24"/>
                <w:szCs w:val="24"/>
              </w:rPr>
            </w:pPr>
            <w:ins w:id="968" w:author="User" w:date="2016-10-24T19:37:00Z">
              <w:r>
                <w:rPr>
                  <w:rFonts w:ascii="Times New Roman" w:eastAsiaTheme="minorEastAsia" w:hAnsi="Times New Roman" w:cs="Times New Roman" w:hint="eastAsia"/>
                  <w:sz w:val="24"/>
                  <w:szCs w:val="24"/>
                </w:rPr>
                <w:t>测试点</w:t>
              </w:r>
              <w:r>
                <w:rPr>
                  <w:rFonts w:ascii="Times New Roman" w:eastAsiaTheme="minorEastAsia" w:hAnsi="Times New Roman" w:cs="Times New Roman" w:hint="eastAsia"/>
                  <w:sz w:val="24"/>
                  <w:szCs w:val="24"/>
                </w:rPr>
                <w:t>6</w:t>
              </w:r>
            </w:ins>
          </w:p>
        </w:tc>
      </w:tr>
      <w:tr w:rsidR="00DE3F15" w:rsidRPr="00C54053" w:rsidTr="00DE3F15">
        <w:trPr>
          <w:ins w:id="969" w:author="User" w:date="2016-10-24T19:35:00Z"/>
        </w:trPr>
        <w:tc>
          <w:tcPr>
            <w:tcW w:w="667" w:type="pct"/>
            <w:tcMar>
              <w:left w:w="108" w:type="dxa"/>
            </w:tcMar>
          </w:tcPr>
          <w:p w:rsidR="00DE3F15" w:rsidRPr="00C54053" w:rsidRDefault="00DE3F15" w:rsidP="00DE3F15">
            <w:pPr>
              <w:spacing w:line="300" w:lineRule="auto"/>
              <w:rPr>
                <w:ins w:id="970" w:author="User" w:date="2016-10-24T19:35:00Z"/>
                <w:rFonts w:ascii="Times New Roman" w:eastAsiaTheme="minorEastAsia" w:hAnsi="Times New Roman" w:cs="Times New Roman"/>
                <w:sz w:val="24"/>
                <w:szCs w:val="24"/>
              </w:rPr>
            </w:pPr>
            <w:ins w:id="971" w:author="User" w:date="2016-10-24T19:35:00Z">
              <w:r>
                <w:rPr>
                  <w:rFonts w:ascii="Times New Roman" w:eastAsiaTheme="minorEastAsia" w:hAnsi="Times New Roman" w:cs="Times New Roman" w:hint="eastAsia"/>
                  <w:sz w:val="24"/>
                  <w:szCs w:val="24"/>
                </w:rPr>
                <w:t>Scene I</w:t>
              </w:r>
            </w:ins>
          </w:p>
        </w:tc>
        <w:tc>
          <w:tcPr>
            <w:tcW w:w="728" w:type="pct"/>
            <w:tcMar>
              <w:left w:w="108" w:type="dxa"/>
            </w:tcMar>
          </w:tcPr>
          <w:p w:rsidR="00DE3F15" w:rsidRPr="00C54053" w:rsidRDefault="00DE3F15" w:rsidP="00AB3EC3">
            <w:pPr>
              <w:spacing w:line="300" w:lineRule="auto"/>
              <w:rPr>
                <w:ins w:id="972" w:author="User" w:date="2016-10-24T19:35:00Z"/>
                <w:rFonts w:ascii="Times New Roman" w:eastAsiaTheme="minorEastAsia" w:hAnsi="Times New Roman" w:cs="Times New Roman"/>
                <w:sz w:val="24"/>
                <w:szCs w:val="24"/>
              </w:rPr>
            </w:pPr>
          </w:p>
        </w:tc>
        <w:tc>
          <w:tcPr>
            <w:tcW w:w="665" w:type="pct"/>
            <w:tcMar>
              <w:left w:w="108" w:type="dxa"/>
            </w:tcMar>
          </w:tcPr>
          <w:p w:rsidR="00DE3F15" w:rsidRPr="00C54053" w:rsidRDefault="00DE3F15" w:rsidP="00AB3EC3">
            <w:pPr>
              <w:spacing w:line="300" w:lineRule="auto"/>
              <w:rPr>
                <w:ins w:id="973" w:author="User" w:date="2016-10-24T19:35:00Z"/>
                <w:rFonts w:ascii="Times New Roman" w:eastAsiaTheme="minorEastAsia" w:hAnsi="Times New Roman" w:cs="Times New Roman"/>
                <w:sz w:val="24"/>
                <w:szCs w:val="24"/>
              </w:rPr>
            </w:pPr>
          </w:p>
        </w:tc>
        <w:tc>
          <w:tcPr>
            <w:tcW w:w="749" w:type="pct"/>
          </w:tcPr>
          <w:p w:rsidR="00DE3F15" w:rsidRPr="00C54053" w:rsidRDefault="00DE3F15" w:rsidP="00AB3EC3">
            <w:pPr>
              <w:spacing w:line="300" w:lineRule="auto"/>
              <w:rPr>
                <w:ins w:id="974" w:author="User" w:date="2016-10-24T19:35:00Z"/>
                <w:rFonts w:ascii="Times New Roman" w:eastAsiaTheme="minorEastAsia" w:hAnsi="Times New Roman" w:cs="Times New Roman"/>
                <w:sz w:val="24"/>
                <w:szCs w:val="24"/>
              </w:rPr>
            </w:pPr>
          </w:p>
        </w:tc>
        <w:tc>
          <w:tcPr>
            <w:tcW w:w="748" w:type="pct"/>
          </w:tcPr>
          <w:p w:rsidR="00DE3F15" w:rsidRPr="00C54053" w:rsidRDefault="00DE3F15" w:rsidP="00AB3EC3">
            <w:pPr>
              <w:spacing w:line="300" w:lineRule="auto"/>
              <w:rPr>
                <w:ins w:id="975" w:author="User" w:date="2016-10-24T19:35:00Z"/>
                <w:rFonts w:ascii="Times New Roman" w:eastAsiaTheme="minorEastAsia" w:hAnsi="Times New Roman" w:cs="Times New Roman"/>
                <w:sz w:val="24"/>
                <w:szCs w:val="24"/>
              </w:rPr>
            </w:pPr>
          </w:p>
        </w:tc>
        <w:tc>
          <w:tcPr>
            <w:tcW w:w="748" w:type="pct"/>
          </w:tcPr>
          <w:p w:rsidR="00DE3F15" w:rsidRPr="00C54053" w:rsidRDefault="00DE3F15" w:rsidP="00AB3EC3">
            <w:pPr>
              <w:spacing w:line="300" w:lineRule="auto"/>
              <w:rPr>
                <w:ins w:id="976" w:author="User" w:date="2016-10-24T19:36:00Z"/>
                <w:rFonts w:ascii="Times New Roman" w:eastAsiaTheme="minorEastAsia" w:hAnsi="Times New Roman" w:cs="Times New Roman"/>
                <w:sz w:val="24"/>
                <w:szCs w:val="24"/>
              </w:rPr>
            </w:pPr>
          </w:p>
        </w:tc>
        <w:tc>
          <w:tcPr>
            <w:tcW w:w="695" w:type="pct"/>
          </w:tcPr>
          <w:p w:rsidR="00DE3F15" w:rsidRPr="00C54053" w:rsidRDefault="00DE3F15" w:rsidP="00AB3EC3">
            <w:pPr>
              <w:spacing w:line="300" w:lineRule="auto"/>
              <w:rPr>
                <w:ins w:id="977" w:author="User" w:date="2016-10-24T19:36:00Z"/>
                <w:rFonts w:ascii="Times New Roman" w:eastAsiaTheme="minorEastAsia" w:hAnsi="Times New Roman" w:cs="Times New Roman"/>
                <w:sz w:val="24"/>
                <w:szCs w:val="24"/>
              </w:rPr>
            </w:pPr>
          </w:p>
        </w:tc>
      </w:tr>
      <w:tr w:rsidR="00DE3F15" w:rsidRPr="00C54053" w:rsidTr="00DE3F15">
        <w:trPr>
          <w:ins w:id="978" w:author="User" w:date="2016-10-24T19:35:00Z"/>
        </w:trPr>
        <w:tc>
          <w:tcPr>
            <w:tcW w:w="667" w:type="pct"/>
            <w:tcMar>
              <w:left w:w="108" w:type="dxa"/>
            </w:tcMar>
          </w:tcPr>
          <w:p w:rsidR="00DE3F15" w:rsidRPr="00C54053" w:rsidRDefault="00DE3F15" w:rsidP="00AB3EC3">
            <w:pPr>
              <w:spacing w:line="300" w:lineRule="auto"/>
              <w:rPr>
                <w:ins w:id="979" w:author="User" w:date="2016-10-24T19:35:00Z"/>
                <w:rFonts w:ascii="Times New Roman" w:eastAsiaTheme="minorEastAsia" w:hAnsi="Times New Roman" w:cs="Times New Roman"/>
                <w:sz w:val="24"/>
                <w:szCs w:val="24"/>
              </w:rPr>
            </w:pPr>
            <w:ins w:id="980" w:author="User" w:date="2016-10-24T19:35:00Z">
              <w:r>
                <w:rPr>
                  <w:rFonts w:ascii="Times New Roman" w:eastAsiaTheme="minorEastAsia" w:hAnsi="Times New Roman" w:cs="Times New Roman" w:hint="eastAsia"/>
                  <w:sz w:val="24"/>
                  <w:szCs w:val="24"/>
                </w:rPr>
                <w:t>Scene II</w:t>
              </w:r>
            </w:ins>
          </w:p>
        </w:tc>
        <w:tc>
          <w:tcPr>
            <w:tcW w:w="728" w:type="pct"/>
            <w:tcMar>
              <w:left w:w="108" w:type="dxa"/>
            </w:tcMar>
          </w:tcPr>
          <w:p w:rsidR="00DE3F15" w:rsidRPr="00C54053" w:rsidRDefault="00DE3F15" w:rsidP="00AB3EC3">
            <w:pPr>
              <w:spacing w:line="300" w:lineRule="auto"/>
              <w:rPr>
                <w:ins w:id="981" w:author="User" w:date="2016-10-24T19:35:00Z"/>
                <w:rFonts w:ascii="Times New Roman" w:eastAsiaTheme="minorEastAsia" w:hAnsi="Times New Roman" w:cs="Times New Roman"/>
                <w:sz w:val="24"/>
                <w:szCs w:val="24"/>
              </w:rPr>
            </w:pPr>
          </w:p>
        </w:tc>
        <w:tc>
          <w:tcPr>
            <w:tcW w:w="665" w:type="pct"/>
            <w:tcMar>
              <w:left w:w="108" w:type="dxa"/>
            </w:tcMar>
          </w:tcPr>
          <w:p w:rsidR="00DE3F15" w:rsidRPr="00C54053" w:rsidRDefault="00DE3F15" w:rsidP="00AB3EC3">
            <w:pPr>
              <w:spacing w:line="300" w:lineRule="auto"/>
              <w:rPr>
                <w:ins w:id="982" w:author="User" w:date="2016-10-24T19:35:00Z"/>
                <w:rFonts w:ascii="Times New Roman" w:eastAsiaTheme="minorEastAsia" w:hAnsi="Times New Roman" w:cs="Times New Roman"/>
                <w:sz w:val="24"/>
                <w:szCs w:val="24"/>
              </w:rPr>
            </w:pPr>
          </w:p>
        </w:tc>
        <w:tc>
          <w:tcPr>
            <w:tcW w:w="749" w:type="pct"/>
          </w:tcPr>
          <w:p w:rsidR="00DE3F15" w:rsidRPr="00C54053" w:rsidRDefault="00DE3F15" w:rsidP="00AB3EC3">
            <w:pPr>
              <w:spacing w:line="300" w:lineRule="auto"/>
              <w:rPr>
                <w:ins w:id="983" w:author="User" w:date="2016-10-24T19:35:00Z"/>
                <w:rFonts w:ascii="Times New Roman" w:eastAsiaTheme="minorEastAsia" w:hAnsi="Times New Roman" w:cs="Times New Roman"/>
                <w:sz w:val="24"/>
                <w:szCs w:val="24"/>
              </w:rPr>
            </w:pPr>
          </w:p>
        </w:tc>
        <w:tc>
          <w:tcPr>
            <w:tcW w:w="748" w:type="pct"/>
          </w:tcPr>
          <w:p w:rsidR="00DE3F15" w:rsidRPr="00C54053" w:rsidDel="00601877" w:rsidRDefault="00DE3F15" w:rsidP="00AB3EC3">
            <w:pPr>
              <w:spacing w:line="300" w:lineRule="auto"/>
              <w:rPr>
                <w:ins w:id="984" w:author="User" w:date="2016-10-24T19:35:00Z"/>
                <w:rFonts w:ascii="Times New Roman" w:eastAsiaTheme="minorEastAsia" w:hAnsi="Times New Roman" w:cs="Times New Roman"/>
                <w:sz w:val="24"/>
                <w:szCs w:val="24"/>
              </w:rPr>
            </w:pPr>
          </w:p>
        </w:tc>
        <w:tc>
          <w:tcPr>
            <w:tcW w:w="748" w:type="pct"/>
          </w:tcPr>
          <w:p w:rsidR="00DE3F15" w:rsidRPr="00C54053" w:rsidDel="00601877" w:rsidRDefault="00DE3F15" w:rsidP="00AB3EC3">
            <w:pPr>
              <w:spacing w:line="300" w:lineRule="auto"/>
              <w:rPr>
                <w:ins w:id="985" w:author="User" w:date="2016-10-24T19:36:00Z"/>
                <w:rFonts w:ascii="Times New Roman" w:eastAsiaTheme="minorEastAsia" w:hAnsi="Times New Roman" w:cs="Times New Roman"/>
                <w:sz w:val="24"/>
                <w:szCs w:val="24"/>
              </w:rPr>
            </w:pPr>
          </w:p>
        </w:tc>
        <w:tc>
          <w:tcPr>
            <w:tcW w:w="695" w:type="pct"/>
          </w:tcPr>
          <w:p w:rsidR="00DE3F15" w:rsidRPr="00C54053" w:rsidDel="00601877" w:rsidRDefault="00DE3F15" w:rsidP="00AB3EC3">
            <w:pPr>
              <w:spacing w:line="300" w:lineRule="auto"/>
              <w:rPr>
                <w:ins w:id="986" w:author="User" w:date="2016-10-24T19:36:00Z"/>
                <w:rFonts w:ascii="Times New Roman" w:eastAsiaTheme="minorEastAsia" w:hAnsi="Times New Roman" w:cs="Times New Roman"/>
                <w:sz w:val="24"/>
                <w:szCs w:val="24"/>
              </w:rPr>
            </w:pPr>
          </w:p>
        </w:tc>
      </w:tr>
      <w:tr w:rsidR="00DE3F15" w:rsidRPr="00C54053" w:rsidTr="00DE3F15">
        <w:trPr>
          <w:ins w:id="987" w:author="User" w:date="2016-10-24T19:36:00Z"/>
        </w:trPr>
        <w:tc>
          <w:tcPr>
            <w:tcW w:w="667" w:type="pct"/>
            <w:tcMar>
              <w:left w:w="108" w:type="dxa"/>
            </w:tcMar>
          </w:tcPr>
          <w:p w:rsidR="00DE3F15" w:rsidRDefault="00DE3F15" w:rsidP="00AB3EC3">
            <w:pPr>
              <w:spacing w:line="300" w:lineRule="auto"/>
              <w:rPr>
                <w:ins w:id="988" w:author="User" w:date="2016-10-24T19:36:00Z"/>
                <w:rFonts w:ascii="Times New Roman" w:eastAsiaTheme="minorEastAsia" w:hAnsi="Times New Roman" w:cs="Times New Roman" w:hint="eastAsia"/>
                <w:sz w:val="24"/>
                <w:szCs w:val="24"/>
              </w:rPr>
            </w:pPr>
            <w:ins w:id="989" w:author="User" w:date="2016-10-24T19:36:00Z">
              <w:r>
                <w:rPr>
                  <w:rFonts w:ascii="Times New Roman" w:eastAsiaTheme="minorEastAsia" w:hAnsi="Times New Roman" w:cs="Times New Roman" w:hint="eastAsia"/>
                  <w:sz w:val="24"/>
                  <w:szCs w:val="24"/>
                </w:rPr>
                <w:t>Scene II</w:t>
              </w:r>
              <w:r>
                <w:rPr>
                  <w:rFonts w:ascii="Times New Roman" w:eastAsiaTheme="minorEastAsia" w:hAnsi="Times New Roman" w:cs="Times New Roman" w:hint="eastAsia"/>
                  <w:sz w:val="24"/>
                  <w:szCs w:val="24"/>
                </w:rPr>
                <w:t>I</w:t>
              </w:r>
            </w:ins>
          </w:p>
        </w:tc>
        <w:tc>
          <w:tcPr>
            <w:tcW w:w="728" w:type="pct"/>
            <w:tcMar>
              <w:left w:w="108" w:type="dxa"/>
            </w:tcMar>
          </w:tcPr>
          <w:p w:rsidR="00DE3F15" w:rsidRPr="00C54053" w:rsidRDefault="00DE3F15" w:rsidP="00AB3EC3">
            <w:pPr>
              <w:spacing w:line="300" w:lineRule="auto"/>
              <w:rPr>
                <w:ins w:id="990" w:author="User" w:date="2016-10-24T19:36:00Z"/>
                <w:rFonts w:ascii="Times New Roman" w:eastAsiaTheme="minorEastAsia" w:hAnsi="Times New Roman" w:cs="Times New Roman"/>
                <w:sz w:val="24"/>
                <w:szCs w:val="24"/>
              </w:rPr>
            </w:pPr>
          </w:p>
        </w:tc>
        <w:tc>
          <w:tcPr>
            <w:tcW w:w="665" w:type="pct"/>
            <w:tcMar>
              <w:left w:w="108" w:type="dxa"/>
            </w:tcMar>
          </w:tcPr>
          <w:p w:rsidR="00DE3F15" w:rsidRPr="00C54053" w:rsidRDefault="00DE3F15" w:rsidP="00AB3EC3">
            <w:pPr>
              <w:spacing w:line="300" w:lineRule="auto"/>
              <w:rPr>
                <w:ins w:id="991" w:author="User" w:date="2016-10-24T19:36:00Z"/>
                <w:rFonts w:ascii="Times New Roman" w:eastAsiaTheme="minorEastAsia" w:hAnsi="Times New Roman" w:cs="Times New Roman"/>
                <w:sz w:val="24"/>
                <w:szCs w:val="24"/>
              </w:rPr>
            </w:pPr>
          </w:p>
        </w:tc>
        <w:tc>
          <w:tcPr>
            <w:tcW w:w="749" w:type="pct"/>
          </w:tcPr>
          <w:p w:rsidR="00DE3F15" w:rsidRPr="00C54053" w:rsidRDefault="00DE3F15" w:rsidP="00AB3EC3">
            <w:pPr>
              <w:spacing w:line="300" w:lineRule="auto"/>
              <w:rPr>
                <w:ins w:id="992" w:author="User" w:date="2016-10-24T19:36:00Z"/>
                <w:rFonts w:ascii="Times New Roman" w:eastAsiaTheme="minorEastAsia" w:hAnsi="Times New Roman" w:cs="Times New Roman"/>
                <w:sz w:val="24"/>
                <w:szCs w:val="24"/>
              </w:rPr>
            </w:pPr>
          </w:p>
        </w:tc>
        <w:tc>
          <w:tcPr>
            <w:tcW w:w="748" w:type="pct"/>
          </w:tcPr>
          <w:p w:rsidR="00DE3F15" w:rsidRPr="00C54053" w:rsidRDefault="00DE3F15" w:rsidP="00AB3EC3">
            <w:pPr>
              <w:spacing w:line="300" w:lineRule="auto"/>
              <w:rPr>
                <w:ins w:id="993" w:author="User" w:date="2016-10-24T19:36:00Z"/>
                <w:rFonts w:ascii="Times New Roman" w:eastAsiaTheme="minorEastAsia" w:hAnsi="Times New Roman" w:cs="Times New Roman"/>
                <w:sz w:val="24"/>
                <w:szCs w:val="24"/>
              </w:rPr>
            </w:pPr>
          </w:p>
        </w:tc>
        <w:tc>
          <w:tcPr>
            <w:tcW w:w="748" w:type="pct"/>
          </w:tcPr>
          <w:p w:rsidR="00DE3F15" w:rsidRPr="00C54053" w:rsidRDefault="00DE3F15" w:rsidP="00AB3EC3">
            <w:pPr>
              <w:spacing w:line="300" w:lineRule="auto"/>
              <w:rPr>
                <w:ins w:id="994" w:author="User" w:date="2016-10-24T19:36:00Z"/>
                <w:rFonts w:ascii="Times New Roman" w:eastAsiaTheme="minorEastAsia" w:hAnsi="Times New Roman" w:cs="Times New Roman"/>
                <w:sz w:val="24"/>
                <w:szCs w:val="24"/>
              </w:rPr>
            </w:pPr>
          </w:p>
        </w:tc>
        <w:tc>
          <w:tcPr>
            <w:tcW w:w="695" w:type="pct"/>
          </w:tcPr>
          <w:p w:rsidR="00DE3F15" w:rsidRPr="00C54053" w:rsidRDefault="00DE3F15" w:rsidP="00AB3EC3">
            <w:pPr>
              <w:spacing w:line="300" w:lineRule="auto"/>
              <w:rPr>
                <w:ins w:id="995" w:author="User" w:date="2016-10-24T19:36:00Z"/>
                <w:rFonts w:ascii="Times New Roman" w:eastAsiaTheme="minorEastAsia" w:hAnsi="Times New Roman" w:cs="Times New Roman"/>
                <w:sz w:val="24"/>
                <w:szCs w:val="24"/>
              </w:rPr>
            </w:pPr>
          </w:p>
        </w:tc>
      </w:tr>
      <w:tr w:rsidR="00DE3F15" w:rsidRPr="00C54053" w:rsidTr="00DE3F15">
        <w:trPr>
          <w:ins w:id="996" w:author="User" w:date="2016-10-24T19:36:00Z"/>
        </w:trPr>
        <w:tc>
          <w:tcPr>
            <w:tcW w:w="667" w:type="pct"/>
            <w:tcMar>
              <w:left w:w="108" w:type="dxa"/>
            </w:tcMar>
          </w:tcPr>
          <w:p w:rsidR="00DE3F15" w:rsidRDefault="00DE3F15" w:rsidP="00AB3EC3">
            <w:pPr>
              <w:spacing w:line="300" w:lineRule="auto"/>
              <w:rPr>
                <w:ins w:id="997" w:author="User" w:date="2016-10-24T19:36:00Z"/>
                <w:rFonts w:ascii="Times New Roman" w:eastAsiaTheme="minorEastAsia" w:hAnsi="Times New Roman" w:cs="Times New Roman" w:hint="eastAsia"/>
                <w:sz w:val="24"/>
                <w:szCs w:val="24"/>
              </w:rPr>
            </w:pPr>
            <w:ins w:id="998" w:author="User" w:date="2016-10-24T19:36:00Z">
              <w:r>
                <w:rPr>
                  <w:rFonts w:ascii="Times New Roman" w:eastAsiaTheme="minorEastAsia" w:hAnsi="Times New Roman" w:cs="Times New Roman" w:hint="eastAsia"/>
                  <w:sz w:val="24"/>
                  <w:szCs w:val="24"/>
                </w:rPr>
                <w:t>Scene IV</w:t>
              </w:r>
            </w:ins>
          </w:p>
        </w:tc>
        <w:tc>
          <w:tcPr>
            <w:tcW w:w="728" w:type="pct"/>
            <w:tcMar>
              <w:left w:w="108" w:type="dxa"/>
            </w:tcMar>
          </w:tcPr>
          <w:p w:rsidR="00DE3F15" w:rsidRPr="00C54053" w:rsidRDefault="00DE3F15" w:rsidP="00AB3EC3">
            <w:pPr>
              <w:spacing w:line="300" w:lineRule="auto"/>
              <w:rPr>
                <w:ins w:id="999" w:author="User" w:date="2016-10-24T19:36:00Z"/>
                <w:rFonts w:ascii="Times New Roman" w:eastAsiaTheme="minorEastAsia" w:hAnsi="Times New Roman" w:cs="Times New Roman"/>
                <w:sz w:val="24"/>
                <w:szCs w:val="24"/>
              </w:rPr>
            </w:pPr>
          </w:p>
        </w:tc>
        <w:tc>
          <w:tcPr>
            <w:tcW w:w="665" w:type="pct"/>
            <w:tcMar>
              <w:left w:w="108" w:type="dxa"/>
            </w:tcMar>
          </w:tcPr>
          <w:p w:rsidR="00DE3F15" w:rsidRPr="00C54053" w:rsidRDefault="00DE3F15" w:rsidP="00AB3EC3">
            <w:pPr>
              <w:spacing w:line="300" w:lineRule="auto"/>
              <w:rPr>
                <w:ins w:id="1000" w:author="User" w:date="2016-10-24T19:36:00Z"/>
                <w:rFonts w:ascii="Times New Roman" w:eastAsiaTheme="minorEastAsia" w:hAnsi="Times New Roman" w:cs="Times New Roman"/>
                <w:sz w:val="24"/>
                <w:szCs w:val="24"/>
              </w:rPr>
            </w:pPr>
          </w:p>
        </w:tc>
        <w:tc>
          <w:tcPr>
            <w:tcW w:w="749" w:type="pct"/>
          </w:tcPr>
          <w:p w:rsidR="00DE3F15" w:rsidRPr="00C54053" w:rsidRDefault="00DE3F15" w:rsidP="00AB3EC3">
            <w:pPr>
              <w:spacing w:line="300" w:lineRule="auto"/>
              <w:rPr>
                <w:ins w:id="1001" w:author="User" w:date="2016-10-24T19:36:00Z"/>
                <w:rFonts w:ascii="Times New Roman" w:eastAsiaTheme="minorEastAsia" w:hAnsi="Times New Roman" w:cs="Times New Roman"/>
                <w:sz w:val="24"/>
                <w:szCs w:val="24"/>
              </w:rPr>
            </w:pPr>
          </w:p>
        </w:tc>
        <w:tc>
          <w:tcPr>
            <w:tcW w:w="748" w:type="pct"/>
          </w:tcPr>
          <w:p w:rsidR="00DE3F15" w:rsidRPr="00C54053" w:rsidRDefault="00DE3F15" w:rsidP="00AB3EC3">
            <w:pPr>
              <w:spacing w:line="300" w:lineRule="auto"/>
              <w:rPr>
                <w:ins w:id="1002" w:author="User" w:date="2016-10-24T19:36:00Z"/>
                <w:rFonts w:ascii="Times New Roman" w:eastAsiaTheme="minorEastAsia" w:hAnsi="Times New Roman" w:cs="Times New Roman"/>
                <w:sz w:val="24"/>
                <w:szCs w:val="24"/>
              </w:rPr>
            </w:pPr>
          </w:p>
        </w:tc>
        <w:tc>
          <w:tcPr>
            <w:tcW w:w="748" w:type="pct"/>
          </w:tcPr>
          <w:p w:rsidR="00DE3F15" w:rsidRPr="00C54053" w:rsidRDefault="00DE3F15" w:rsidP="00AB3EC3">
            <w:pPr>
              <w:spacing w:line="300" w:lineRule="auto"/>
              <w:rPr>
                <w:ins w:id="1003" w:author="User" w:date="2016-10-24T19:36:00Z"/>
                <w:rFonts w:ascii="Times New Roman" w:eastAsiaTheme="minorEastAsia" w:hAnsi="Times New Roman" w:cs="Times New Roman"/>
                <w:sz w:val="24"/>
                <w:szCs w:val="24"/>
              </w:rPr>
            </w:pPr>
          </w:p>
        </w:tc>
        <w:tc>
          <w:tcPr>
            <w:tcW w:w="695" w:type="pct"/>
          </w:tcPr>
          <w:p w:rsidR="00DE3F15" w:rsidRPr="00C54053" w:rsidRDefault="00DE3F15" w:rsidP="00AB3EC3">
            <w:pPr>
              <w:spacing w:line="300" w:lineRule="auto"/>
              <w:rPr>
                <w:ins w:id="1004" w:author="User" w:date="2016-10-24T19:36:00Z"/>
                <w:rFonts w:ascii="Times New Roman" w:eastAsiaTheme="minorEastAsia" w:hAnsi="Times New Roman" w:cs="Times New Roman"/>
                <w:sz w:val="24"/>
                <w:szCs w:val="24"/>
              </w:rPr>
            </w:pPr>
          </w:p>
        </w:tc>
      </w:tr>
      <w:tr w:rsidR="00DE3F15" w:rsidRPr="00C54053" w:rsidTr="00DE3F15">
        <w:trPr>
          <w:ins w:id="1005" w:author="User" w:date="2016-10-24T19:36:00Z"/>
        </w:trPr>
        <w:tc>
          <w:tcPr>
            <w:tcW w:w="667" w:type="pct"/>
            <w:tcMar>
              <w:left w:w="108" w:type="dxa"/>
            </w:tcMar>
          </w:tcPr>
          <w:p w:rsidR="00DE3F15" w:rsidRDefault="00DE3F15" w:rsidP="00AB3EC3">
            <w:pPr>
              <w:spacing w:line="300" w:lineRule="auto"/>
              <w:rPr>
                <w:ins w:id="1006" w:author="User" w:date="2016-10-24T19:36:00Z"/>
                <w:rFonts w:ascii="Times New Roman" w:eastAsiaTheme="minorEastAsia" w:hAnsi="Times New Roman" w:cs="Times New Roman" w:hint="eastAsia"/>
                <w:sz w:val="24"/>
                <w:szCs w:val="24"/>
              </w:rPr>
            </w:pPr>
            <w:ins w:id="1007" w:author="User" w:date="2016-10-24T19:36:00Z">
              <w:r>
                <w:rPr>
                  <w:rFonts w:ascii="Times New Roman" w:eastAsiaTheme="minorEastAsia" w:hAnsi="Times New Roman" w:cs="Times New Roman" w:hint="eastAsia"/>
                  <w:sz w:val="24"/>
                  <w:szCs w:val="24"/>
                </w:rPr>
                <w:t>Scene V</w:t>
              </w:r>
            </w:ins>
          </w:p>
        </w:tc>
        <w:tc>
          <w:tcPr>
            <w:tcW w:w="728" w:type="pct"/>
            <w:tcMar>
              <w:left w:w="108" w:type="dxa"/>
            </w:tcMar>
          </w:tcPr>
          <w:p w:rsidR="00DE3F15" w:rsidRPr="00C54053" w:rsidRDefault="00DE3F15" w:rsidP="00AB3EC3">
            <w:pPr>
              <w:spacing w:line="300" w:lineRule="auto"/>
              <w:rPr>
                <w:ins w:id="1008" w:author="User" w:date="2016-10-24T19:36:00Z"/>
                <w:rFonts w:ascii="Times New Roman" w:eastAsiaTheme="minorEastAsia" w:hAnsi="Times New Roman" w:cs="Times New Roman"/>
                <w:sz w:val="24"/>
                <w:szCs w:val="24"/>
              </w:rPr>
            </w:pPr>
          </w:p>
        </w:tc>
        <w:tc>
          <w:tcPr>
            <w:tcW w:w="665" w:type="pct"/>
            <w:tcMar>
              <w:left w:w="108" w:type="dxa"/>
            </w:tcMar>
          </w:tcPr>
          <w:p w:rsidR="00DE3F15" w:rsidRPr="00C54053" w:rsidRDefault="00DE3F15" w:rsidP="00AB3EC3">
            <w:pPr>
              <w:spacing w:line="300" w:lineRule="auto"/>
              <w:rPr>
                <w:ins w:id="1009" w:author="User" w:date="2016-10-24T19:36:00Z"/>
                <w:rFonts w:ascii="Times New Roman" w:eastAsiaTheme="minorEastAsia" w:hAnsi="Times New Roman" w:cs="Times New Roman"/>
                <w:sz w:val="24"/>
                <w:szCs w:val="24"/>
              </w:rPr>
            </w:pPr>
          </w:p>
        </w:tc>
        <w:tc>
          <w:tcPr>
            <w:tcW w:w="749" w:type="pct"/>
          </w:tcPr>
          <w:p w:rsidR="00DE3F15" w:rsidRPr="00C54053" w:rsidRDefault="00DE3F15" w:rsidP="00AB3EC3">
            <w:pPr>
              <w:spacing w:line="300" w:lineRule="auto"/>
              <w:rPr>
                <w:ins w:id="1010" w:author="User" w:date="2016-10-24T19:36:00Z"/>
                <w:rFonts w:ascii="Times New Roman" w:eastAsiaTheme="minorEastAsia" w:hAnsi="Times New Roman" w:cs="Times New Roman"/>
                <w:sz w:val="24"/>
                <w:szCs w:val="24"/>
              </w:rPr>
            </w:pPr>
          </w:p>
        </w:tc>
        <w:tc>
          <w:tcPr>
            <w:tcW w:w="748" w:type="pct"/>
          </w:tcPr>
          <w:p w:rsidR="00DE3F15" w:rsidRPr="00C54053" w:rsidRDefault="00DE3F15" w:rsidP="00AB3EC3">
            <w:pPr>
              <w:spacing w:line="300" w:lineRule="auto"/>
              <w:rPr>
                <w:ins w:id="1011" w:author="User" w:date="2016-10-24T19:36:00Z"/>
                <w:rFonts w:ascii="Times New Roman" w:eastAsiaTheme="minorEastAsia" w:hAnsi="Times New Roman" w:cs="Times New Roman"/>
                <w:sz w:val="24"/>
                <w:szCs w:val="24"/>
              </w:rPr>
            </w:pPr>
          </w:p>
        </w:tc>
        <w:tc>
          <w:tcPr>
            <w:tcW w:w="748" w:type="pct"/>
          </w:tcPr>
          <w:p w:rsidR="00DE3F15" w:rsidRPr="00C54053" w:rsidRDefault="00DE3F15" w:rsidP="00AB3EC3">
            <w:pPr>
              <w:spacing w:line="300" w:lineRule="auto"/>
              <w:rPr>
                <w:ins w:id="1012" w:author="User" w:date="2016-10-24T19:36:00Z"/>
                <w:rFonts w:ascii="Times New Roman" w:eastAsiaTheme="minorEastAsia" w:hAnsi="Times New Roman" w:cs="Times New Roman"/>
                <w:sz w:val="24"/>
                <w:szCs w:val="24"/>
              </w:rPr>
            </w:pPr>
          </w:p>
        </w:tc>
        <w:tc>
          <w:tcPr>
            <w:tcW w:w="695" w:type="pct"/>
          </w:tcPr>
          <w:p w:rsidR="00DE3F15" w:rsidRPr="00C54053" w:rsidRDefault="00DE3F15" w:rsidP="00AB3EC3">
            <w:pPr>
              <w:spacing w:line="300" w:lineRule="auto"/>
              <w:rPr>
                <w:ins w:id="1013" w:author="User" w:date="2016-10-24T19:36:00Z"/>
                <w:rFonts w:ascii="Times New Roman" w:eastAsiaTheme="minorEastAsia" w:hAnsi="Times New Roman" w:cs="Times New Roman"/>
                <w:sz w:val="24"/>
                <w:szCs w:val="24"/>
              </w:rPr>
            </w:pPr>
          </w:p>
        </w:tc>
      </w:tr>
    </w:tbl>
    <w:p w:rsidR="00FE076C" w:rsidRPr="00C54053" w:rsidRDefault="00FE076C" w:rsidP="008827BD">
      <w:pPr>
        <w:spacing w:line="300" w:lineRule="auto"/>
        <w:ind w:firstLineChars="200" w:firstLine="480"/>
        <w:rPr>
          <w:rFonts w:ascii="Times New Roman" w:eastAsiaTheme="minorEastAsia" w:hAnsi="Times New Roman" w:cs="Times New Roman"/>
          <w:sz w:val="24"/>
          <w:szCs w:val="24"/>
        </w:rPr>
      </w:pPr>
    </w:p>
    <w:p w:rsidR="00E25226" w:rsidRPr="00C54053" w:rsidRDefault="00E25226" w:rsidP="00791EBA">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ins w:id="1014" w:author="User" w:date="2016-10-24T19:38:00Z">
        <w:r w:rsidR="00697703" w:rsidRPr="00C54053">
          <w:rPr>
            <w:rFonts w:ascii="Times New Roman" w:eastAsiaTheme="minorEastAsia" w:hAnsi="Times New Roman" w:cs="Times New Roman"/>
            <w:sz w:val="24"/>
            <w:szCs w:val="24"/>
          </w:rPr>
          <w:t>Net</w:t>
        </w:r>
        <w:r w:rsidR="00697703">
          <w:rPr>
            <w:rFonts w:ascii="Times New Roman" w:eastAsiaTheme="minorEastAsia" w:hAnsi="Times New Roman" w:cs="Times New Roman" w:hint="eastAsia"/>
            <w:sz w:val="24"/>
            <w:szCs w:val="24"/>
          </w:rPr>
          <w:t>5</w:t>
        </w:r>
      </w:ins>
      <w:del w:id="1015" w:author="User" w:date="2016-10-24T19:38:00Z">
        <w:r w:rsidRPr="00C54053" w:rsidDel="00697703">
          <w:rPr>
            <w:rFonts w:ascii="Times New Roman" w:eastAsiaTheme="minorEastAsia" w:hAnsi="Times New Roman" w:cs="Times New Roman"/>
            <w:sz w:val="24"/>
            <w:szCs w:val="24"/>
          </w:rPr>
          <w:delText>Net4</w:delText>
        </w:r>
      </w:del>
      <w:r w:rsidRPr="00C54053">
        <w:rPr>
          <w:rFonts w:ascii="Times New Roman" w:eastAsiaTheme="minorEastAsia" w:hAnsi="Times New Roman" w:cs="Times New Roman"/>
          <w:sz w:val="24"/>
          <w:szCs w:val="24"/>
        </w:rPr>
        <w:t>的结构保证了不同层次的点</w:t>
      </w:r>
      <w:proofErr w:type="gramStart"/>
      <w:r w:rsidRPr="00C54053">
        <w:rPr>
          <w:rFonts w:ascii="Times New Roman" w:eastAsiaTheme="minorEastAsia" w:hAnsi="Times New Roman" w:cs="Times New Roman"/>
          <w:sz w:val="24"/>
          <w:szCs w:val="24"/>
        </w:rPr>
        <w:t>云能够</w:t>
      </w:r>
      <w:proofErr w:type="gramEnd"/>
      <w:r w:rsidRPr="00C54053">
        <w:rPr>
          <w:rFonts w:ascii="Times New Roman" w:eastAsiaTheme="minorEastAsia" w:hAnsi="Times New Roman" w:cs="Times New Roman"/>
          <w:sz w:val="24"/>
          <w:szCs w:val="24"/>
        </w:rPr>
        <w:t>在同一个网络框架中进行分类，既能提取多层次的特征，又能独立的对各层次进行判别。如果不采用</w:t>
      </w:r>
      <w:ins w:id="1016" w:author="User" w:date="2016-10-24T19:38:00Z">
        <w:r w:rsidR="00697703" w:rsidRPr="00C54053">
          <w:rPr>
            <w:rFonts w:ascii="Times New Roman" w:eastAsiaTheme="minorEastAsia" w:hAnsi="Times New Roman" w:cs="Times New Roman"/>
            <w:sz w:val="24"/>
            <w:szCs w:val="24"/>
          </w:rPr>
          <w:t>Net</w:t>
        </w:r>
        <w:r w:rsidR="00697703">
          <w:rPr>
            <w:rFonts w:ascii="Times New Roman" w:eastAsiaTheme="minorEastAsia" w:hAnsi="Times New Roman" w:cs="Times New Roman" w:hint="eastAsia"/>
            <w:sz w:val="24"/>
            <w:szCs w:val="24"/>
          </w:rPr>
          <w:t>5</w:t>
        </w:r>
      </w:ins>
      <w:del w:id="1017" w:author="User" w:date="2016-10-24T19:38:00Z">
        <w:r w:rsidRPr="00C54053" w:rsidDel="00697703">
          <w:rPr>
            <w:rFonts w:ascii="Times New Roman" w:eastAsiaTheme="minorEastAsia" w:hAnsi="Times New Roman" w:cs="Times New Roman"/>
            <w:sz w:val="24"/>
            <w:szCs w:val="24"/>
          </w:rPr>
          <w:delText>Net4</w:delText>
        </w:r>
      </w:del>
      <w:r w:rsidRPr="00C54053">
        <w:rPr>
          <w:rFonts w:ascii="Times New Roman" w:eastAsiaTheme="minorEastAsia" w:hAnsi="Times New Roman" w:cs="Times New Roman"/>
          <w:sz w:val="24"/>
          <w:szCs w:val="24"/>
        </w:rPr>
        <w:t>的结构而是</w:t>
      </w:r>
      <w:r w:rsidR="0077684A" w:rsidRPr="00C54053">
        <w:rPr>
          <w:rFonts w:ascii="Times New Roman" w:eastAsiaTheme="minorEastAsia" w:hAnsi="Times New Roman" w:cs="Times New Roman"/>
          <w:sz w:val="24"/>
          <w:szCs w:val="24"/>
        </w:rPr>
        <w:t>分别对每一个层次以当前的网络结构进行训练并得到对应的网络，最后再</w:t>
      </w:r>
      <w:r w:rsidR="00C238CA" w:rsidRPr="00C54053">
        <w:rPr>
          <w:rFonts w:ascii="Times New Roman" w:eastAsiaTheme="minorEastAsia" w:hAnsi="Times New Roman" w:cs="Times New Roman"/>
          <w:sz w:val="24"/>
          <w:szCs w:val="24"/>
        </w:rPr>
        <w:t>同样采用包含最细层</w:t>
      </w:r>
      <w:proofErr w:type="gramStart"/>
      <w:r w:rsidR="00C238CA" w:rsidRPr="00C54053">
        <w:rPr>
          <w:rFonts w:ascii="Times New Roman" w:eastAsiaTheme="minorEastAsia" w:hAnsi="Times New Roman" w:cs="Times New Roman"/>
          <w:sz w:val="24"/>
          <w:szCs w:val="24"/>
        </w:rPr>
        <w:t>次</w:t>
      </w:r>
      <w:r w:rsidR="0077684A" w:rsidRPr="00C54053">
        <w:rPr>
          <w:rFonts w:ascii="Times New Roman" w:eastAsiaTheme="minorEastAsia" w:hAnsi="Times New Roman" w:cs="Times New Roman"/>
          <w:sz w:val="24"/>
          <w:szCs w:val="24"/>
        </w:rPr>
        <w:t>点集</w:t>
      </w:r>
      <w:proofErr w:type="gramEnd"/>
      <w:r w:rsidR="0077684A" w:rsidRPr="00C54053">
        <w:rPr>
          <w:rFonts w:ascii="Times New Roman" w:eastAsiaTheme="minorEastAsia" w:hAnsi="Times New Roman" w:cs="Times New Roman"/>
          <w:sz w:val="24"/>
          <w:szCs w:val="24"/>
        </w:rPr>
        <w:t>的多个</w:t>
      </w:r>
      <w:proofErr w:type="gramStart"/>
      <w:r w:rsidR="0077684A" w:rsidRPr="00C54053">
        <w:rPr>
          <w:rFonts w:ascii="Times New Roman" w:eastAsiaTheme="minorEastAsia" w:hAnsi="Times New Roman" w:cs="Times New Roman"/>
          <w:sz w:val="24"/>
          <w:szCs w:val="24"/>
        </w:rPr>
        <w:t>层次点集概率</w:t>
      </w:r>
      <w:proofErr w:type="gramEnd"/>
      <w:r w:rsidR="0077684A" w:rsidRPr="00C54053">
        <w:rPr>
          <w:rFonts w:ascii="Times New Roman" w:eastAsiaTheme="minorEastAsia" w:hAnsi="Times New Roman" w:cs="Times New Roman"/>
          <w:sz w:val="24"/>
          <w:szCs w:val="24"/>
        </w:rPr>
        <w:t>的连乘最为分类结果的分类精度为</w:t>
      </w:r>
      <w:r w:rsidR="0077684A" w:rsidRPr="00C54053">
        <w:rPr>
          <w:rFonts w:ascii="Times New Roman" w:eastAsiaTheme="minorEastAsia" w:hAnsi="Times New Roman" w:cs="Times New Roman"/>
          <w:sz w:val="24"/>
          <w:szCs w:val="24"/>
        </w:rPr>
        <w:t>94.</w:t>
      </w:r>
      <w:r w:rsidR="00702388" w:rsidRPr="00C54053">
        <w:rPr>
          <w:rFonts w:ascii="Times New Roman" w:eastAsiaTheme="minorEastAsia" w:hAnsi="Times New Roman" w:cs="Times New Roman"/>
          <w:sz w:val="24"/>
          <w:szCs w:val="24"/>
        </w:rPr>
        <w:t>2</w:t>
      </w:r>
      <w:r w:rsidR="0077684A" w:rsidRPr="00C54053">
        <w:rPr>
          <w:rFonts w:ascii="Times New Roman" w:eastAsiaTheme="minorEastAsia" w:hAnsi="Times New Roman" w:cs="Times New Roman"/>
          <w:sz w:val="24"/>
          <w:szCs w:val="24"/>
        </w:rPr>
        <w:t>%</w:t>
      </w:r>
      <w:r w:rsidR="0077684A" w:rsidRPr="00C54053">
        <w:rPr>
          <w:rFonts w:ascii="Times New Roman" w:eastAsiaTheme="minorEastAsia" w:hAnsi="Times New Roman" w:cs="Times New Roman"/>
          <w:sz w:val="24"/>
          <w:szCs w:val="24"/>
        </w:rPr>
        <w:t>，</w:t>
      </w:r>
      <w:r w:rsidR="0077684A" w:rsidRPr="00C54053">
        <w:rPr>
          <w:rFonts w:ascii="Times New Roman" w:eastAsiaTheme="minorEastAsia" w:hAnsi="Times New Roman" w:cs="Times New Roman"/>
          <w:sz w:val="24"/>
          <w:szCs w:val="24"/>
        </w:rPr>
        <w:t>9</w:t>
      </w:r>
      <w:r w:rsidR="00702388" w:rsidRPr="00C54053">
        <w:rPr>
          <w:rFonts w:ascii="Times New Roman" w:eastAsiaTheme="minorEastAsia" w:hAnsi="Times New Roman" w:cs="Times New Roman"/>
          <w:sz w:val="24"/>
          <w:szCs w:val="24"/>
        </w:rPr>
        <w:t>3.5</w:t>
      </w:r>
      <w:r w:rsidR="0077684A" w:rsidRPr="00C54053">
        <w:rPr>
          <w:rFonts w:ascii="Times New Roman" w:eastAsiaTheme="minorEastAsia" w:hAnsi="Times New Roman" w:cs="Times New Roman"/>
          <w:sz w:val="24"/>
          <w:szCs w:val="24"/>
        </w:rPr>
        <w:t>%</w:t>
      </w:r>
      <w:r w:rsidR="0077684A" w:rsidRPr="00C54053">
        <w:rPr>
          <w:rFonts w:ascii="Times New Roman" w:eastAsiaTheme="minorEastAsia" w:hAnsi="Times New Roman" w:cs="Times New Roman"/>
          <w:sz w:val="24"/>
          <w:szCs w:val="24"/>
        </w:rPr>
        <w:t>，</w:t>
      </w:r>
      <w:r w:rsidR="0077684A" w:rsidRPr="00C54053">
        <w:rPr>
          <w:rFonts w:ascii="Times New Roman" w:eastAsiaTheme="minorEastAsia" w:hAnsi="Times New Roman" w:cs="Times New Roman"/>
          <w:sz w:val="24"/>
          <w:szCs w:val="24"/>
        </w:rPr>
        <w:t>92.3%</w:t>
      </w:r>
      <w:r w:rsidR="0077684A"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整个分类精度大大下降，这说明采用</w:t>
      </w:r>
      <w:del w:id="1018" w:author="User" w:date="2016-10-24T19:38:00Z">
        <w:r w:rsidRPr="00C54053" w:rsidDel="00697703">
          <w:rPr>
            <w:rFonts w:ascii="Times New Roman" w:eastAsiaTheme="minorEastAsia" w:hAnsi="Times New Roman" w:cs="Times New Roman"/>
            <w:sz w:val="24"/>
            <w:szCs w:val="24"/>
          </w:rPr>
          <w:delText>Net4</w:delText>
        </w:r>
      </w:del>
      <w:ins w:id="1019" w:author="User" w:date="2016-10-24T19:38:00Z">
        <w:r w:rsidR="00697703" w:rsidRPr="00C54053">
          <w:rPr>
            <w:rFonts w:ascii="Times New Roman" w:eastAsiaTheme="minorEastAsia" w:hAnsi="Times New Roman" w:cs="Times New Roman"/>
            <w:sz w:val="24"/>
            <w:szCs w:val="24"/>
          </w:rPr>
          <w:t>Net</w:t>
        </w:r>
        <w:r w:rsidR="00697703">
          <w:rPr>
            <w:rFonts w:ascii="Times New Roman" w:eastAsiaTheme="minorEastAsia" w:hAnsi="Times New Roman" w:cs="Times New Roman" w:hint="eastAsia"/>
            <w:sz w:val="24"/>
            <w:szCs w:val="24"/>
          </w:rPr>
          <w:t>5</w:t>
        </w:r>
      </w:ins>
      <w:r w:rsidRPr="00C54053">
        <w:rPr>
          <w:rFonts w:ascii="Times New Roman" w:eastAsiaTheme="minorEastAsia" w:hAnsi="Times New Roman" w:cs="Times New Roman"/>
          <w:sz w:val="24"/>
          <w:szCs w:val="24"/>
        </w:rPr>
        <w:t>结构</w:t>
      </w:r>
      <w:r w:rsidR="00C238CA" w:rsidRPr="00C54053">
        <w:rPr>
          <w:rFonts w:ascii="Times New Roman" w:eastAsiaTheme="minorEastAsia" w:hAnsi="Times New Roman" w:cs="Times New Roman"/>
          <w:sz w:val="24"/>
          <w:szCs w:val="24"/>
        </w:rPr>
        <w:t>能较大幅度提升分类精度</w:t>
      </w:r>
      <w:r w:rsidRPr="00C54053">
        <w:rPr>
          <w:rFonts w:ascii="Times New Roman" w:eastAsiaTheme="minorEastAsia" w:hAnsi="Times New Roman" w:cs="Times New Roman"/>
          <w:sz w:val="24"/>
          <w:szCs w:val="24"/>
        </w:rPr>
        <w:t>。</w:t>
      </w:r>
    </w:p>
    <w:p w:rsidR="00E25226" w:rsidRPr="00C54053" w:rsidRDefault="00E25226">
      <w:pPr>
        <w:spacing w:line="300" w:lineRule="auto"/>
        <w:jc w:val="left"/>
        <w:rPr>
          <w:rFonts w:ascii="Times New Roman" w:eastAsiaTheme="minorEastAsia" w:hAnsi="Times New Roman" w:cs="Times New Roman"/>
          <w:b/>
          <w:sz w:val="24"/>
          <w:szCs w:val="24"/>
        </w:rPr>
      </w:pPr>
      <w:r w:rsidRPr="00C54053">
        <w:rPr>
          <w:rFonts w:ascii="Times New Roman" w:eastAsiaTheme="minorEastAsia" w:hAnsi="Times New Roman" w:cs="Times New Roman"/>
          <w:b/>
          <w:sz w:val="24"/>
          <w:szCs w:val="24"/>
        </w:rPr>
        <w:t xml:space="preserve">        </w:t>
      </w:r>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t>IV. CONCLUSION</w:t>
      </w:r>
    </w:p>
    <w:p w:rsidR="00E25226" w:rsidRPr="00C54053" w:rsidRDefault="00E25226" w:rsidP="00745414">
      <w:pPr>
        <w:spacing w:before="156" w:after="156" w:line="300" w:lineRule="auto"/>
        <w:ind w:firstLineChars="147" w:firstLine="413"/>
        <w:jc w:val="left"/>
        <w:rPr>
          <w:rFonts w:ascii="Times New Roman" w:eastAsiaTheme="minorEastAsia" w:hAnsi="Times New Roman" w:cs="Times New Roman"/>
          <w:sz w:val="24"/>
          <w:szCs w:val="24"/>
        </w:rPr>
      </w:pPr>
      <w:r w:rsidRPr="00C54053">
        <w:rPr>
          <w:rFonts w:ascii="Times New Roman" w:eastAsiaTheme="minorEastAsia" w:hAnsi="Times New Roman" w:cs="Times New Roman"/>
          <w:b/>
          <w:sz w:val="28"/>
          <w:szCs w:val="28"/>
        </w:rPr>
        <w:lastRenderedPageBreak/>
        <w:t xml:space="preserve"> </w:t>
      </w:r>
      <w:r w:rsidRPr="00C54053">
        <w:rPr>
          <w:rFonts w:ascii="Times New Roman" w:eastAsiaTheme="minorEastAsia" w:hAnsi="Times New Roman" w:cs="Times New Roman"/>
          <w:sz w:val="24"/>
          <w:szCs w:val="24"/>
        </w:rPr>
        <w:t>本文提出了一种从原始激光雷达点云中进行</w:t>
      </w:r>
      <w:proofErr w:type="gramStart"/>
      <w:r w:rsidRPr="00C54053">
        <w:rPr>
          <w:rFonts w:ascii="Times New Roman" w:eastAsiaTheme="minorEastAsia" w:hAnsi="Times New Roman" w:cs="Times New Roman"/>
          <w:sz w:val="24"/>
          <w:szCs w:val="24"/>
        </w:rPr>
        <w:t>多层次点集特征提取</w:t>
      </w:r>
      <w:proofErr w:type="gramEnd"/>
      <w:r w:rsidRPr="00C54053">
        <w:rPr>
          <w:rFonts w:ascii="Times New Roman" w:eastAsiaTheme="minorEastAsia" w:hAnsi="Times New Roman" w:cs="Times New Roman"/>
          <w:sz w:val="24"/>
          <w:szCs w:val="24"/>
        </w:rPr>
        <w:t>的深度神经网络结构。该结构能将大小不一的点集中的单点特征构</w:t>
      </w:r>
      <w:r w:rsidR="00FD67DD" w:rsidRPr="00C54053">
        <w:rPr>
          <w:rFonts w:ascii="Times New Roman" w:eastAsiaTheme="minorEastAsia" w:hAnsi="Times New Roman" w:cs="Times New Roman"/>
          <w:sz w:val="24"/>
          <w:szCs w:val="24"/>
        </w:rPr>
        <w:t>整合</w:t>
      </w:r>
      <w:proofErr w:type="gramStart"/>
      <w:r w:rsidR="00FD67DD" w:rsidRPr="00C54053">
        <w:rPr>
          <w:rFonts w:ascii="Times New Roman" w:eastAsiaTheme="minorEastAsia" w:hAnsi="Times New Roman" w:cs="Times New Roman"/>
          <w:sz w:val="24"/>
          <w:szCs w:val="24"/>
        </w:rPr>
        <w:t>成</w:t>
      </w:r>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，并能提取</w:t>
      </w:r>
      <w:proofErr w:type="gramStart"/>
      <w:r w:rsidRPr="00C54053">
        <w:rPr>
          <w:rFonts w:ascii="Times New Roman" w:eastAsiaTheme="minorEastAsia" w:hAnsi="Times New Roman" w:cs="Times New Roman"/>
          <w:sz w:val="24"/>
          <w:szCs w:val="24"/>
        </w:rPr>
        <w:t>多层次点集公共</w:t>
      </w:r>
      <w:proofErr w:type="gramEnd"/>
      <w:r w:rsidRPr="00C54053">
        <w:rPr>
          <w:rFonts w:ascii="Times New Roman" w:eastAsiaTheme="minorEastAsia" w:hAnsi="Times New Roman" w:cs="Times New Roman"/>
          <w:sz w:val="24"/>
          <w:szCs w:val="24"/>
        </w:rPr>
        <w:t>特征，同时进行</w:t>
      </w:r>
      <w:proofErr w:type="gramStart"/>
      <w:r w:rsidRPr="00C54053">
        <w:rPr>
          <w:rFonts w:ascii="Times New Roman" w:eastAsiaTheme="minorEastAsia" w:hAnsi="Times New Roman" w:cs="Times New Roman"/>
          <w:sz w:val="24"/>
          <w:szCs w:val="24"/>
        </w:rPr>
        <w:t>多层次点集的</w:t>
      </w:r>
      <w:proofErr w:type="gramEnd"/>
      <w:r w:rsidRPr="00C54053">
        <w:rPr>
          <w:rFonts w:ascii="Times New Roman" w:eastAsiaTheme="minorEastAsia" w:hAnsi="Times New Roman" w:cs="Times New Roman"/>
          <w:sz w:val="24"/>
          <w:szCs w:val="24"/>
        </w:rPr>
        <w:t>分类，增加分类精度。该结构</w:t>
      </w:r>
      <w:r w:rsidR="00402804" w:rsidRPr="00C54053">
        <w:rPr>
          <w:rFonts w:ascii="Times New Roman" w:eastAsiaTheme="minorEastAsia" w:hAnsi="Times New Roman" w:cs="Times New Roman"/>
          <w:sz w:val="24"/>
          <w:szCs w:val="24"/>
        </w:rPr>
        <w:t>利用点云的</w:t>
      </w:r>
      <w:r w:rsidRPr="00C54053">
        <w:rPr>
          <w:rFonts w:ascii="Times New Roman" w:eastAsiaTheme="minorEastAsia" w:hAnsi="Times New Roman" w:cs="Times New Roman"/>
          <w:sz w:val="24"/>
          <w:szCs w:val="24"/>
        </w:rPr>
        <w:t>特征结构性，先分别处理点</w:t>
      </w:r>
      <w:proofErr w:type="gramStart"/>
      <w:r w:rsidRPr="00C54053">
        <w:rPr>
          <w:rFonts w:ascii="Times New Roman" w:eastAsiaTheme="minorEastAsia" w:hAnsi="Times New Roman" w:cs="Times New Roman"/>
          <w:sz w:val="24"/>
          <w:szCs w:val="24"/>
        </w:rPr>
        <w:t>云特征</w:t>
      </w:r>
      <w:proofErr w:type="gramEnd"/>
      <w:r w:rsidRPr="00C54053">
        <w:rPr>
          <w:rFonts w:ascii="Times New Roman" w:eastAsiaTheme="minorEastAsia" w:hAnsi="Times New Roman" w:cs="Times New Roman"/>
          <w:sz w:val="24"/>
          <w:szCs w:val="24"/>
        </w:rPr>
        <w:t>中不同部分，然后，再综合处理各部分输出，能够充分挖掘</w:t>
      </w:r>
      <w:proofErr w:type="gramStart"/>
      <w:r w:rsidRPr="00C54053">
        <w:rPr>
          <w:rFonts w:ascii="Times New Roman" w:eastAsiaTheme="minorEastAsia" w:hAnsi="Times New Roman" w:cs="Times New Roman"/>
          <w:sz w:val="24"/>
          <w:szCs w:val="24"/>
        </w:rPr>
        <w:t>各特征</w:t>
      </w:r>
      <w:proofErr w:type="gramEnd"/>
      <w:r w:rsidRPr="00C54053">
        <w:rPr>
          <w:rFonts w:ascii="Times New Roman" w:eastAsiaTheme="minorEastAsia" w:hAnsi="Times New Roman" w:cs="Times New Roman"/>
          <w:sz w:val="24"/>
          <w:szCs w:val="24"/>
        </w:rPr>
        <w:t>内部及特征间的关联关系，使提取的</w:t>
      </w:r>
      <w:proofErr w:type="gramStart"/>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更显著，同时该结构</w:t>
      </w:r>
      <w:r w:rsidR="00402804" w:rsidRPr="00C54053">
        <w:rPr>
          <w:rFonts w:ascii="Times New Roman" w:eastAsiaTheme="minorEastAsia" w:hAnsi="Times New Roman" w:cs="Times New Roman"/>
          <w:sz w:val="24"/>
          <w:szCs w:val="24"/>
        </w:rPr>
        <w:t>利用点云的</w:t>
      </w:r>
      <w:r w:rsidRPr="00C54053">
        <w:rPr>
          <w:rFonts w:ascii="Times New Roman" w:eastAsiaTheme="minorEastAsia" w:hAnsi="Times New Roman" w:cs="Times New Roman"/>
          <w:sz w:val="24"/>
          <w:szCs w:val="24"/>
        </w:rPr>
        <w:t>空间结构性，</w:t>
      </w:r>
      <w:r w:rsidR="00402804" w:rsidRPr="00C54053">
        <w:rPr>
          <w:rFonts w:ascii="Times New Roman" w:eastAsiaTheme="minorEastAsia" w:hAnsi="Times New Roman" w:cs="Times New Roman"/>
          <w:sz w:val="24"/>
          <w:szCs w:val="24"/>
        </w:rPr>
        <w:t>基于</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构建</w:t>
      </w:r>
      <w:r w:rsidR="00402804" w:rsidRPr="00C54053">
        <w:rPr>
          <w:rFonts w:ascii="Times New Roman" w:eastAsiaTheme="minorEastAsia" w:hAnsi="Times New Roman" w:cs="Times New Roman"/>
          <w:sz w:val="24"/>
          <w:szCs w:val="24"/>
        </w:rPr>
        <w:t>的点</w:t>
      </w:r>
      <w:r w:rsidRPr="00C54053">
        <w:rPr>
          <w:rFonts w:ascii="Times New Roman" w:eastAsiaTheme="minorEastAsia" w:hAnsi="Times New Roman" w:cs="Times New Roman"/>
          <w:sz w:val="24"/>
          <w:szCs w:val="24"/>
        </w:rPr>
        <w:t>与点之间联系，通过剪枝的</w:t>
      </w:r>
      <w:r w:rsidRPr="00C54053">
        <w:rPr>
          <w:rFonts w:ascii="Times New Roman" w:eastAsiaTheme="minorEastAsia" w:hAnsi="Times New Roman" w:cs="Times New Roman"/>
          <w:sz w:val="24"/>
          <w:szCs w:val="24"/>
        </w:rPr>
        <w:t>pooling</w:t>
      </w:r>
      <w:r w:rsidRPr="00C54053">
        <w:rPr>
          <w:rFonts w:ascii="Times New Roman" w:eastAsiaTheme="minorEastAsia" w:hAnsi="Times New Roman" w:cs="Times New Roman"/>
          <w:sz w:val="24"/>
          <w:szCs w:val="24"/>
        </w:rPr>
        <w:t>层去除</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中叶子节点，</w:t>
      </w:r>
      <w:r w:rsidR="00FD67DD" w:rsidRPr="00C54053">
        <w:rPr>
          <w:rFonts w:ascii="Times New Roman" w:eastAsiaTheme="minorEastAsia" w:hAnsi="Times New Roman" w:cs="Times New Roman"/>
          <w:sz w:val="24"/>
          <w:szCs w:val="24"/>
        </w:rPr>
        <w:t>并且强化保留下来的点，</w:t>
      </w:r>
      <w:r w:rsidRPr="00C54053">
        <w:rPr>
          <w:rFonts w:ascii="Times New Roman" w:eastAsiaTheme="minorEastAsia" w:hAnsi="Times New Roman" w:cs="Times New Roman"/>
          <w:sz w:val="24"/>
          <w:szCs w:val="24"/>
        </w:rPr>
        <w:t>保证特征不受</w:t>
      </w:r>
      <w:proofErr w:type="gramStart"/>
      <w:r w:rsidRPr="00C54053">
        <w:rPr>
          <w:rFonts w:ascii="Times New Roman" w:eastAsiaTheme="minorEastAsia" w:hAnsi="Times New Roman" w:cs="Times New Roman"/>
          <w:sz w:val="24"/>
          <w:szCs w:val="24"/>
        </w:rPr>
        <w:t>不良点</w:t>
      </w:r>
      <w:proofErr w:type="gramEnd"/>
      <w:r w:rsidRPr="00C54053">
        <w:rPr>
          <w:rFonts w:ascii="Times New Roman" w:eastAsiaTheme="minorEastAsia" w:hAnsi="Times New Roman" w:cs="Times New Roman"/>
          <w:sz w:val="24"/>
          <w:szCs w:val="24"/>
        </w:rPr>
        <w:t>特征影响，突出主要结构的单点特征，提高分类鲁棒性。</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当前的模型中我们还是需要先从单点特征开始进行深度网络的特征提取，今后我们会尝试直接利用点云的坐标作为输入来提取特征，达到自动特征提取的效果。同时我们会尝试采用一些贝叶斯网络和</w:t>
      </w:r>
      <w:r w:rsidRPr="00C54053">
        <w:rPr>
          <w:rFonts w:ascii="Times New Roman" w:eastAsiaTheme="minorEastAsia" w:hAnsi="Times New Roman" w:cs="Times New Roman"/>
          <w:sz w:val="24"/>
          <w:szCs w:val="24"/>
        </w:rPr>
        <w:t>RNN</w:t>
      </w:r>
      <w:r w:rsidRPr="00C54053">
        <w:rPr>
          <w:rFonts w:ascii="Times New Roman" w:eastAsiaTheme="minorEastAsia" w:hAnsi="Times New Roman" w:cs="Times New Roman"/>
          <w:sz w:val="24"/>
          <w:szCs w:val="24"/>
        </w:rPr>
        <w:t>的结构对我们网络结构进行改进，因为在</w:t>
      </w:r>
      <w:r w:rsidRPr="00C54053">
        <w:rPr>
          <w:rFonts w:ascii="Times New Roman" w:eastAsiaTheme="minorEastAsia" w:hAnsi="Times New Roman" w:cs="Times New Roman"/>
          <w:sz w:val="24"/>
          <w:szCs w:val="24"/>
        </w:rPr>
        <w:t>Net3</w:t>
      </w:r>
      <w:r w:rsidRPr="00C54053">
        <w:rPr>
          <w:rFonts w:ascii="Times New Roman" w:eastAsiaTheme="minorEastAsia" w:hAnsi="Times New Roman" w:cs="Times New Roman"/>
          <w:sz w:val="24"/>
          <w:szCs w:val="24"/>
        </w:rPr>
        <w:t>中直</w:t>
      </w:r>
      <w:proofErr w:type="gramStart"/>
      <w:r w:rsidRPr="00C54053">
        <w:rPr>
          <w:rFonts w:ascii="Times New Roman" w:eastAsiaTheme="minorEastAsia" w:hAnsi="Times New Roman" w:cs="Times New Roman"/>
          <w:sz w:val="24"/>
          <w:szCs w:val="24"/>
        </w:rPr>
        <w:t>接采用</w:t>
      </w:r>
      <w:proofErr w:type="gramEnd"/>
      <w:r w:rsidRPr="00C54053">
        <w:rPr>
          <w:rFonts w:ascii="Times New Roman" w:eastAsiaTheme="minorEastAsia" w:hAnsi="Times New Roman" w:cs="Times New Roman"/>
          <w:sz w:val="24"/>
          <w:szCs w:val="24"/>
        </w:rPr>
        <w:t>平均池化有可能会损失大量的信息。随着后续样本的增加及计算效率的改进，我们也将进行多类别的分类测试，同时尝试点云进行目标识别和检索工作。</w:t>
      </w:r>
    </w:p>
    <w:p w:rsidR="00E25226" w:rsidRPr="00C54053" w:rsidRDefault="00E25226">
      <w:pPr>
        <w:tabs>
          <w:tab w:val="left" w:pos="3660"/>
        </w:tabs>
        <w:spacing w:line="300" w:lineRule="auto"/>
        <w:rPr>
          <w:rFonts w:ascii="Times New Roman" w:eastAsiaTheme="minorEastAsia" w:hAnsi="Times New Roman" w:cs="Times New Roman"/>
          <w:sz w:val="28"/>
          <w:szCs w:val="28"/>
        </w:rPr>
      </w:pPr>
      <w:r w:rsidRPr="00C54053">
        <w:rPr>
          <w:rFonts w:ascii="Times New Roman" w:eastAsiaTheme="minorEastAsia" w:hAnsi="Times New Roman" w:cs="Times New Roman"/>
          <w:sz w:val="24"/>
          <w:szCs w:val="24"/>
        </w:rPr>
        <w:tab/>
      </w:r>
      <w:r w:rsidRPr="00C54053">
        <w:rPr>
          <w:rFonts w:ascii="Times New Roman" w:eastAsiaTheme="minorEastAsia" w:hAnsi="Times New Roman" w:cs="Times New Roman"/>
          <w:sz w:val="28"/>
          <w:szCs w:val="28"/>
        </w:rPr>
        <w:t>REFERENCES</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ab/>
        <w:t>A. E. Johnson and M. Hebert, "Using spin images for efficient object recognition in cluttered 3D scenes," Pattern Analysis and Machine Intelligence, IEEE Transactions on, vol. 21, pp. 433-449, 1999.</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ab/>
        <w:t xml:space="preserve">Z. Wang, L. Zhang, T. Fang, P. T. </w:t>
      </w:r>
      <w:proofErr w:type="spellStart"/>
      <w:r w:rsidRPr="00C54053">
        <w:rPr>
          <w:rFonts w:ascii="Times New Roman" w:eastAsiaTheme="minorEastAsia" w:hAnsi="Times New Roman" w:cs="Times New Roman"/>
          <w:sz w:val="24"/>
          <w:szCs w:val="24"/>
        </w:rPr>
        <w:t>Mathiopoulos</w:t>
      </w:r>
      <w:proofErr w:type="spellEnd"/>
      <w:r w:rsidRPr="00C54053">
        <w:rPr>
          <w:rFonts w:ascii="Times New Roman" w:eastAsiaTheme="minorEastAsia" w:hAnsi="Times New Roman" w:cs="Times New Roman"/>
          <w:sz w:val="24"/>
          <w:szCs w:val="24"/>
        </w:rPr>
        <w:t xml:space="preserve">, H. </w:t>
      </w:r>
      <w:proofErr w:type="spellStart"/>
      <w:r w:rsidRPr="00C54053">
        <w:rPr>
          <w:rFonts w:ascii="Times New Roman" w:eastAsiaTheme="minorEastAsia" w:hAnsi="Times New Roman" w:cs="Times New Roman"/>
          <w:sz w:val="24"/>
          <w:szCs w:val="24"/>
        </w:rPr>
        <w:t>Qu</w:t>
      </w:r>
      <w:proofErr w:type="spellEnd"/>
      <w:r w:rsidRPr="00C54053">
        <w:rPr>
          <w:rFonts w:ascii="Times New Roman" w:eastAsiaTheme="minorEastAsia" w:hAnsi="Times New Roman" w:cs="Times New Roman"/>
          <w:sz w:val="24"/>
          <w:szCs w:val="24"/>
        </w:rPr>
        <w:t>, D. Chen, et al., "A structure-aware global optimization method for reconstructing 3-D tree models from terrestrial laser scanning data," Geoscience and Remote Sensing, IEEE Transactions on, vol. 52, pp. 5653-5669, 2014.</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ab/>
        <w:t xml:space="preserve">N. </w:t>
      </w:r>
      <w:proofErr w:type="spellStart"/>
      <w:r w:rsidRPr="00C54053">
        <w:rPr>
          <w:rFonts w:ascii="Times New Roman" w:eastAsiaTheme="minorEastAsia" w:hAnsi="Times New Roman" w:cs="Times New Roman"/>
          <w:sz w:val="24"/>
          <w:szCs w:val="24"/>
        </w:rPr>
        <w:t>Chehata</w:t>
      </w:r>
      <w:proofErr w:type="spellEnd"/>
      <w:r w:rsidRPr="00C54053">
        <w:rPr>
          <w:rFonts w:ascii="Times New Roman" w:eastAsiaTheme="minorEastAsia" w:hAnsi="Times New Roman" w:cs="Times New Roman"/>
          <w:sz w:val="24"/>
          <w:szCs w:val="24"/>
        </w:rPr>
        <w:t xml:space="preserve">, L. </w:t>
      </w:r>
      <w:proofErr w:type="spellStart"/>
      <w:r w:rsidRPr="00C54053">
        <w:rPr>
          <w:rFonts w:ascii="Times New Roman" w:eastAsiaTheme="minorEastAsia" w:hAnsi="Times New Roman" w:cs="Times New Roman"/>
          <w:sz w:val="24"/>
          <w:szCs w:val="24"/>
        </w:rPr>
        <w:t>Guo</w:t>
      </w:r>
      <w:proofErr w:type="spellEnd"/>
      <w:r w:rsidRPr="00C54053">
        <w:rPr>
          <w:rFonts w:ascii="Times New Roman" w:eastAsiaTheme="minorEastAsia" w:hAnsi="Times New Roman" w:cs="Times New Roman"/>
          <w:sz w:val="24"/>
          <w:szCs w:val="24"/>
        </w:rPr>
        <w:t xml:space="preserve">, and C. Mallet, "Airborne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feature selection for urban classification using random forests," International Archives of Photogrammetry, Remote Sensing and Spatial Information Sciences, vol. 38, p. W8, 2009.</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ab/>
        <w:t xml:space="preserve">B. </w:t>
      </w:r>
      <w:proofErr w:type="spellStart"/>
      <w:r w:rsidRPr="00C54053">
        <w:rPr>
          <w:rFonts w:ascii="Times New Roman" w:eastAsiaTheme="minorEastAsia" w:hAnsi="Times New Roman" w:cs="Times New Roman"/>
          <w:sz w:val="24"/>
          <w:szCs w:val="24"/>
        </w:rPr>
        <w:t>Guo</w:t>
      </w:r>
      <w:proofErr w:type="spellEnd"/>
      <w:r w:rsidRPr="00C54053">
        <w:rPr>
          <w:rFonts w:ascii="Times New Roman" w:eastAsiaTheme="minorEastAsia" w:hAnsi="Times New Roman" w:cs="Times New Roman"/>
          <w:sz w:val="24"/>
          <w:szCs w:val="24"/>
        </w:rPr>
        <w:t xml:space="preserve">, X. Huang, F. Zhang, and G. </w:t>
      </w:r>
      <w:proofErr w:type="spellStart"/>
      <w:r w:rsidRPr="00C54053">
        <w:rPr>
          <w:rFonts w:ascii="Times New Roman" w:eastAsiaTheme="minorEastAsia" w:hAnsi="Times New Roman" w:cs="Times New Roman"/>
          <w:sz w:val="24"/>
          <w:szCs w:val="24"/>
        </w:rPr>
        <w:t>Sohn</w:t>
      </w:r>
      <w:proofErr w:type="spellEnd"/>
      <w:r w:rsidRPr="00C54053">
        <w:rPr>
          <w:rFonts w:ascii="Times New Roman" w:eastAsiaTheme="minorEastAsia" w:hAnsi="Times New Roman" w:cs="Times New Roman"/>
          <w:sz w:val="24"/>
          <w:szCs w:val="24"/>
        </w:rPr>
        <w:t xml:space="preserve">, "Classification of airborne laser scanning data using </w:t>
      </w:r>
      <w:proofErr w:type="spellStart"/>
      <w:r w:rsidRPr="00C54053">
        <w:rPr>
          <w:rFonts w:ascii="Times New Roman" w:eastAsiaTheme="minorEastAsia" w:hAnsi="Times New Roman" w:cs="Times New Roman"/>
          <w:sz w:val="24"/>
          <w:szCs w:val="24"/>
        </w:rPr>
        <w:t>JointBoost</w:t>
      </w:r>
      <w:proofErr w:type="spellEnd"/>
      <w:r w:rsidRPr="00C54053">
        <w:rPr>
          <w:rFonts w:ascii="Times New Roman" w:eastAsiaTheme="minorEastAsia" w:hAnsi="Times New Roman" w:cs="Times New Roman"/>
          <w:sz w:val="24"/>
          <w:szCs w:val="24"/>
        </w:rPr>
        <w:t>," ISPRS Journal of Photogrammetry and Remote Sensing, vol. 100, pp. 71-83, 2015.</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w:t>
      </w:r>
      <w:r w:rsidRPr="00C54053">
        <w:rPr>
          <w:rFonts w:ascii="Times New Roman" w:eastAsiaTheme="minorEastAsia" w:hAnsi="Times New Roman" w:cs="Times New Roman"/>
          <w:sz w:val="24"/>
          <w:szCs w:val="24"/>
        </w:rPr>
        <w:tab/>
        <w:t xml:space="preserve">M. </w:t>
      </w:r>
      <w:proofErr w:type="spellStart"/>
      <w:r w:rsidRPr="00C54053">
        <w:rPr>
          <w:rFonts w:ascii="Times New Roman" w:eastAsiaTheme="minorEastAsia" w:hAnsi="Times New Roman" w:cs="Times New Roman"/>
          <w:sz w:val="24"/>
          <w:szCs w:val="24"/>
        </w:rPr>
        <w:t>Kragh</w:t>
      </w:r>
      <w:proofErr w:type="spellEnd"/>
      <w:r w:rsidRPr="00C54053">
        <w:rPr>
          <w:rFonts w:ascii="Times New Roman" w:eastAsiaTheme="minorEastAsia" w:hAnsi="Times New Roman" w:cs="Times New Roman"/>
          <w:sz w:val="24"/>
          <w:szCs w:val="24"/>
        </w:rPr>
        <w:t xml:space="preserve">, R. N. </w:t>
      </w:r>
      <w:proofErr w:type="spellStart"/>
      <w:r w:rsidRPr="00C54053">
        <w:rPr>
          <w:rFonts w:ascii="Times New Roman" w:eastAsiaTheme="minorEastAsia" w:hAnsi="Times New Roman" w:cs="Times New Roman"/>
          <w:sz w:val="24"/>
          <w:szCs w:val="24"/>
        </w:rPr>
        <w:t>Jørgensen</w:t>
      </w:r>
      <w:proofErr w:type="spellEnd"/>
      <w:r w:rsidRPr="00C54053">
        <w:rPr>
          <w:rFonts w:ascii="Times New Roman" w:eastAsiaTheme="minorEastAsia" w:hAnsi="Times New Roman" w:cs="Times New Roman"/>
          <w:sz w:val="24"/>
          <w:szCs w:val="24"/>
        </w:rPr>
        <w:t xml:space="preserve">, and H. Pedersen, "Object Detection and Terrain Classification in Agricultural Fields Using 3D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Data," in Computer Vision Systems, </w:t>
      </w:r>
      <w:proofErr w:type="spellStart"/>
      <w:r w:rsidRPr="00C54053">
        <w:rPr>
          <w:rFonts w:ascii="Times New Roman" w:eastAsiaTheme="minorEastAsia" w:hAnsi="Times New Roman" w:cs="Times New Roman"/>
          <w:sz w:val="24"/>
          <w:szCs w:val="24"/>
        </w:rPr>
        <w:t>ed</w:t>
      </w:r>
      <w:proofErr w:type="spellEnd"/>
      <w:r w:rsidRPr="00C54053">
        <w:rPr>
          <w:rFonts w:ascii="Times New Roman" w:eastAsiaTheme="minorEastAsia" w:hAnsi="Times New Roman" w:cs="Times New Roman"/>
          <w:sz w:val="24"/>
          <w:szCs w:val="24"/>
        </w:rPr>
        <w:t>: Springer, 2015, pp. 188-197.</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[6]</w:t>
      </w:r>
      <w:r w:rsidRPr="00C54053">
        <w:rPr>
          <w:rFonts w:ascii="Times New Roman" w:eastAsiaTheme="minorEastAsia" w:hAnsi="Times New Roman" w:cs="Times New Roman"/>
          <w:sz w:val="24"/>
          <w:szCs w:val="24"/>
        </w:rPr>
        <w:tab/>
        <w:t xml:space="preserve">N. </w:t>
      </w:r>
      <w:proofErr w:type="spellStart"/>
      <w:r w:rsidRPr="00C54053">
        <w:rPr>
          <w:rFonts w:ascii="Times New Roman" w:eastAsiaTheme="minorEastAsia" w:hAnsi="Times New Roman" w:cs="Times New Roman"/>
          <w:sz w:val="24"/>
          <w:szCs w:val="24"/>
        </w:rPr>
        <w:t>Brodu</w:t>
      </w:r>
      <w:proofErr w:type="spellEnd"/>
      <w:r w:rsidRPr="00C54053">
        <w:rPr>
          <w:rFonts w:ascii="Times New Roman" w:eastAsiaTheme="minorEastAsia" w:hAnsi="Times New Roman" w:cs="Times New Roman"/>
          <w:sz w:val="24"/>
          <w:szCs w:val="24"/>
        </w:rPr>
        <w:t xml:space="preserve"> and D. </w:t>
      </w:r>
      <w:proofErr w:type="spellStart"/>
      <w:r w:rsidRPr="00C54053">
        <w:rPr>
          <w:rFonts w:ascii="Times New Roman" w:eastAsiaTheme="minorEastAsia" w:hAnsi="Times New Roman" w:cs="Times New Roman"/>
          <w:sz w:val="24"/>
          <w:szCs w:val="24"/>
        </w:rPr>
        <w:t>Lague</w:t>
      </w:r>
      <w:proofErr w:type="spellEnd"/>
      <w:r w:rsidRPr="00C54053">
        <w:rPr>
          <w:rFonts w:ascii="Times New Roman" w:eastAsiaTheme="minorEastAsia" w:hAnsi="Times New Roman" w:cs="Times New Roman"/>
          <w:sz w:val="24"/>
          <w:szCs w:val="24"/>
        </w:rPr>
        <w:t xml:space="preserve">, "3D terrestrial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data classification of complex natural scenes using a multi-scale dimensionality criterion: Applications in </w:t>
      </w:r>
      <w:r w:rsidRPr="00C54053">
        <w:rPr>
          <w:rFonts w:ascii="Times New Roman" w:eastAsiaTheme="minorEastAsia" w:hAnsi="Times New Roman" w:cs="Times New Roman"/>
          <w:sz w:val="24"/>
          <w:szCs w:val="24"/>
        </w:rPr>
        <w:lastRenderedPageBreak/>
        <w:t>geomorphology," ISPRS Journal of Photogrammetry and Remote Sensing, vol. 68, pp. 121-134, 2012.</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[7]</w:t>
      </w:r>
      <w:r w:rsidRPr="00C54053">
        <w:rPr>
          <w:rFonts w:ascii="Times New Roman" w:eastAsiaTheme="minorEastAsia" w:hAnsi="Times New Roman" w:cs="Times New Roman"/>
          <w:sz w:val="24"/>
          <w:szCs w:val="24"/>
        </w:rPr>
        <w:tab/>
        <w:t xml:space="preserve">J. Zhang, X. Lin, and X. </w:t>
      </w:r>
      <w:proofErr w:type="spellStart"/>
      <w:r w:rsidRPr="00C54053">
        <w:rPr>
          <w:rFonts w:ascii="Times New Roman" w:eastAsiaTheme="minorEastAsia" w:hAnsi="Times New Roman" w:cs="Times New Roman"/>
          <w:sz w:val="24"/>
          <w:szCs w:val="24"/>
        </w:rPr>
        <w:t>Ning</w:t>
      </w:r>
      <w:proofErr w:type="spellEnd"/>
      <w:r w:rsidRPr="00C54053">
        <w:rPr>
          <w:rFonts w:ascii="Times New Roman" w:eastAsiaTheme="minorEastAsia" w:hAnsi="Times New Roman" w:cs="Times New Roman"/>
          <w:sz w:val="24"/>
          <w:szCs w:val="24"/>
        </w:rPr>
        <w:t xml:space="preserve">, "SVM-based classification of segmented airborne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point clouds in urban areas," Remote Sensing, vol. 5, pp. 3749-3775, 2013.</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w:t>
      </w:r>
      <w:r w:rsidRPr="00C54053">
        <w:rPr>
          <w:rFonts w:ascii="Times New Roman" w:eastAsiaTheme="minorEastAsia" w:hAnsi="Times New Roman" w:cs="Times New Roman"/>
          <w:sz w:val="24"/>
          <w:szCs w:val="24"/>
        </w:rPr>
        <w:tab/>
        <w:t xml:space="preserve">S. </w:t>
      </w:r>
      <w:proofErr w:type="spellStart"/>
      <w:r w:rsidRPr="00C54053">
        <w:rPr>
          <w:rFonts w:ascii="Times New Roman" w:eastAsiaTheme="minorEastAsia" w:hAnsi="Times New Roman" w:cs="Times New Roman"/>
          <w:sz w:val="24"/>
          <w:szCs w:val="24"/>
        </w:rPr>
        <w:t>Pu</w:t>
      </w:r>
      <w:proofErr w:type="spellEnd"/>
      <w:r w:rsidRPr="00C54053">
        <w:rPr>
          <w:rFonts w:ascii="Times New Roman" w:eastAsiaTheme="minorEastAsia" w:hAnsi="Times New Roman" w:cs="Times New Roman"/>
          <w:sz w:val="24"/>
          <w:szCs w:val="24"/>
        </w:rPr>
        <w:t xml:space="preserve">, M. </w:t>
      </w:r>
      <w:proofErr w:type="spellStart"/>
      <w:r w:rsidRPr="00C54053">
        <w:rPr>
          <w:rFonts w:ascii="Times New Roman" w:eastAsiaTheme="minorEastAsia" w:hAnsi="Times New Roman" w:cs="Times New Roman"/>
          <w:sz w:val="24"/>
          <w:szCs w:val="24"/>
        </w:rPr>
        <w:t>Rutzinger</w:t>
      </w:r>
      <w:proofErr w:type="spellEnd"/>
      <w:r w:rsidRPr="00C54053">
        <w:rPr>
          <w:rFonts w:ascii="Times New Roman" w:eastAsiaTheme="minorEastAsia" w:hAnsi="Times New Roman" w:cs="Times New Roman"/>
          <w:sz w:val="24"/>
          <w:szCs w:val="24"/>
        </w:rPr>
        <w:t xml:space="preserve">, G. </w:t>
      </w:r>
      <w:proofErr w:type="spellStart"/>
      <w:r w:rsidRPr="00C54053">
        <w:rPr>
          <w:rFonts w:ascii="Times New Roman" w:eastAsiaTheme="minorEastAsia" w:hAnsi="Times New Roman" w:cs="Times New Roman"/>
          <w:sz w:val="24"/>
          <w:szCs w:val="24"/>
        </w:rPr>
        <w:t>Vosselman</w:t>
      </w:r>
      <w:proofErr w:type="spellEnd"/>
      <w:r w:rsidRPr="00C54053">
        <w:rPr>
          <w:rFonts w:ascii="Times New Roman" w:eastAsiaTheme="minorEastAsia" w:hAnsi="Times New Roman" w:cs="Times New Roman"/>
          <w:sz w:val="24"/>
          <w:szCs w:val="24"/>
        </w:rPr>
        <w:t xml:space="preserve">, and S. O. </w:t>
      </w:r>
      <w:proofErr w:type="spellStart"/>
      <w:r w:rsidRPr="00C54053">
        <w:rPr>
          <w:rFonts w:ascii="Times New Roman" w:eastAsiaTheme="minorEastAsia" w:hAnsi="Times New Roman" w:cs="Times New Roman"/>
          <w:sz w:val="24"/>
          <w:szCs w:val="24"/>
        </w:rPr>
        <w:t>Elberink</w:t>
      </w:r>
      <w:proofErr w:type="spellEnd"/>
      <w:r w:rsidRPr="00C54053">
        <w:rPr>
          <w:rFonts w:ascii="Times New Roman" w:eastAsiaTheme="minorEastAsia" w:hAnsi="Times New Roman" w:cs="Times New Roman"/>
          <w:sz w:val="24"/>
          <w:szCs w:val="24"/>
        </w:rPr>
        <w:t>, "Recognizing basic structures from mobile laser scanning data for road inventory studies," ISPRS Journal of Photogrammetry and Remote Sensing, vol. 66, pp. S28-S39, 2011.</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[9]</w:t>
      </w:r>
      <w:r w:rsidRPr="00C54053">
        <w:rPr>
          <w:rFonts w:ascii="Times New Roman" w:eastAsiaTheme="minorEastAsia" w:hAnsi="Times New Roman" w:cs="Times New Roman"/>
          <w:sz w:val="24"/>
          <w:szCs w:val="24"/>
        </w:rPr>
        <w:tab/>
        <w:t>B. Yang, Z. Dong, G. Zhao, and W. Dai, "Hierarchical extraction of urban objects from mobile laser scanning data," ISPRS Journal of Photogrammetry and Remote Sensing, vol. 99, pp. 45-57, 2015.</w:t>
      </w:r>
      <w:proofErr w:type="gramEnd"/>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[10]</w:t>
      </w:r>
      <w:r w:rsidRPr="00C54053">
        <w:rPr>
          <w:rFonts w:ascii="Times New Roman" w:eastAsiaTheme="minorEastAsia" w:hAnsi="Times New Roman" w:cs="Times New Roman"/>
          <w:sz w:val="24"/>
          <w:szCs w:val="24"/>
        </w:rPr>
        <w:tab/>
        <w:t xml:space="preserve">K. </w:t>
      </w:r>
      <w:proofErr w:type="spellStart"/>
      <w:r w:rsidRPr="00C54053">
        <w:rPr>
          <w:rFonts w:ascii="Times New Roman" w:eastAsiaTheme="minorEastAsia" w:hAnsi="Times New Roman" w:cs="Times New Roman"/>
          <w:sz w:val="24"/>
          <w:szCs w:val="24"/>
        </w:rPr>
        <w:t>Fukano</w:t>
      </w:r>
      <w:proofErr w:type="spellEnd"/>
      <w:r w:rsidRPr="00C54053">
        <w:rPr>
          <w:rFonts w:ascii="Times New Roman" w:eastAsiaTheme="minorEastAsia" w:hAnsi="Times New Roman" w:cs="Times New Roman"/>
          <w:sz w:val="24"/>
          <w:szCs w:val="24"/>
        </w:rPr>
        <w:t xml:space="preserve"> and H. Masuda, "Detection and Classification of Pole-Like Objects from Mobile Mapping Data," ISPRS Annals of Photogrammetry, Remote Sensing and Spatial Information Sciences, vol. 1, pp. 57-64, 2015.</w:t>
      </w:r>
      <w:proofErr w:type="gramEnd"/>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[11]</w:t>
      </w:r>
      <w:r w:rsidRPr="00C54053">
        <w:rPr>
          <w:rFonts w:ascii="Times New Roman" w:eastAsiaTheme="minorEastAsia" w:hAnsi="Times New Roman" w:cs="Times New Roman"/>
          <w:sz w:val="24"/>
          <w:szCs w:val="24"/>
        </w:rPr>
        <w:tab/>
        <w:t xml:space="preserve">H. Zhang, J. Wang, T. Fang, and L. </w:t>
      </w:r>
      <w:proofErr w:type="spellStart"/>
      <w:r w:rsidRPr="00C54053">
        <w:rPr>
          <w:rFonts w:ascii="Times New Roman" w:eastAsiaTheme="minorEastAsia" w:hAnsi="Times New Roman" w:cs="Times New Roman"/>
          <w:sz w:val="24"/>
          <w:szCs w:val="24"/>
        </w:rPr>
        <w:t>Quan</w:t>
      </w:r>
      <w:proofErr w:type="spellEnd"/>
      <w:r w:rsidRPr="00C54053">
        <w:rPr>
          <w:rFonts w:ascii="Times New Roman" w:eastAsiaTheme="minorEastAsia" w:hAnsi="Times New Roman" w:cs="Times New Roman"/>
          <w:sz w:val="24"/>
          <w:szCs w:val="24"/>
        </w:rPr>
        <w:t>, "Joint Segmentation of Images and Scanned Point Cloud in Large-Scale Street Scenes With Low-Annotation Cost," Image Processing, IEEE Transactions on, vol. 23, pp. 4763-4772, 2014.</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[12]</w:t>
      </w:r>
      <w:r w:rsidRPr="00C54053">
        <w:rPr>
          <w:rFonts w:ascii="Times New Roman" w:eastAsiaTheme="minorEastAsia" w:hAnsi="Times New Roman" w:cs="Times New Roman"/>
          <w:sz w:val="24"/>
          <w:szCs w:val="24"/>
        </w:rPr>
        <w:tab/>
        <w:t xml:space="preserve">E. Nowak, F. </w:t>
      </w:r>
      <w:proofErr w:type="spellStart"/>
      <w:r w:rsidRPr="00C54053">
        <w:rPr>
          <w:rFonts w:ascii="Times New Roman" w:eastAsiaTheme="minorEastAsia" w:hAnsi="Times New Roman" w:cs="Times New Roman"/>
          <w:sz w:val="24"/>
          <w:szCs w:val="24"/>
        </w:rPr>
        <w:t>Jurie</w:t>
      </w:r>
      <w:proofErr w:type="spellEnd"/>
      <w:r w:rsidRPr="00C54053">
        <w:rPr>
          <w:rFonts w:ascii="Times New Roman" w:eastAsiaTheme="minorEastAsia" w:hAnsi="Times New Roman" w:cs="Times New Roman"/>
          <w:sz w:val="24"/>
          <w:szCs w:val="24"/>
        </w:rPr>
        <w:t xml:space="preserve">, and B. </w:t>
      </w:r>
      <w:proofErr w:type="spellStart"/>
      <w:r w:rsidRPr="00C54053">
        <w:rPr>
          <w:rFonts w:ascii="Times New Roman" w:eastAsiaTheme="minorEastAsia" w:hAnsi="Times New Roman" w:cs="Times New Roman"/>
          <w:sz w:val="24"/>
          <w:szCs w:val="24"/>
        </w:rPr>
        <w:t>Triggs</w:t>
      </w:r>
      <w:proofErr w:type="spellEnd"/>
      <w:r w:rsidRPr="00C54053">
        <w:rPr>
          <w:rFonts w:ascii="Times New Roman" w:eastAsiaTheme="minorEastAsia" w:hAnsi="Times New Roman" w:cs="Times New Roman"/>
          <w:sz w:val="24"/>
          <w:szCs w:val="24"/>
        </w:rPr>
        <w:t xml:space="preserve">, "Sampling strategies for bag-of-features image classification," in Computer Vision–ECCV 2006, </w:t>
      </w:r>
      <w:proofErr w:type="spellStart"/>
      <w:proofErr w:type="gramStart"/>
      <w:r w:rsidRPr="00C54053">
        <w:rPr>
          <w:rFonts w:ascii="Times New Roman" w:eastAsiaTheme="minorEastAsia" w:hAnsi="Times New Roman" w:cs="Times New Roman"/>
          <w:sz w:val="24"/>
          <w:szCs w:val="24"/>
        </w:rPr>
        <w:t>ed</w:t>
      </w:r>
      <w:proofErr w:type="spellEnd"/>
      <w:proofErr w:type="gramEnd"/>
      <w:r w:rsidRPr="00C54053">
        <w:rPr>
          <w:rFonts w:ascii="Times New Roman" w:eastAsiaTheme="minorEastAsia" w:hAnsi="Times New Roman" w:cs="Times New Roman"/>
          <w:sz w:val="24"/>
          <w:szCs w:val="24"/>
        </w:rPr>
        <w:t>: Springer, 2006, pp. 490-503.</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[13]</w:t>
      </w:r>
      <w:r w:rsidRPr="00C54053">
        <w:rPr>
          <w:rFonts w:ascii="Times New Roman" w:eastAsiaTheme="minorEastAsia" w:hAnsi="Times New Roman" w:cs="Times New Roman"/>
          <w:sz w:val="24"/>
          <w:szCs w:val="24"/>
        </w:rPr>
        <w:tab/>
        <w:t>T. Hofmann, "Unsupervised learning by probabilistic latent semantic analysis," Machine learning, vol. 42, pp. 177-196, 2001.</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[14]</w:t>
      </w:r>
      <w:r w:rsidRPr="00C54053">
        <w:rPr>
          <w:rFonts w:ascii="Times New Roman" w:eastAsiaTheme="minorEastAsia" w:hAnsi="Times New Roman" w:cs="Times New Roman"/>
          <w:sz w:val="24"/>
          <w:szCs w:val="24"/>
        </w:rPr>
        <w:tab/>
        <w:t xml:space="preserve">D. M. </w:t>
      </w:r>
      <w:proofErr w:type="spellStart"/>
      <w:r w:rsidRPr="00C54053">
        <w:rPr>
          <w:rFonts w:ascii="Times New Roman" w:eastAsiaTheme="minorEastAsia" w:hAnsi="Times New Roman" w:cs="Times New Roman"/>
          <w:sz w:val="24"/>
          <w:szCs w:val="24"/>
        </w:rPr>
        <w:t>Blei</w:t>
      </w:r>
      <w:proofErr w:type="spellEnd"/>
      <w:r w:rsidRPr="00C54053">
        <w:rPr>
          <w:rFonts w:ascii="Times New Roman" w:eastAsiaTheme="minorEastAsia" w:hAnsi="Times New Roman" w:cs="Times New Roman"/>
          <w:sz w:val="24"/>
          <w:szCs w:val="24"/>
        </w:rPr>
        <w:t xml:space="preserve">, A. Y. Ng, and M. I. Jordan, "Latent </w:t>
      </w:r>
      <w:proofErr w:type="spellStart"/>
      <w:r w:rsidRPr="00C54053">
        <w:rPr>
          <w:rFonts w:ascii="Times New Roman" w:eastAsiaTheme="minorEastAsia" w:hAnsi="Times New Roman" w:cs="Times New Roman"/>
          <w:sz w:val="24"/>
          <w:szCs w:val="24"/>
        </w:rPr>
        <w:t>dirichlet</w:t>
      </w:r>
      <w:proofErr w:type="spellEnd"/>
      <w:r w:rsidRPr="00C54053">
        <w:rPr>
          <w:rFonts w:ascii="Times New Roman" w:eastAsiaTheme="minorEastAsia" w:hAnsi="Times New Roman" w:cs="Times New Roman"/>
          <w:sz w:val="24"/>
          <w:szCs w:val="24"/>
        </w:rPr>
        <w:t xml:space="preserve"> allocation," the Journal of machine Learning research, vol. 3, pp. 993-1022, 2003.</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[15]</w:t>
      </w:r>
      <w:r w:rsidRPr="00C54053">
        <w:rPr>
          <w:rFonts w:ascii="Times New Roman" w:eastAsiaTheme="minorEastAsia" w:hAnsi="Times New Roman" w:cs="Times New Roman"/>
          <w:sz w:val="24"/>
          <w:szCs w:val="24"/>
        </w:rPr>
        <w:tab/>
        <w:t xml:space="preserve">J. Yang, K. Yu, Y. Gong, and T. Huang, "Linear spatial pyramid matching using sparse coding for image classification," in Computer Vision and Pattern Recognition, 2009. </w:t>
      </w:r>
      <w:proofErr w:type="gramStart"/>
      <w:r w:rsidRPr="00C54053">
        <w:rPr>
          <w:rFonts w:ascii="Times New Roman" w:eastAsiaTheme="minorEastAsia" w:hAnsi="Times New Roman" w:cs="Times New Roman"/>
          <w:sz w:val="24"/>
          <w:szCs w:val="24"/>
        </w:rPr>
        <w:t>CVPR 2009.</w:t>
      </w:r>
      <w:proofErr w:type="gramEnd"/>
      <w:r w:rsidRPr="00C54053">
        <w:rPr>
          <w:rFonts w:ascii="Times New Roman" w:eastAsiaTheme="minorEastAsia" w:hAnsi="Times New Roman" w:cs="Times New Roman"/>
          <w:sz w:val="24"/>
          <w:szCs w:val="24"/>
        </w:rPr>
        <w:t xml:space="preserve"> IEEE Conference on, 2009, pp. 1794-1801.</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[16]</w:t>
      </w:r>
      <w:r w:rsidRPr="00C54053">
        <w:rPr>
          <w:rFonts w:ascii="Times New Roman" w:eastAsiaTheme="minorEastAsia" w:hAnsi="Times New Roman" w:cs="Times New Roman"/>
          <w:sz w:val="24"/>
          <w:szCs w:val="24"/>
        </w:rPr>
        <w:tab/>
        <w:t xml:space="preserve">M. Yang, L. Zhang, X. </w:t>
      </w:r>
      <w:proofErr w:type="spellStart"/>
      <w:r w:rsidRPr="00C54053">
        <w:rPr>
          <w:rFonts w:ascii="Times New Roman" w:eastAsiaTheme="minorEastAsia" w:hAnsi="Times New Roman" w:cs="Times New Roman"/>
          <w:sz w:val="24"/>
          <w:szCs w:val="24"/>
        </w:rPr>
        <w:t>Feng</w:t>
      </w:r>
      <w:proofErr w:type="spellEnd"/>
      <w:r w:rsidRPr="00C54053">
        <w:rPr>
          <w:rFonts w:ascii="Times New Roman" w:eastAsiaTheme="minorEastAsia" w:hAnsi="Times New Roman" w:cs="Times New Roman"/>
          <w:sz w:val="24"/>
          <w:szCs w:val="24"/>
        </w:rPr>
        <w:t>, and D. Zhang, "Sparse representation based fisher discrimination dictionary learning for image classification," International Journal of Computer Vision, vol. 109, pp. 209-232, 2014.</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[17]</w:t>
      </w:r>
      <w:r w:rsidRPr="00C54053">
        <w:rPr>
          <w:rFonts w:ascii="Times New Roman" w:eastAsiaTheme="minorEastAsia" w:hAnsi="Times New Roman" w:cs="Times New Roman"/>
          <w:sz w:val="24"/>
          <w:szCs w:val="24"/>
        </w:rPr>
        <w:tab/>
        <w:t xml:space="preserve">Z. Wang, L. Zhang, T. Fang, P. T. </w:t>
      </w:r>
      <w:proofErr w:type="spellStart"/>
      <w:r w:rsidRPr="00C54053">
        <w:rPr>
          <w:rFonts w:ascii="Times New Roman" w:eastAsiaTheme="minorEastAsia" w:hAnsi="Times New Roman" w:cs="Times New Roman"/>
          <w:sz w:val="24"/>
          <w:szCs w:val="24"/>
        </w:rPr>
        <w:t>Mathiopoulos</w:t>
      </w:r>
      <w:proofErr w:type="spellEnd"/>
      <w:r w:rsidRPr="00C54053">
        <w:rPr>
          <w:rFonts w:ascii="Times New Roman" w:eastAsiaTheme="minorEastAsia" w:hAnsi="Times New Roman" w:cs="Times New Roman"/>
          <w:sz w:val="24"/>
          <w:szCs w:val="24"/>
        </w:rPr>
        <w:t xml:space="preserve">, X. Tong, H. </w:t>
      </w:r>
      <w:proofErr w:type="spellStart"/>
      <w:r w:rsidRPr="00C54053">
        <w:rPr>
          <w:rFonts w:ascii="Times New Roman" w:eastAsiaTheme="minorEastAsia" w:hAnsi="Times New Roman" w:cs="Times New Roman"/>
          <w:sz w:val="24"/>
          <w:szCs w:val="24"/>
        </w:rPr>
        <w:t>Qu</w:t>
      </w:r>
      <w:proofErr w:type="spellEnd"/>
      <w:r w:rsidRPr="00C54053">
        <w:rPr>
          <w:rFonts w:ascii="Times New Roman" w:eastAsiaTheme="minorEastAsia" w:hAnsi="Times New Roman" w:cs="Times New Roman"/>
          <w:sz w:val="24"/>
          <w:szCs w:val="24"/>
        </w:rPr>
        <w:t xml:space="preserve">, et al., "A </w:t>
      </w:r>
      <w:proofErr w:type="spellStart"/>
      <w:r w:rsidRPr="00C54053">
        <w:rPr>
          <w:rFonts w:ascii="Times New Roman" w:eastAsiaTheme="minorEastAsia" w:hAnsi="Times New Roman" w:cs="Times New Roman"/>
          <w:sz w:val="24"/>
          <w:szCs w:val="24"/>
        </w:rPr>
        <w:t>multiscale</w:t>
      </w:r>
      <w:proofErr w:type="spellEnd"/>
      <w:r w:rsidRPr="00C54053">
        <w:rPr>
          <w:rFonts w:ascii="Times New Roman" w:eastAsiaTheme="minorEastAsia" w:hAnsi="Times New Roman" w:cs="Times New Roman"/>
          <w:sz w:val="24"/>
          <w:szCs w:val="24"/>
        </w:rPr>
        <w:t xml:space="preserve"> and hierarchical feature extraction method for terrestrial laser scanning point cloud classification," Geoscience and Remote Sensing, IEEE Transactions on, vol. 53, pp. 2409-2425, 2015.</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[18]</w:t>
      </w:r>
      <w:r w:rsidRPr="00C54053">
        <w:rPr>
          <w:rFonts w:ascii="Times New Roman" w:eastAsiaTheme="minorEastAsia" w:hAnsi="Times New Roman" w:cs="Times New Roman"/>
          <w:sz w:val="24"/>
          <w:szCs w:val="24"/>
        </w:rPr>
        <w:tab/>
        <w:t xml:space="preserve">Z. Zhang, L. Zhang, X. Tong, Z. Wang, B. </w:t>
      </w:r>
      <w:proofErr w:type="spellStart"/>
      <w:r w:rsidRPr="00C54053">
        <w:rPr>
          <w:rFonts w:ascii="Times New Roman" w:eastAsiaTheme="minorEastAsia" w:hAnsi="Times New Roman" w:cs="Times New Roman"/>
          <w:sz w:val="24"/>
          <w:szCs w:val="24"/>
        </w:rPr>
        <w:t>Guo</w:t>
      </w:r>
      <w:proofErr w:type="spellEnd"/>
      <w:r w:rsidRPr="00C54053">
        <w:rPr>
          <w:rFonts w:ascii="Times New Roman" w:eastAsiaTheme="minorEastAsia" w:hAnsi="Times New Roman" w:cs="Times New Roman"/>
          <w:sz w:val="24"/>
          <w:szCs w:val="24"/>
        </w:rPr>
        <w:t>, X. Huang, et al., "A Multilevel Point-Cluster-Based Discriminative Feature for ALS Point Cloud Classification."</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[19]</w:t>
      </w:r>
      <w:r w:rsidRPr="00C54053">
        <w:rPr>
          <w:rFonts w:ascii="Times New Roman" w:eastAsiaTheme="minorEastAsia" w:hAnsi="Times New Roman" w:cs="Times New Roman"/>
          <w:sz w:val="24"/>
          <w:szCs w:val="24"/>
        </w:rPr>
        <w:tab/>
        <w:t xml:space="preserve">J. B. </w:t>
      </w:r>
      <w:proofErr w:type="spellStart"/>
      <w:r w:rsidRPr="00C54053">
        <w:rPr>
          <w:rFonts w:ascii="Times New Roman" w:eastAsiaTheme="minorEastAsia" w:hAnsi="Times New Roman" w:cs="Times New Roman"/>
          <w:sz w:val="24"/>
          <w:szCs w:val="24"/>
        </w:rPr>
        <w:t>Tenenbaum</w:t>
      </w:r>
      <w:proofErr w:type="spellEnd"/>
      <w:r w:rsidRPr="00C54053">
        <w:rPr>
          <w:rFonts w:ascii="Times New Roman" w:eastAsiaTheme="minorEastAsia" w:hAnsi="Times New Roman" w:cs="Times New Roman"/>
          <w:sz w:val="24"/>
          <w:szCs w:val="24"/>
        </w:rPr>
        <w:t xml:space="preserve">, V. De Silva, and J. C. Langford, "A global geometric </w:t>
      </w:r>
      <w:r w:rsidRPr="00C54053">
        <w:rPr>
          <w:rFonts w:ascii="Times New Roman" w:eastAsiaTheme="minorEastAsia" w:hAnsi="Times New Roman" w:cs="Times New Roman"/>
          <w:sz w:val="24"/>
          <w:szCs w:val="24"/>
        </w:rPr>
        <w:lastRenderedPageBreak/>
        <w:t>framework for nonlinear dimensionality reduction," science, vol. 290, pp. 2319-2323, 2000.</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[20]</w:t>
      </w:r>
      <w:r w:rsidRPr="00C54053">
        <w:rPr>
          <w:rFonts w:ascii="Times New Roman" w:eastAsiaTheme="minorEastAsia" w:hAnsi="Times New Roman" w:cs="Times New Roman"/>
          <w:sz w:val="24"/>
          <w:szCs w:val="24"/>
        </w:rPr>
        <w:tab/>
        <w:t xml:space="preserve">B. </w:t>
      </w:r>
      <w:proofErr w:type="spellStart"/>
      <w:r w:rsidRPr="00C54053">
        <w:rPr>
          <w:rFonts w:ascii="Times New Roman" w:eastAsiaTheme="minorEastAsia" w:hAnsi="Times New Roman" w:cs="Times New Roman"/>
          <w:sz w:val="24"/>
          <w:szCs w:val="24"/>
        </w:rPr>
        <w:t>Schölkopf</w:t>
      </w:r>
      <w:proofErr w:type="spellEnd"/>
      <w:r w:rsidRPr="00C54053">
        <w:rPr>
          <w:rFonts w:ascii="Times New Roman" w:eastAsiaTheme="minorEastAsia" w:hAnsi="Times New Roman" w:cs="Times New Roman"/>
          <w:sz w:val="24"/>
          <w:szCs w:val="24"/>
        </w:rPr>
        <w:t xml:space="preserve">, A. </w:t>
      </w:r>
      <w:proofErr w:type="spellStart"/>
      <w:r w:rsidRPr="00C54053">
        <w:rPr>
          <w:rFonts w:ascii="Times New Roman" w:eastAsiaTheme="minorEastAsia" w:hAnsi="Times New Roman" w:cs="Times New Roman"/>
          <w:sz w:val="24"/>
          <w:szCs w:val="24"/>
        </w:rPr>
        <w:t>Smola</w:t>
      </w:r>
      <w:proofErr w:type="spellEnd"/>
      <w:r w:rsidRPr="00C54053">
        <w:rPr>
          <w:rFonts w:ascii="Times New Roman" w:eastAsiaTheme="minorEastAsia" w:hAnsi="Times New Roman" w:cs="Times New Roman"/>
          <w:sz w:val="24"/>
          <w:szCs w:val="24"/>
        </w:rPr>
        <w:t>, and K.-R.</w:t>
      </w:r>
      <w:proofErr w:type="gramEnd"/>
      <w:r w:rsidRPr="00C54053">
        <w:rPr>
          <w:rFonts w:ascii="Times New Roman" w:eastAsiaTheme="minorEastAsia" w:hAnsi="Times New Roman" w:cs="Times New Roman"/>
          <w:sz w:val="24"/>
          <w:szCs w:val="24"/>
        </w:rPr>
        <w:t xml:space="preserve"> </w:t>
      </w:r>
      <w:proofErr w:type="gramStart"/>
      <w:r w:rsidRPr="00C54053">
        <w:rPr>
          <w:rFonts w:ascii="Times New Roman" w:eastAsiaTheme="minorEastAsia" w:hAnsi="Times New Roman" w:cs="Times New Roman"/>
          <w:sz w:val="24"/>
          <w:szCs w:val="24"/>
        </w:rPr>
        <w:t>Müller, "Nonlinear component analysis as a kernel eigenvalue problem," Neural computation, vol. 10, pp. 1299-1319, 1998.</w:t>
      </w:r>
      <w:proofErr w:type="gramEnd"/>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[21]</w:t>
      </w:r>
      <w:r w:rsidRPr="00C54053">
        <w:rPr>
          <w:rFonts w:ascii="Times New Roman" w:eastAsiaTheme="minorEastAsia" w:hAnsi="Times New Roman" w:cs="Times New Roman"/>
          <w:sz w:val="24"/>
          <w:szCs w:val="24"/>
        </w:rPr>
        <w:tab/>
        <w:t xml:space="preserve">M. </w:t>
      </w:r>
      <w:proofErr w:type="spellStart"/>
      <w:r w:rsidRPr="00C54053">
        <w:rPr>
          <w:rFonts w:ascii="Times New Roman" w:eastAsiaTheme="minorEastAsia" w:hAnsi="Times New Roman" w:cs="Times New Roman"/>
          <w:sz w:val="24"/>
          <w:szCs w:val="24"/>
        </w:rPr>
        <w:t>Belkin</w:t>
      </w:r>
      <w:proofErr w:type="spellEnd"/>
      <w:r w:rsidRPr="00C54053">
        <w:rPr>
          <w:rFonts w:ascii="Times New Roman" w:eastAsiaTheme="minorEastAsia" w:hAnsi="Times New Roman" w:cs="Times New Roman"/>
          <w:sz w:val="24"/>
          <w:szCs w:val="24"/>
        </w:rPr>
        <w:t xml:space="preserve"> and P. </w:t>
      </w:r>
      <w:proofErr w:type="spellStart"/>
      <w:r w:rsidRPr="00C54053">
        <w:rPr>
          <w:rFonts w:ascii="Times New Roman" w:eastAsiaTheme="minorEastAsia" w:hAnsi="Times New Roman" w:cs="Times New Roman"/>
          <w:sz w:val="24"/>
          <w:szCs w:val="24"/>
        </w:rPr>
        <w:t>Niyogi</w:t>
      </w:r>
      <w:proofErr w:type="spellEnd"/>
      <w:r w:rsidRPr="00C54053">
        <w:rPr>
          <w:rFonts w:ascii="Times New Roman" w:eastAsiaTheme="minorEastAsia" w:hAnsi="Times New Roman" w:cs="Times New Roman"/>
          <w:sz w:val="24"/>
          <w:szCs w:val="24"/>
        </w:rPr>
        <w:t>, "</w:t>
      </w:r>
      <w:proofErr w:type="spellStart"/>
      <w:r w:rsidRPr="00C54053">
        <w:rPr>
          <w:rFonts w:ascii="Times New Roman" w:eastAsiaTheme="minorEastAsia" w:hAnsi="Times New Roman" w:cs="Times New Roman"/>
          <w:sz w:val="24"/>
          <w:szCs w:val="24"/>
        </w:rPr>
        <w:t>Laplacian</w:t>
      </w:r>
      <w:proofErr w:type="spellEnd"/>
      <w:r w:rsidRPr="00C54053">
        <w:rPr>
          <w:rFonts w:ascii="Times New Roman" w:eastAsiaTheme="minorEastAsia" w:hAnsi="Times New Roman" w:cs="Times New Roman"/>
          <w:sz w:val="24"/>
          <w:szCs w:val="24"/>
        </w:rPr>
        <w:t xml:space="preserve"> </w:t>
      </w:r>
      <w:proofErr w:type="spellStart"/>
      <w:r w:rsidRPr="00C54053">
        <w:rPr>
          <w:rFonts w:ascii="Times New Roman" w:eastAsiaTheme="minorEastAsia" w:hAnsi="Times New Roman" w:cs="Times New Roman"/>
          <w:sz w:val="24"/>
          <w:szCs w:val="24"/>
        </w:rPr>
        <w:t>eigenmaps</w:t>
      </w:r>
      <w:proofErr w:type="spellEnd"/>
      <w:r w:rsidRPr="00C54053">
        <w:rPr>
          <w:rFonts w:ascii="Times New Roman" w:eastAsiaTheme="minorEastAsia" w:hAnsi="Times New Roman" w:cs="Times New Roman"/>
          <w:sz w:val="24"/>
          <w:szCs w:val="24"/>
        </w:rPr>
        <w:t xml:space="preserve"> for dimensionality reduction and data representation," Neural computation, vol. 15, pp. 1373-1396, 2003.</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[22]</w:t>
      </w:r>
      <w:r w:rsidRPr="00C54053">
        <w:rPr>
          <w:rFonts w:ascii="Times New Roman" w:eastAsiaTheme="minorEastAsia" w:hAnsi="Times New Roman" w:cs="Times New Roman"/>
          <w:sz w:val="24"/>
          <w:szCs w:val="24"/>
        </w:rPr>
        <w:tab/>
        <w:t xml:space="preserve">J. Weston, F. </w:t>
      </w:r>
      <w:proofErr w:type="spellStart"/>
      <w:r w:rsidRPr="00C54053">
        <w:rPr>
          <w:rFonts w:ascii="Times New Roman" w:eastAsiaTheme="minorEastAsia" w:hAnsi="Times New Roman" w:cs="Times New Roman"/>
          <w:sz w:val="24"/>
          <w:szCs w:val="24"/>
        </w:rPr>
        <w:t>Ratle</w:t>
      </w:r>
      <w:proofErr w:type="spellEnd"/>
      <w:r w:rsidRPr="00C54053">
        <w:rPr>
          <w:rFonts w:ascii="Times New Roman" w:eastAsiaTheme="minorEastAsia" w:hAnsi="Times New Roman" w:cs="Times New Roman"/>
          <w:sz w:val="24"/>
          <w:szCs w:val="24"/>
        </w:rPr>
        <w:t xml:space="preserve">, H. </w:t>
      </w:r>
      <w:proofErr w:type="spellStart"/>
      <w:r w:rsidRPr="00C54053">
        <w:rPr>
          <w:rFonts w:ascii="Times New Roman" w:eastAsiaTheme="minorEastAsia" w:hAnsi="Times New Roman" w:cs="Times New Roman"/>
          <w:sz w:val="24"/>
          <w:szCs w:val="24"/>
        </w:rPr>
        <w:t>Mobahi</w:t>
      </w:r>
      <w:proofErr w:type="spellEnd"/>
      <w:r w:rsidRPr="00C54053">
        <w:rPr>
          <w:rFonts w:ascii="Times New Roman" w:eastAsiaTheme="minorEastAsia" w:hAnsi="Times New Roman" w:cs="Times New Roman"/>
          <w:sz w:val="24"/>
          <w:szCs w:val="24"/>
        </w:rPr>
        <w:t xml:space="preserve">, and R. </w:t>
      </w:r>
      <w:proofErr w:type="spellStart"/>
      <w:r w:rsidRPr="00C54053">
        <w:rPr>
          <w:rFonts w:ascii="Times New Roman" w:eastAsiaTheme="minorEastAsia" w:hAnsi="Times New Roman" w:cs="Times New Roman"/>
          <w:sz w:val="24"/>
          <w:szCs w:val="24"/>
        </w:rPr>
        <w:t>Collobert</w:t>
      </w:r>
      <w:proofErr w:type="spellEnd"/>
      <w:r w:rsidRPr="00C54053">
        <w:rPr>
          <w:rFonts w:ascii="Times New Roman" w:eastAsiaTheme="minorEastAsia" w:hAnsi="Times New Roman" w:cs="Times New Roman"/>
          <w:sz w:val="24"/>
          <w:szCs w:val="24"/>
        </w:rPr>
        <w:t xml:space="preserve">, "Deep learning via semi-supervised embedding," in Neural Networks: Tricks of the Trade, </w:t>
      </w:r>
      <w:proofErr w:type="spellStart"/>
      <w:proofErr w:type="gramStart"/>
      <w:r w:rsidRPr="00C54053">
        <w:rPr>
          <w:rFonts w:ascii="Times New Roman" w:eastAsiaTheme="minorEastAsia" w:hAnsi="Times New Roman" w:cs="Times New Roman"/>
          <w:sz w:val="24"/>
          <w:szCs w:val="24"/>
        </w:rPr>
        <w:t>ed</w:t>
      </w:r>
      <w:proofErr w:type="spellEnd"/>
      <w:proofErr w:type="gramEnd"/>
      <w:r w:rsidRPr="00C54053">
        <w:rPr>
          <w:rFonts w:ascii="Times New Roman" w:eastAsiaTheme="minorEastAsia" w:hAnsi="Times New Roman" w:cs="Times New Roman"/>
          <w:sz w:val="24"/>
          <w:szCs w:val="24"/>
        </w:rPr>
        <w:t>: Springer, 2012, pp. 639-655.</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[23]</w:t>
      </w:r>
      <w:r w:rsidRPr="00C54053">
        <w:rPr>
          <w:rFonts w:ascii="Times New Roman" w:eastAsiaTheme="minorEastAsia" w:hAnsi="Times New Roman" w:cs="Times New Roman"/>
          <w:sz w:val="24"/>
          <w:szCs w:val="24"/>
        </w:rPr>
        <w:tab/>
        <w:t xml:space="preserve">Y. </w:t>
      </w:r>
      <w:proofErr w:type="spellStart"/>
      <w:r w:rsidRPr="00C54053">
        <w:rPr>
          <w:rFonts w:ascii="Times New Roman" w:eastAsiaTheme="minorEastAsia" w:hAnsi="Times New Roman" w:cs="Times New Roman"/>
          <w:sz w:val="24"/>
          <w:szCs w:val="24"/>
        </w:rPr>
        <w:t>Bengio</w:t>
      </w:r>
      <w:proofErr w:type="spellEnd"/>
      <w:r w:rsidRPr="00C54053">
        <w:rPr>
          <w:rFonts w:ascii="Times New Roman" w:eastAsiaTheme="minorEastAsia" w:hAnsi="Times New Roman" w:cs="Times New Roman"/>
          <w:sz w:val="24"/>
          <w:szCs w:val="24"/>
        </w:rPr>
        <w:t xml:space="preserve">, A. </w:t>
      </w:r>
      <w:proofErr w:type="spellStart"/>
      <w:r w:rsidRPr="00C54053">
        <w:rPr>
          <w:rFonts w:ascii="Times New Roman" w:eastAsiaTheme="minorEastAsia" w:hAnsi="Times New Roman" w:cs="Times New Roman"/>
          <w:sz w:val="24"/>
          <w:szCs w:val="24"/>
        </w:rPr>
        <w:t>Courville</w:t>
      </w:r>
      <w:proofErr w:type="spellEnd"/>
      <w:r w:rsidRPr="00C54053">
        <w:rPr>
          <w:rFonts w:ascii="Times New Roman" w:eastAsiaTheme="minorEastAsia" w:hAnsi="Times New Roman" w:cs="Times New Roman"/>
          <w:sz w:val="24"/>
          <w:szCs w:val="24"/>
        </w:rPr>
        <w:t>, and P. Vincent, "Representation learning: A review and new perspectives," Pattern Analysis and Machine Intelligence, IEEE Transactions on, vol. 35, pp. 1798-1828, 2013.</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[24]</w:t>
      </w:r>
      <w:r w:rsidRPr="00C54053">
        <w:rPr>
          <w:rFonts w:ascii="Times New Roman" w:eastAsiaTheme="minorEastAsia" w:hAnsi="Times New Roman" w:cs="Times New Roman"/>
          <w:sz w:val="24"/>
          <w:szCs w:val="24"/>
        </w:rPr>
        <w:tab/>
        <w:t xml:space="preserve">A. </w:t>
      </w:r>
      <w:proofErr w:type="spellStart"/>
      <w:r w:rsidRPr="00C54053">
        <w:rPr>
          <w:rFonts w:ascii="Times New Roman" w:eastAsiaTheme="minorEastAsia" w:hAnsi="Times New Roman" w:cs="Times New Roman"/>
          <w:sz w:val="24"/>
          <w:szCs w:val="24"/>
        </w:rPr>
        <w:t>Krizhevsky</w:t>
      </w:r>
      <w:proofErr w:type="spellEnd"/>
      <w:r w:rsidRPr="00C54053">
        <w:rPr>
          <w:rFonts w:ascii="Times New Roman" w:eastAsiaTheme="minorEastAsia" w:hAnsi="Times New Roman" w:cs="Times New Roman"/>
          <w:sz w:val="24"/>
          <w:szCs w:val="24"/>
        </w:rPr>
        <w:t xml:space="preserve">, I. </w:t>
      </w:r>
      <w:proofErr w:type="spellStart"/>
      <w:r w:rsidRPr="00C54053">
        <w:rPr>
          <w:rFonts w:ascii="Times New Roman" w:eastAsiaTheme="minorEastAsia" w:hAnsi="Times New Roman" w:cs="Times New Roman"/>
          <w:sz w:val="24"/>
          <w:szCs w:val="24"/>
        </w:rPr>
        <w:t>Sutskever</w:t>
      </w:r>
      <w:proofErr w:type="spellEnd"/>
      <w:r w:rsidRPr="00C54053">
        <w:rPr>
          <w:rFonts w:ascii="Times New Roman" w:eastAsiaTheme="minorEastAsia" w:hAnsi="Times New Roman" w:cs="Times New Roman"/>
          <w:sz w:val="24"/>
          <w:szCs w:val="24"/>
        </w:rPr>
        <w:t>, and G. E. Hinton, "</w:t>
      </w:r>
      <w:proofErr w:type="spellStart"/>
      <w:r w:rsidRPr="00C54053">
        <w:rPr>
          <w:rFonts w:ascii="Times New Roman" w:eastAsiaTheme="minorEastAsia" w:hAnsi="Times New Roman" w:cs="Times New Roman"/>
          <w:sz w:val="24"/>
          <w:szCs w:val="24"/>
        </w:rPr>
        <w:t>Imagenet</w:t>
      </w:r>
      <w:proofErr w:type="spellEnd"/>
      <w:r w:rsidRPr="00C54053">
        <w:rPr>
          <w:rFonts w:ascii="Times New Roman" w:eastAsiaTheme="minorEastAsia" w:hAnsi="Times New Roman" w:cs="Times New Roman"/>
          <w:sz w:val="24"/>
          <w:szCs w:val="24"/>
        </w:rPr>
        <w:t xml:space="preserve"> classification with deep convolutional neural networks," in Advances in neural information processing systems, 2012, pp. 1097-1105.</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[25]</w:t>
      </w:r>
      <w:r w:rsidRPr="00C54053">
        <w:rPr>
          <w:rFonts w:ascii="Times New Roman" w:eastAsiaTheme="minorEastAsia" w:hAnsi="Times New Roman" w:cs="Times New Roman"/>
          <w:sz w:val="24"/>
          <w:szCs w:val="24"/>
        </w:rPr>
        <w:tab/>
        <w:t xml:space="preserve">R. </w:t>
      </w:r>
      <w:proofErr w:type="spellStart"/>
      <w:r w:rsidRPr="00C54053">
        <w:rPr>
          <w:rFonts w:ascii="Times New Roman" w:eastAsiaTheme="minorEastAsia" w:hAnsi="Times New Roman" w:cs="Times New Roman"/>
          <w:sz w:val="24"/>
          <w:szCs w:val="24"/>
        </w:rPr>
        <w:t>Girshick</w:t>
      </w:r>
      <w:proofErr w:type="spellEnd"/>
      <w:r w:rsidRPr="00C54053">
        <w:rPr>
          <w:rFonts w:ascii="Times New Roman" w:eastAsiaTheme="minorEastAsia" w:hAnsi="Times New Roman" w:cs="Times New Roman"/>
          <w:sz w:val="24"/>
          <w:szCs w:val="24"/>
        </w:rPr>
        <w:t>, J. Donahue, T. Darrell, and J. Malik, "Rich feature hierarchies for accurate object detection and semantic segmentation," in Proceedings of the IEEE conference on computer vision and pattern recognition, 2014, pp. 580-587.</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[26]</w:t>
      </w:r>
      <w:r w:rsidRPr="00C54053">
        <w:rPr>
          <w:rFonts w:ascii="Times New Roman" w:eastAsiaTheme="minorEastAsia" w:hAnsi="Times New Roman" w:cs="Times New Roman"/>
          <w:sz w:val="24"/>
          <w:szCs w:val="24"/>
        </w:rPr>
        <w:tab/>
        <w:t xml:space="preserve">Z. Wu, S. Song, A. </w:t>
      </w:r>
      <w:proofErr w:type="spellStart"/>
      <w:r w:rsidRPr="00C54053">
        <w:rPr>
          <w:rFonts w:ascii="Times New Roman" w:eastAsiaTheme="minorEastAsia" w:hAnsi="Times New Roman" w:cs="Times New Roman"/>
          <w:sz w:val="24"/>
          <w:szCs w:val="24"/>
        </w:rPr>
        <w:t>Khosla</w:t>
      </w:r>
      <w:proofErr w:type="spellEnd"/>
      <w:r w:rsidRPr="00C54053">
        <w:rPr>
          <w:rFonts w:ascii="Times New Roman" w:eastAsiaTheme="minorEastAsia" w:hAnsi="Times New Roman" w:cs="Times New Roman"/>
          <w:sz w:val="24"/>
          <w:szCs w:val="24"/>
        </w:rPr>
        <w:t xml:space="preserve">, F. Yu, L. Zhang, X. Tang, et al., "3d </w:t>
      </w:r>
      <w:proofErr w:type="spellStart"/>
      <w:r w:rsidRPr="00C54053">
        <w:rPr>
          <w:rFonts w:ascii="Times New Roman" w:eastAsiaTheme="minorEastAsia" w:hAnsi="Times New Roman" w:cs="Times New Roman"/>
          <w:sz w:val="24"/>
          <w:szCs w:val="24"/>
        </w:rPr>
        <w:t>shapenets</w:t>
      </w:r>
      <w:proofErr w:type="spellEnd"/>
      <w:r w:rsidRPr="00C54053">
        <w:rPr>
          <w:rFonts w:ascii="Times New Roman" w:eastAsiaTheme="minorEastAsia" w:hAnsi="Times New Roman" w:cs="Times New Roman"/>
          <w:sz w:val="24"/>
          <w:szCs w:val="24"/>
        </w:rPr>
        <w:t>: A deep representation for volumetric shapes," in Proceedings of the IEEE Conference on Computer Vision and Pattern Recognition, 2015, pp. 1912-1920.</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[27]</w:t>
      </w:r>
      <w:r w:rsidRPr="00C54053">
        <w:rPr>
          <w:rFonts w:ascii="Times New Roman" w:eastAsiaTheme="minorEastAsia" w:hAnsi="Times New Roman" w:cs="Times New Roman"/>
          <w:sz w:val="24"/>
          <w:szCs w:val="24"/>
        </w:rPr>
        <w:tab/>
        <w:t xml:space="preserve">Z. Zhu, X. Wang, S. </w:t>
      </w:r>
      <w:proofErr w:type="spellStart"/>
      <w:r w:rsidRPr="00C54053">
        <w:rPr>
          <w:rFonts w:ascii="Times New Roman" w:eastAsiaTheme="minorEastAsia" w:hAnsi="Times New Roman" w:cs="Times New Roman"/>
          <w:sz w:val="24"/>
          <w:szCs w:val="24"/>
        </w:rPr>
        <w:t>Bai</w:t>
      </w:r>
      <w:proofErr w:type="spellEnd"/>
      <w:r w:rsidRPr="00C54053">
        <w:rPr>
          <w:rFonts w:ascii="Times New Roman" w:eastAsiaTheme="minorEastAsia" w:hAnsi="Times New Roman" w:cs="Times New Roman"/>
          <w:sz w:val="24"/>
          <w:szCs w:val="24"/>
        </w:rPr>
        <w:t xml:space="preserve">, C. Yao, and X. </w:t>
      </w:r>
      <w:proofErr w:type="spellStart"/>
      <w:r w:rsidRPr="00C54053">
        <w:rPr>
          <w:rFonts w:ascii="Times New Roman" w:eastAsiaTheme="minorEastAsia" w:hAnsi="Times New Roman" w:cs="Times New Roman"/>
          <w:sz w:val="24"/>
          <w:szCs w:val="24"/>
        </w:rPr>
        <w:t>Bai</w:t>
      </w:r>
      <w:proofErr w:type="spellEnd"/>
      <w:r w:rsidRPr="00C54053">
        <w:rPr>
          <w:rFonts w:ascii="Times New Roman" w:eastAsiaTheme="minorEastAsia" w:hAnsi="Times New Roman" w:cs="Times New Roman"/>
          <w:sz w:val="24"/>
          <w:szCs w:val="24"/>
        </w:rPr>
        <w:t xml:space="preserve">, "Deep learning representation using </w:t>
      </w:r>
      <w:proofErr w:type="spellStart"/>
      <w:r w:rsidRPr="00C54053">
        <w:rPr>
          <w:rFonts w:ascii="Times New Roman" w:eastAsiaTheme="minorEastAsia" w:hAnsi="Times New Roman" w:cs="Times New Roman"/>
          <w:sz w:val="24"/>
          <w:szCs w:val="24"/>
        </w:rPr>
        <w:t>autoencoder</w:t>
      </w:r>
      <w:proofErr w:type="spellEnd"/>
      <w:r w:rsidRPr="00C54053">
        <w:rPr>
          <w:rFonts w:ascii="Times New Roman" w:eastAsiaTheme="minorEastAsia" w:hAnsi="Times New Roman" w:cs="Times New Roman"/>
          <w:sz w:val="24"/>
          <w:szCs w:val="24"/>
        </w:rPr>
        <w:t xml:space="preserve"> for 3d shape retrieval," in Security, Pattern Analysis, and Cybernetics (SPAC), 2014 International Conference on, 2014, pp. 279-284.</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[28]</w:t>
      </w:r>
      <w:r w:rsidRPr="00C54053">
        <w:rPr>
          <w:rFonts w:ascii="Times New Roman" w:eastAsiaTheme="minorEastAsia" w:hAnsi="Times New Roman" w:cs="Times New Roman"/>
          <w:sz w:val="24"/>
          <w:szCs w:val="24"/>
        </w:rPr>
        <w:tab/>
        <w:t xml:space="preserve">J. </w:t>
      </w:r>
      <w:proofErr w:type="spellStart"/>
      <w:r w:rsidRPr="00C54053">
        <w:rPr>
          <w:rFonts w:ascii="Times New Roman" w:eastAsiaTheme="minorEastAsia" w:hAnsi="Times New Roman" w:cs="Times New Roman"/>
          <w:sz w:val="24"/>
          <w:szCs w:val="24"/>
        </w:rPr>
        <w:t>Xie</w:t>
      </w:r>
      <w:proofErr w:type="spellEnd"/>
      <w:r w:rsidRPr="00C54053">
        <w:rPr>
          <w:rFonts w:ascii="Times New Roman" w:eastAsiaTheme="minorEastAsia" w:hAnsi="Times New Roman" w:cs="Times New Roman"/>
          <w:sz w:val="24"/>
          <w:szCs w:val="24"/>
        </w:rPr>
        <w:t>, Y. Fang, F. Zhu, and E. Wong, "</w:t>
      </w:r>
      <w:proofErr w:type="spellStart"/>
      <w:r w:rsidRPr="00C54053">
        <w:rPr>
          <w:rFonts w:ascii="Times New Roman" w:eastAsiaTheme="minorEastAsia" w:hAnsi="Times New Roman" w:cs="Times New Roman"/>
          <w:sz w:val="24"/>
          <w:szCs w:val="24"/>
        </w:rPr>
        <w:t>Deepshape</w:t>
      </w:r>
      <w:proofErr w:type="spellEnd"/>
      <w:r w:rsidRPr="00C54053">
        <w:rPr>
          <w:rFonts w:ascii="Times New Roman" w:eastAsiaTheme="minorEastAsia" w:hAnsi="Times New Roman" w:cs="Times New Roman"/>
          <w:sz w:val="24"/>
          <w:szCs w:val="24"/>
        </w:rPr>
        <w:t>: Deep learned shape descriptor for 3d shape matching and retrieval," in Proceedings of the IEEE Conference on Computer Vision and Pattern Recognition, 2015, pp. 1275-1283.</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[29]</w:t>
      </w:r>
      <w:r w:rsidRPr="00C54053">
        <w:rPr>
          <w:rFonts w:ascii="Times New Roman" w:eastAsiaTheme="minorEastAsia" w:hAnsi="Times New Roman" w:cs="Times New Roman"/>
          <w:sz w:val="24"/>
          <w:szCs w:val="24"/>
        </w:rPr>
        <w:tab/>
        <w:t xml:space="preserve">R. </w:t>
      </w:r>
      <w:proofErr w:type="spellStart"/>
      <w:r w:rsidRPr="00C54053">
        <w:rPr>
          <w:rFonts w:ascii="Times New Roman" w:eastAsiaTheme="minorEastAsia" w:hAnsi="Times New Roman" w:cs="Times New Roman"/>
          <w:sz w:val="24"/>
          <w:szCs w:val="24"/>
        </w:rPr>
        <w:t>Socher</w:t>
      </w:r>
      <w:proofErr w:type="spellEnd"/>
      <w:r w:rsidRPr="00C54053">
        <w:rPr>
          <w:rFonts w:ascii="Times New Roman" w:eastAsiaTheme="minorEastAsia" w:hAnsi="Times New Roman" w:cs="Times New Roman"/>
          <w:sz w:val="24"/>
          <w:szCs w:val="24"/>
        </w:rPr>
        <w:t xml:space="preserve">, B. </w:t>
      </w:r>
      <w:proofErr w:type="spellStart"/>
      <w:r w:rsidRPr="00C54053">
        <w:rPr>
          <w:rFonts w:ascii="Times New Roman" w:eastAsiaTheme="minorEastAsia" w:hAnsi="Times New Roman" w:cs="Times New Roman"/>
          <w:sz w:val="24"/>
          <w:szCs w:val="24"/>
        </w:rPr>
        <w:t>Huval</w:t>
      </w:r>
      <w:proofErr w:type="spellEnd"/>
      <w:r w:rsidRPr="00C54053">
        <w:rPr>
          <w:rFonts w:ascii="Times New Roman" w:eastAsiaTheme="minorEastAsia" w:hAnsi="Times New Roman" w:cs="Times New Roman"/>
          <w:sz w:val="24"/>
          <w:szCs w:val="24"/>
        </w:rPr>
        <w:t>, B. Bath, C. D. Manning, and A. Y. Ng, "Convolutional-recursive deep learning for 3d object classification," in Advances in Neural Information Processing Systems, 2012, pp. 665-673.</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[30]</w:t>
      </w:r>
      <w:r w:rsidRPr="00C54053">
        <w:rPr>
          <w:rFonts w:ascii="Times New Roman" w:eastAsiaTheme="minorEastAsia" w:hAnsi="Times New Roman" w:cs="Times New Roman"/>
          <w:sz w:val="24"/>
          <w:szCs w:val="24"/>
        </w:rPr>
        <w:tab/>
        <w:t xml:space="preserve">H. Guan, Y. Yu, Z. </w:t>
      </w:r>
      <w:proofErr w:type="spellStart"/>
      <w:r w:rsidRPr="00C54053">
        <w:rPr>
          <w:rFonts w:ascii="Times New Roman" w:eastAsiaTheme="minorEastAsia" w:hAnsi="Times New Roman" w:cs="Times New Roman"/>
          <w:sz w:val="24"/>
          <w:szCs w:val="24"/>
        </w:rPr>
        <w:t>Ji</w:t>
      </w:r>
      <w:proofErr w:type="spellEnd"/>
      <w:r w:rsidRPr="00C54053">
        <w:rPr>
          <w:rFonts w:ascii="Times New Roman" w:eastAsiaTheme="minorEastAsia" w:hAnsi="Times New Roman" w:cs="Times New Roman"/>
          <w:sz w:val="24"/>
          <w:szCs w:val="24"/>
        </w:rPr>
        <w:t xml:space="preserve">, J. Li, and Q. Zhang, "Deep learning-based tree classification using mobile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data," Remote Sensing Letters, vol. 6, pp. 864-873, 2015.</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[31]</w:t>
      </w:r>
      <w:r w:rsidRPr="00C54053">
        <w:rPr>
          <w:rFonts w:ascii="Times New Roman" w:eastAsiaTheme="minorEastAsia" w:hAnsi="Times New Roman" w:cs="Times New Roman"/>
          <w:sz w:val="24"/>
          <w:szCs w:val="24"/>
        </w:rPr>
        <w:tab/>
        <w:t xml:space="preserve">D. </w:t>
      </w:r>
      <w:proofErr w:type="spellStart"/>
      <w:r w:rsidRPr="00C54053">
        <w:rPr>
          <w:rFonts w:ascii="Times New Roman" w:eastAsiaTheme="minorEastAsia" w:hAnsi="Times New Roman" w:cs="Times New Roman"/>
          <w:sz w:val="24"/>
          <w:szCs w:val="24"/>
        </w:rPr>
        <w:t>Maturana</w:t>
      </w:r>
      <w:proofErr w:type="spellEnd"/>
      <w:r w:rsidRPr="00C54053">
        <w:rPr>
          <w:rFonts w:ascii="Times New Roman" w:eastAsiaTheme="minorEastAsia" w:hAnsi="Times New Roman" w:cs="Times New Roman"/>
          <w:sz w:val="24"/>
          <w:szCs w:val="24"/>
        </w:rPr>
        <w:t xml:space="preserve"> and S. Scherer, "3D convolutional neural networks for landing zone detection from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in Robotics and Automation (ICRA), 2015 IEEE International </w:t>
      </w:r>
      <w:r w:rsidRPr="00C54053">
        <w:rPr>
          <w:rFonts w:ascii="Times New Roman" w:eastAsiaTheme="minorEastAsia" w:hAnsi="Times New Roman" w:cs="Times New Roman"/>
          <w:sz w:val="24"/>
          <w:szCs w:val="24"/>
        </w:rPr>
        <w:lastRenderedPageBreak/>
        <w:t>Conference on, 2015, pp. 3471-3478.</w:t>
      </w:r>
    </w:p>
    <w:p w:rsidR="00E25226" w:rsidRPr="00C54053" w:rsidRDefault="00E25226" w:rsidP="00791EBA">
      <w:pPr>
        <w:autoSpaceDE w:val="0"/>
        <w:autoSpaceDN w:val="0"/>
        <w:adjustRightInd w:val="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[32]</w:t>
      </w:r>
      <w:r w:rsidRPr="00C54053">
        <w:rPr>
          <w:rFonts w:ascii="Times New Roman" w:eastAsiaTheme="minorEastAsia" w:hAnsi="Times New Roman" w:cs="Times New Roman"/>
          <w:sz w:val="24"/>
          <w:szCs w:val="24"/>
        </w:rPr>
        <w:tab/>
        <w:t xml:space="preserve">He K, Zhang X, </w:t>
      </w:r>
      <w:proofErr w:type="spellStart"/>
      <w:r w:rsidRPr="00C54053">
        <w:rPr>
          <w:rFonts w:ascii="Times New Roman" w:eastAsiaTheme="minorEastAsia" w:hAnsi="Times New Roman" w:cs="Times New Roman"/>
          <w:sz w:val="24"/>
          <w:szCs w:val="24"/>
        </w:rPr>
        <w:t>Ren</w:t>
      </w:r>
      <w:proofErr w:type="spellEnd"/>
      <w:r w:rsidRPr="00C54053">
        <w:rPr>
          <w:rFonts w:ascii="Times New Roman" w:eastAsiaTheme="minorEastAsia" w:hAnsi="Times New Roman" w:cs="Times New Roman"/>
          <w:sz w:val="24"/>
          <w:szCs w:val="24"/>
        </w:rPr>
        <w:t xml:space="preserve"> S, et al. </w:t>
      </w:r>
      <w:proofErr w:type="gramStart"/>
      <w:r w:rsidRPr="00C54053">
        <w:rPr>
          <w:rFonts w:ascii="Times New Roman" w:eastAsiaTheme="minorEastAsia" w:hAnsi="Times New Roman" w:cs="Times New Roman"/>
          <w:sz w:val="24"/>
          <w:szCs w:val="24"/>
        </w:rPr>
        <w:t>Delving</w:t>
      </w:r>
      <w:proofErr w:type="gramEnd"/>
      <w:r w:rsidRPr="00C54053">
        <w:rPr>
          <w:rFonts w:ascii="Times New Roman" w:eastAsiaTheme="minorEastAsia" w:hAnsi="Times New Roman" w:cs="Times New Roman"/>
          <w:sz w:val="24"/>
          <w:szCs w:val="24"/>
        </w:rPr>
        <w:t xml:space="preserve"> deep into rectifiers: Surpassing human-level performance on </w:t>
      </w:r>
      <w:proofErr w:type="spellStart"/>
      <w:r w:rsidRPr="00C54053">
        <w:rPr>
          <w:rFonts w:ascii="Times New Roman" w:eastAsiaTheme="minorEastAsia" w:hAnsi="Times New Roman" w:cs="Times New Roman"/>
          <w:sz w:val="24"/>
          <w:szCs w:val="24"/>
        </w:rPr>
        <w:t>imagenet</w:t>
      </w:r>
      <w:proofErr w:type="spellEnd"/>
      <w:r w:rsidRPr="00C54053">
        <w:rPr>
          <w:rFonts w:ascii="Times New Roman" w:eastAsiaTheme="minorEastAsia" w:hAnsi="Times New Roman" w:cs="Times New Roman"/>
          <w:sz w:val="24"/>
          <w:szCs w:val="24"/>
        </w:rPr>
        <w:t xml:space="preserve"> classification[C] Proceedings of the IEEE International Conference on Computer Vision. 2015: 1026-1034.</w:t>
      </w:r>
    </w:p>
    <w:p w:rsidR="00E25226" w:rsidRPr="00C54053" w:rsidRDefault="00E25226">
      <w:pPr>
        <w:autoSpaceDE w:val="0"/>
        <w:autoSpaceDN w:val="0"/>
        <w:adjustRightInd w:val="0"/>
        <w:jc w:val="left"/>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 xml:space="preserve">[33] S. </w:t>
      </w:r>
      <w:proofErr w:type="spellStart"/>
      <w:r w:rsidRPr="00C54053">
        <w:rPr>
          <w:rFonts w:ascii="Times New Roman" w:eastAsiaTheme="minorEastAsia" w:hAnsi="Times New Roman" w:cs="Times New Roman"/>
          <w:sz w:val="24"/>
          <w:szCs w:val="24"/>
        </w:rPr>
        <w:t>Ioffe</w:t>
      </w:r>
      <w:proofErr w:type="spellEnd"/>
      <w:r w:rsidRPr="00C54053">
        <w:rPr>
          <w:rFonts w:ascii="Times New Roman" w:eastAsiaTheme="minorEastAsia" w:hAnsi="Times New Roman" w:cs="Times New Roman"/>
          <w:sz w:val="24"/>
          <w:szCs w:val="24"/>
        </w:rPr>
        <w:t xml:space="preserve"> and C. </w:t>
      </w:r>
      <w:proofErr w:type="spellStart"/>
      <w:r w:rsidRPr="00C54053">
        <w:rPr>
          <w:rFonts w:ascii="Times New Roman" w:eastAsiaTheme="minorEastAsia" w:hAnsi="Times New Roman" w:cs="Times New Roman"/>
          <w:sz w:val="24"/>
          <w:szCs w:val="24"/>
        </w:rPr>
        <w:t>Szegedy</w:t>
      </w:r>
      <w:proofErr w:type="spellEnd"/>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 xml:space="preserve"> Batch normalization: Accelerating deep network training by reducing internal covariate shift. </w:t>
      </w:r>
      <w:proofErr w:type="gramStart"/>
      <w:r w:rsidRPr="00C54053">
        <w:rPr>
          <w:rFonts w:ascii="Times New Roman" w:eastAsiaTheme="minorEastAsia" w:hAnsi="Times New Roman" w:cs="Times New Roman"/>
          <w:sz w:val="24"/>
          <w:szCs w:val="24"/>
        </w:rPr>
        <w:t>In ICML, 2015.</w:t>
      </w:r>
      <w:proofErr w:type="gramEnd"/>
    </w:p>
    <w:p w:rsidR="00895069" w:rsidRDefault="00895069">
      <w:pPr>
        <w:autoSpaceDE w:val="0"/>
        <w:autoSpaceDN w:val="0"/>
        <w:adjustRightInd w:val="0"/>
        <w:jc w:val="left"/>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[34] Niemeyer J, </w:t>
      </w:r>
      <w:proofErr w:type="spellStart"/>
      <w:r w:rsidRPr="00C54053">
        <w:rPr>
          <w:rFonts w:ascii="Times New Roman" w:eastAsiaTheme="minorEastAsia" w:hAnsi="Times New Roman" w:cs="Times New Roman"/>
          <w:sz w:val="24"/>
          <w:szCs w:val="24"/>
        </w:rPr>
        <w:t>Rottensteiner</w:t>
      </w:r>
      <w:proofErr w:type="spellEnd"/>
      <w:r w:rsidRPr="00C54053">
        <w:rPr>
          <w:rFonts w:ascii="Times New Roman" w:eastAsiaTheme="minorEastAsia" w:hAnsi="Times New Roman" w:cs="Times New Roman"/>
          <w:sz w:val="24"/>
          <w:szCs w:val="24"/>
        </w:rPr>
        <w:t xml:space="preserve"> F, </w:t>
      </w:r>
      <w:proofErr w:type="spellStart"/>
      <w:r w:rsidRPr="00C54053">
        <w:rPr>
          <w:rFonts w:ascii="Times New Roman" w:eastAsiaTheme="minorEastAsia" w:hAnsi="Times New Roman" w:cs="Times New Roman"/>
          <w:sz w:val="24"/>
          <w:szCs w:val="24"/>
        </w:rPr>
        <w:t>Soergel</w:t>
      </w:r>
      <w:proofErr w:type="spellEnd"/>
      <w:r w:rsidRPr="00C54053">
        <w:rPr>
          <w:rFonts w:ascii="Times New Roman" w:eastAsiaTheme="minorEastAsia" w:hAnsi="Times New Roman" w:cs="Times New Roman"/>
          <w:sz w:val="24"/>
          <w:szCs w:val="24"/>
        </w:rPr>
        <w:t xml:space="preserve"> U. Contextual classification of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data and building object detection in urban areas. </w:t>
      </w:r>
      <w:proofErr w:type="gramStart"/>
      <w:r w:rsidRPr="00C54053">
        <w:rPr>
          <w:rFonts w:ascii="Times New Roman" w:eastAsiaTheme="minorEastAsia" w:hAnsi="Times New Roman" w:cs="Times New Roman"/>
          <w:sz w:val="24"/>
          <w:szCs w:val="24"/>
        </w:rPr>
        <w:t>ISPRS journal of photogrammetry and remote sensing, 2014, 87: 152-165.</w:t>
      </w:r>
      <w:proofErr w:type="gramEnd"/>
    </w:p>
    <w:p w:rsidR="00503BD0" w:rsidRPr="005025CB" w:rsidRDefault="00503BD0" w:rsidP="005025CB">
      <w:pPr>
        <w:autoSpaceDE w:val="0"/>
        <w:autoSpaceDN w:val="0"/>
        <w:adjustRightInd w:val="0"/>
        <w:spacing w:line="480" w:lineRule="auto"/>
        <w:rPr>
          <w:rFonts w:ascii="Times New Roman" w:hAnsi="Times New Roman"/>
          <w:sz w:val="24"/>
          <w:szCs w:val="24"/>
        </w:rPr>
      </w:pPr>
      <w:r>
        <w:rPr>
          <w:rFonts w:ascii="Times New Roman" w:hAnsi="Times New Roman" w:hint="eastAsia"/>
          <w:sz w:val="24"/>
          <w:szCs w:val="24"/>
        </w:rPr>
        <w:t xml:space="preserve">[35] </w:t>
      </w:r>
      <w:r w:rsidRPr="005025CB">
        <w:rPr>
          <w:rFonts w:ascii="Times New Roman" w:hAnsi="Times New Roman"/>
          <w:sz w:val="24"/>
          <w:szCs w:val="24"/>
        </w:rPr>
        <w:t xml:space="preserve">Z. Li, L. Zhang, X. Tong, B. Du, Y. Wang, L. Zhang and Z. Zhang, “A Three -step Approach for TLS Point Cloud Classification,” </w:t>
      </w:r>
      <w:r w:rsidRPr="005025CB">
        <w:rPr>
          <w:rFonts w:ascii="Times New Roman" w:hAnsi="Times New Roman"/>
          <w:i/>
          <w:sz w:val="24"/>
          <w:szCs w:val="24"/>
        </w:rPr>
        <w:t xml:space="preserve">IEEE Trans. </w:t>
      </w:r>
      <w:proofErr w:type="spellStart"/>
      <w:r w:rsidRPr="005025CB">
        <w:rPr>
          <w:rFonts w:ascii="Times New Roman" w:hAnsi="Times New Roman"/>
          <w:i/>
          <w:sz w:val="24"/>
          <w:szCs w:val="24"/>
        </w:rPr>
        <w:t>Geosci</w:t>
      </w:r>
      <w:proofErr w:type="spellEnd"/>
      <w:r w:rsidRPr="005025CB">
        <w:rPr>
          <w:rFonts w:ascii="Times New Roman" w:hAnsi="Times New Roman"/>
          <w:i/>
          <w:sz w:val="24"/>
          <w:szCs w:val="24"/>
        </w:rPr>
        <w:t>. Remote Sens</w:t>
      </w:r>
      <w:r w:rsidRPr="005025CB">
        <w:rPr>
          <w:rFonts w:ascii="Times New Roman" w:hAnsi="Times New Roman"/>
          <w:sz w:val="24"/>
          <w:szCs w:val="24"/>
        </w:rPr>
        <w:t>., vol. 54, no. 9, pp. 5412-5424,</w:t>
      </w:r>
      <w:r w:rsidRPr="00C74172">
        <w:t xml:space="preserve"> </w:t>
      </w:r>
      <w:r w:rsidRPr="005025CB">
        <w:rPr>
          <w:rFonts w:ascii="Times New Roman" w:hAnsi="Times New Roman"/>
          <w:sz w:val="24"/>
          <w:szCs w:val="24"/>
        </w:rPr>
        <w:t>Sep. 2016.</w:t>
      </w:r>
    </w:p>
    <w:p w:rsidR="00503BD0" w:rsidRPr="0042209B" w:rsidRDefault="00503BD0" w:rsidP="005025CB">
      <w:pPr>
        <w:pStyle w:val="3"/>
        <w:keepNext w:val="0"/>
        <w:keepLines w:val="0"/>
        <w:widowControl/>
        <w:shd w:val="clear" w:color="auto" w:fill="FFFFFF"/>
        <w:spacing w:before="0" w:after="0" w:line="300" w:lineRule="auto"/>
        <w:rPr>
          <w:rFonts w:ascii="Times New Roman" w:hAnsi="Times New Roman" w:cs="Times New Roman"/>
          <w:b w:val="0"/>
          <w:sz w:val="24"/>
          <w:szCs w:val="24"/>
        </w:rPr>
      </w:pPr>
      <w:r>
        <w:rPr>
          <w:rFonts w:ascii="Times New Roman" w:hAnsi="Times New Roman" w:cs="Times New Roman" w:hint="eastAsia"/>
          <w:b w:val="0"/>
          <w:sz w:val="24"/>
          <w:szCs w:val="24"/>
        </w:rPr>
        <w:t xml:space="preserve">[36] </w:t>
      </w:r>
      <w:proofErr w:type="spellStart"/>
      <w:r>
        <w:rPr>
          <w:rFonts w:ascii="Times New Roman" w:hAnsi="Times New Roman" w:cs="Times New Roman"/>
          <w:b w:val="0"/>
          <w:sz w:val="24"/>
          <w:szCs w:val="24"/>
        </w:rPr>
        <w:t>Zhenxin</w:t>
      </w:r>
      <w:proofErr w:type="spellEnd"/>
      <w:r>
        <w:rPr>
          <w:rFonts w:ascii="Times New Roman" w:hAnsi="Times New Roman" w:cs="Times New Roman"/>
          <w:b w:val="0"/>
          <w:sz w:val="24"/>
          <w:szCs w:val="24"/>
        </w:rPr>
        <w:t xml:space="preserve"> Zhang, </w:t>
      </w:r>
      <w:proofErr w:type="spellStart"/>
      <w:r>
        <w:rPr>
          <w:rFonts w:ascii="Times New Roman" w:hAnsi="Times New Roman" w:cs="Times New Roman"/>
          <w:b w:val="0"/>
          <w:sz w:val="24"/>
          <w:szCs w:val="24"/>
        </w:rPr>
        <w:t>Liqiang</w:t>
      </w:r>
      <w:proofErr w:type="spellEnd"/>
      <w:r>
        <w:rPr>
          <w:rFonts w:ascii="Times New Roman" w:hAnsi="Times New Roman" w:cs="Times New Roman"/>
          <w:b w:val="0"/>
          <w:sz w:val="24"/>
          <w:szCs w:val="24"/>
        </w:rPr>
        <w:t xml:space="preserve"> Zhang, </w:t>
      </w:r>
      <w:proofErr w:type="spellStart"/>
      <w:r>
        <w:rPr>
          <w:rFonts w:ascii="Times New Roman" w:hAnsi="Times New Roman" w:cs="Times New Roman"/>
          <w:b w:val="0"/>
          <w:sz w:val="24"/>
          <w:szCs w:val="24"/>
        </w:rPr>
        <w:t>Xiaohua</w:t>
      </w:r>
      <w:proofErr w:type="spellEnd"/>
      <w:r>
        <w:rPr>
          <w:rFonts w:ascii="Times New Roman" w:hAnsi="Times New Roman" w:cs="Times New Roman"/>
          <w:b w:val="0"/>
          <w:sz w:val="24"/>
          <w:szCs w:val="24"/>
        </w:rPr>
        <w:t xml:space="preserve"> Tong, Bo </w:t>
      </w:r>
      <w:proofErr w:type="spellStart"/>
      <w:r>
        <w:rPr>
          <w:rFonts w:ascii="Times New Roman" w:hAnsi="Times New Roman" w:cs="Times New Roman"/>
          <w:b w:val="0"/>
          <w:sz w:val="24"/>
          <w:szCs w:val="24"/>
        </w:rPr>
        <w:t>Guo</w:t>
      </w:r>
      <w:proofErr w:type="spellEnd"/>
      <w:r>
        <w:rPr>
          <w:rFonts w:ascii="Times New Roman" w:hAnsi="Times New Roman" w:cs="Times New Roman"/>
          <w:b w:val="0"/>
          <w:sz w:val="24"/>
          <w:szCs w:val="24"/>
        </w:rPr>
        <w:t>, Liang Zhang</w:t>
      </w:r>
      <w:r w:rsidRPr="00007173">
        <w:rPr>
          <w:rFonts w:ascii="Times New Roman" w:hAnsi="Times New Roman" w:cs="Times New Roman"/>
          <w:b w:val="0"/>
          <w:sz w:val="24"/>
          <w:szCs w:val="24"/>
        </w:rPr>
        <w:t xml:space="preserve">, </w:t>
      </w:r>
      <w:proofErr w:type="spellStart"/>
      <w:r w:rsidRPr="00007173">
        <w:rPr>
          <w:rFonts w:ascii="Times New Roman" w:hAnsi="Times New Roman" w:cs="Times New Roman"/>
          <w:b w:val="0"/>
          <w:sz w:val="24"/>
          <w:szCs w:val="24"/>
        </w:rPr>
        <w:t>Xiaoyue</w:t>
      </w:r>
      <w:proofErr w:type="spellEnd"/>
      <w:r w:rsidRPr="00007173">
        <w:rPr>
          <w:rFonts w:ascii="Times New Roman" w:hAnsi="Times New Roman" w:cs="Times New Roman"/>
          <w:b w:val="0"/>
          <w:sz w:val="24"/>
          <w:szCs w:val="24"/>
        </w:rPr>
        <w:t xml:space="preserve"> Xing</w:t>
      </w:r>
      <w:r>
        <w:rPr>
          <w:rFonts w:ascii="Times New Roman" w:hAnsi="Times New Roman" w:cs="Times New Roman" w:hint="eastAsia"/>
          <w:b w:val="0"/>
          <w:sz w:val="24"/>
          <w:szCs w:val="24"/>
        </w:rPr>
        <w:t xml:space="preserve">. </w:t>
      </w:r>
      <w:r w:rsidRPr="00007173">
        <w:rPr>
          <w:rFonts w:ascii="Times New Roman" w:hAnsi="Times New Roman" w:cs="Times New Roman"/>
          <w:b w:val="0"/>
          <w:sz w:val="24"/>
          <w:szCs w:val="24"/>
        </w:rPr>
        <w:t xml:space="preserve">Discriminative Dictionary Learning-Based Multi-Level Point-Cluster Features for </w:t>
      </w:r>
      <w:r>
        <w:rPr>
          <w:rFonts w:ascii="Times New Roman" w:hAnsi="Times New Roman" w:cs="Times New Roman" w:hint="eastAsia"/>
          <w:b w:val="0"/>
          <w:sz w:val="24"/>
          <w:szCs w:val="24"/>
        </w:rPr>
        <w:t>Urban</w:t>
      </w:r>
      <w:r w:rsidRPr="00007173">
        <w:rPr>
          <w:rFonts w:ascii="Times New Roman" w:hAnsi="Times New Roman" w:cs="Times New Roman"/>
          <w:b w:val="0"/>
          <w:sz w:val="24"/>
          <w:szCs w:val="24"/>
        </w:rPr>
        <w:t xml:space="preserve"> Point Cloud Classification</w:t>
      </w:r>
      <w:r w:rsidRPr="00B162F2">
        <w:rPr>
          <w:rFonts w:ascii="Times New Roman" w:hAnsi="Times New Roman" w:cs="Times New Roman"/>
          <w:b w:val="0"/>
          <w:sz w:val="24"/>
          <w:szCs w:val="24"/>
        </w:rPr>
        <w:t xml:space="preserve">. </w:t>
      </w:r>
      <w:r w:rsidRPr="00B162F2">
        <w:rPr>
          <w:rFonts w:ascii="Times New Roman" w:hAnsi="Times New Roman" w:cs="Times New Roman"/>
          <w:b w:val="0"/>
          <w:bCs w:val="0"/>
          <w:sz w:val="24"/>
          <w:szCs w:val="24"/>
        </w:rPr>
        <w:t>IEEE Transactions on Geoscience and Remote Sensing</w:t>
      </w:r>
      <w:r>
        <w:rPr>
          <w:rFonts w:ascii="Times New Roman" w:hAnsi="Times New Roman" w:cs="Times New Roman" w:hint="eastAsia"/>
          <w:b w:val="0"/>
          <w:bCs w:val="0"/>
          <w:sz w:val="24"/>
          <w:szCs w:val="24"/>
        </w:rPr>
        <w:t xml:space="preserve">, </w:t>
      </w:r>
      <w:r w:rsidRPr="0058522A">
        <w:rPr>
          <w:rFonts w:ascii="Times New Roman" w:hAnsi="Times New Roman" w:cs="Times New Roman"/>
          <w:b w:val="0"/>
          <w:bCs w:val="0"/>
          <w:sz w:val="24"/>
          <w:szCs w:val="24"/>
        </w:rPr>
        <w:t>DOI: 10.1109/TGRS.2016.2599163</w:t>
      </w:r>
      <w:r>
        <w:rPr>
          <w:rFonts w:ascii="Times New Roman" w:hAnsi="Times New Roman" w:cs="Times New Roman" w:hint="eastAsia"/>
          <w:b w:val="0"/>
          <w:bCs w:val="0"/>
          <w:sz w:val="24"/>
          <w:szCs w:val="24"/>
        </w:rPr>
        <w:t>.</w:t>
      </w:r>
    </w:p>
    <w:p w:rsidR="0004032A" w:rsidRPr="00C54053" w:rsidRDefault="0004032A">
      <w:pPr>
        <w:autoSpaceDE w:val="0"/>
        <w:autoSpaceDN w:val="0"/>
        <w:adjustRightInd w:val="0"/>
        <w:jc w:val="left"/>
        <w:rPr>
          <w:rFonts w:ascii="Times New Roman" w:eastAsiaTheme="minorEastAsia" w:hAnsi="Times New Roman" w:cs="Times New Roman"/>
          <w:sz w:val="24"/>
          <w:szCs w:val="24"/>
        </w:rPr>
      </w:pPr>
    </w:p>
    <w:sectPr w:rsidR="0004032A" w:rsidRPr="00C54053" w:rsidSect="00AC199C">
      <w:pgSz w:w="11906" w:h="16838"/>
      <w:pgMar w:top="1440" w:right="1800" w:bottom="1440" w:left="1800" w:header="0" w:footer="0" w:gutter="0"/>
      <w:cols w:space="720"/>
      <w:formProt w:val="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4" w:author="user" w:date="2016-10-24T16:29:00Z" w:initials="U">
    <w:p w:rsidR="00231D64" w:rsidRDefault="00231D64" w:rsidP="008F6355">
      <w:pPr>
        <w:pStyle w:val="a5"/>
      </w:pPr>
      <w:r>
        <w:rPr>
          <w:rStyle w:val="a6"/>
        </w:rPr>
        <w:annotationRef/>
      </w:r>
      <w:r>
        <w:rPr>
          <w:rFonts w:hint="eastAsia"/>
        </w:rPr>
        <w:t>这个公式写的符不符合规范？那个</w:t>
      </w:r>
      <w:r>
        <w:rPr>
          <w:rFonts w:hint="eastAsia"/>
        </w:rPr>
        <w:t>p</w:t>
      </w:r>
      <w:r>
        <w:rPr>
          <w:rFonts w:hint="eastAsia"/>
        </w:rPr>
        <w:t>（）里的</w:t>
      </w:r>
    </w:p>
  </w:comment>
  <w:comment w:id="469" w:author="user" w:date="2016-10-24T17:38:00Z" w:initials="U">
    <w:p w:rsidR="00231D64" w:rsidRDefault="00231D64">
      <w:pPr>
        <w:pStyle w:val="a5"/>
      </w:pPr>
      <w:r>
        <w:rPr>
          <w:rStyle w:val="a6"/>
        </w:rPr>
        <w:annotationRef/>
      </w:r>
      <w:r>
        <w:rPr>
          <w:rFonts w:hint="eastAsia"/>
        </w:rPr>
        <w:t>是不是可以不要了现在，有前面那个表，而且不剪枝了</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4943" w:rsidRDefault="00414943" w:rsidP="00693F27">
      <w:r>
        <w:separator/>
      </w:r>
    </w:p>
  </w:endnote>
  <w:endnote w:type="continuationSeparator" w:id="0">
    <w:p w:rsidR="00414943" w:rsidRDefault="00414943" w:rsidP="00693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iberation Sans">
    <w:altName w:val="Arial"/>
    <w:panose1 w:val="00000000000000000000"/>
    <w:charset w:val="00"/>
    <w:family w:val="swiss"/>
    <w:notTrueType/>
    <w:pitch w:val="variable"/>
    <w:sig w:usb0="00000003" w:usb1="00000000" w:usb2="00000000" w:usb3="00000000" w:csb0="00000001" w:csb1="00000000"/>
  </w:font>
  <w:font w:name="Noto Sans CJK SC Regular">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4943" w:rsidRDefault="00414943" w:rsidP="00693F27">
      <w:r>
        <w:separator/>
      </w:r>
    </w:p>
  </w:footnote>
  <w:footnote w:type="continuationSeparator" w:id="0">
    <w:p w:rsidR="00414943" w:rsidRDefault="00414943" w:rsidP="00693F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96206"/>
    <w:multiLevelType w:val="multilevel"/>
    <w:tmpl w:val="7818B5BA"/>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0D14687D"/>
    <w:multiLevelType w:val="hybridMultilevel"/>
    <w:tmpl w:val="17627C98"/>
    <w:lvl w:ilvl="0" w:tplc="5C186BE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33654A"/>
    <w:multiLevelType w:val="hybridMultilevel"/>
    <w:tmpl w:val="6898F6AE"/>
    <w:lvl w:ilvl="0" w:tplc="819010AE">
      <w:start w:val="1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14B5604"/>
    <w:multiLevelType w:val="multilevel"/>
    <w:tmpl w:val="3ADC6B98"/>
    <w:lvl w:ilvl="0">
      <w:start w:val="1"/>
      <w:numFmt w:val="decimal"/>
      <w:lvlText w:val="%1）"/>
      <w:lvlJc w:val="left"/>
      <w:pPr>
        <w:ind w:left="720" w:hanging="7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
    <w:nsid w:val="469573D9"/>
    <w:multiLevelType w:val="hybridMultilevel"/>
    <w:tmpl w:val="21BEFC18"/>
    <w:lvl w:ilvl="0" w:tplc="76A075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9350BC1"/>
    <w:multiLevelType w:val="hybridMultilevel"/>
    <w:tmpl w:val="3212567A"/>
    <w:lvl w:ilvl="0" w:tplc="F1F84A7A">
      <w:start w:val="1"/>
      <w:numFmt w:val="decimal"/>
      <w:lvlText w:val="[%1]"/>
      <w:lvlJc w:val="left"/>
      <w:pPr>
        <w:ind w:left="420" w:hanging="420"/>
      </w:pPr>
      <w:rPr>
        <w:rFonts w:cs="Times New Roman" w:hint="eastAsia"/>
        <w:b w:val="0"/>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5EF80EBA"/>
    <w:multiLevelType w:val="hybridMultilevel"/>
    <w:tmpl w:val="03E6D98E"/>
    <w:lvl w:ilvl="0" w:tplc="78E8F8E8">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trackRevisions/>
  <w:defaultTabStop w:val="420"/>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101"/>
    <w:rsid w:val="00007DA7"/>
    <w:rsid w:val="000205AF"/>
    <w:rsid w:val="000250F4"/>
    <w:rsid w:val="0003478A"/>
    <w:rsid w:val="0004032A"/>
    <w:rsid w:val="00042F8D"/>
    <w:rsid w:val="00053A92"/>
    <w:rsid w:val="0006064F"/>
    <w:rsid w:val="000743D4"/>
    <w:rsid w:val="00076380"/>
    <w:rsid w:val="0008324A"/>
    <w:rsid w:val="00084508"/>
    <w:rsid w:val="00086BCD"/>
    <w:rsid w:val="000928BF"/>
    <w:rsid w:val="000941F1"/>
    <w:rsid w:val="000A0D71"/>
    <w:rsid w:val="000A45C7"/>
    <w:rsid w:val="000A7FD5"/>
    <w:rsid w:val="000B36BE"/>
    <w:rsid w:val="000B466C"/>
    <w:rsid w:val="000B725F"/>
    <w:rsid w:val="000B731A"/>
    <w:rsid w:val="000D1402"/>
    <w:rsid w:val="000F0255"/>
    <w:rsid w:val="00103E79"/>
    <w:rsid w:val="001056E5"/>
    <w:rsid w:val="001062FE"/>
    <w:rsid w:val="00111D4A"/>
    <w:rsid w:val="00117246"/>
    <w:rsid w:val="00121FF4"/>
    <w:rsid w:val="00125F8A"/>
    <w:rsid w:val="00141224"/>
    <w:rsid w:val="001525A7"/>
    <w:rsid w:val="0015401E"/>
    <w:rsid w:val="00161037"/>
    <w:rsid w:val="0016654A"/>
    <w:rsid w:val="0017799F"/>
    <w:rsid w:val="00182CDF"/>
    <w:rsid w:val="00183551"/>
    <w:rsid w:val="00190AF0"/>
    <w:rsid w:val="00193AE6"/>
    <w:rsid w:val="00193CA7"/>
    <w:rsid w:val="00194A2F"/>
    <w:rsid w:val="00195422"/>
    <w:rsid w:val="001966D2"/>
    <w:rsid w:val="001A3DD4"/>
    <w:rsid w:val="001C203E"/>
    <w:rsid w:val="001C3631"/>
    <w:rsid w:val="001C3C4D"/>
    <w:rsid w:val="001F0590"/>
    <w:rsid w:val="001F08CA"/>
    <w:rsid w:val="001F7101"/>
    <w:rsid w:val="00201A6B"/>
    <w:rsid w:val="0021251F"/>
    <w:rsid w:val="00213C4D"/>
    <w:rsid w:val="00220776"/>
    <w:rsid w:val="00230450"/>
    <w:rsid w:val="00231D64"/>
    <w:rsid w:val="00236EA0"/>
    <w:rsid w:val="002408EC"/>
    <w:rsid w:val="00244063"/>
    <w:rsid w:val="00244A3C"/>
    <w:rsid w:val="002617AB"/>
    <w:rsid w:val="00267D3D"/>
    <w:rsid w:val="00270905"/>
    <w:rsid w:val="00273B29"/>
    <w:rsid w:val="00282A36"/>
    <w:rsid w:val="00287CCC"/>
    <w:rsid w:val="00291AA1"/>
    <w:rsid w:val="002930AE"/>
    <w:rsid w:val="002A3F6B"/>
    <w:rsid w:val="002A40BF"/>
    <w:rsid w:val="002A5541"/>
    <w:rsid w:val="002B31DF"/>
    <w:rsid w:val="002C222C"/>
    <w:rsid w:val="002C2F35"/>
    <w:rsid w:val="002D15DA"/>
    <w:rsid w:val="002D37AD"/>
    <w:rsid w:val="002D68D6"/>
    <w:rsid w:val="002D75ED"/>
    <w:rsid w:val="002D7615"/>
    <w:rsid w:val="002E0BED"/>
    <w:rsid w:val="002E27F2"/>
    <w:rsid w:val="002E5EDC"/>
    <w:rsid w:val="00300856"/>
    <w:rsid w:val="0030615E"/>
    <w:rsid w:val="0031474F"/>
    <w:rsid w:val="00316AF1"/>
    <w:rsid w:val="00316CB0"/>
    <w:rsid w:val="003202FB"/>
    <w:rsid w:val="00321827"/>
    <w:rsid w:val="003238FC"/>
    <w:rsid w:val="003242CF"/>
    <w:rsid w:val="00340A22"/>
    <w:rsid w:val="0034538F"/>
    <w:rsid w:val="00353DCD"/>
    <w:rsid w:val="00366545"/>
    <w:rsid w:val="00375F73"/>
    <w:rsid w:val="00377723"/>
    <w:rsid w:val="0038414D"/>
    <w:rsid w:val="00385CF1"/>
    <w:rsid w:val="003A0A13"/>
    <w:rsid w:val="003A6043"/>
    <w:rsid w:val="003B1148"/>
    <w:rsid w:val="003B5D0D"/>
    <w:rsid w:val="003C2D2E"/>
    <w:rsid w:val="003D0845"/>
    <w:rsid w:val="003D52D6"/>
    <w:rsid w:val="003E4604"/>
    <w:rsid w:val="003E6184"/>
    <w:rsid w:val="003F1A49"/>
    <w:rsid w:val="003F2BF0"/>
    <w:rsid w:val="003F2E7C"/>
    <w:rsid w:val="003F74FD"/>
    <w:rsid w:val="00402804"/>
    <w:rsid w:val="0041181C"/>
    <w:rsid w:val="0041198D"/>
    <w:rsid w:val="00413168"/>
    <w:rsid w:val="00414770"/>
    <w:rsid w:val="00414943"/>
    <w:rsid w:val="004175DC"/>
    <w:rsid w:val="0042026E"/>
    <w:rsid w:val="00420A18"/>
    <w:rsid w:val="00424D5D"/>
    <w:rsid w:val="00430E8F"/>
    <w:rsid w:val="00434ECF"/>
    <w:rsid w:val="00437796"/>
    <w:rsid w:val="00452D01"/>
    <w:rsid w:val="004670A5"/>
    <w:rsid w:val="004735DE"/>
    <w:rsid w:val="00474AB9"/>
    <w:rsid w:val="00476870"/>
    <w:rsid w:val="004845EC"/>
    <w:rsid w:val="00484812"/>
    <w:rsid w:val="00486886"/>
    <w:rsid w:val="00492B62"/>
    <w:rsid w:val="00493AEB"/>
    <w:rsid w:val="004A05EB"/>
    <w:rsid w:val="004A101F"/>
    <w:rsid w:val="004A6357"/>
    <w:rsid w:val="004B33F9"/>
    <w:rsid w:val="004C12A9"/>
    <w:rsid w:val="004D39D9"/>
    <w:rsid w:val="004D3DD7"/>
    <w:rsid w:val="004E2869"/>
    <w:rsid w:val="004E6611"/>
    <w:rsid w:val="004F0D8C"/>
    <w:rsid w:val="005025CB"/>
    <w:rsid w:val="00503BD0"/>
    <w:rsid w:val="0051131F"/>
    <w:rsid w:val="00527075"/>
    <w:rsid w:val="0053030E"/>
    <w:rsid w:val="0053214A"/>
    <w:rsid w:val="0053485A"/>
    <w:rsid w:val="00537081"/>
    <w:rsid w:val="005470C1"/>
    <w:rsid w:val="00551CFD"/>
    <w:rsid w:val="005549F1"/>
    <w:rsid w:val="005557F2"/>
    <w:rsid w:val="00556ABE"/>
    <w:rsid w:val="00570717"/>
    <w:rsid w:val="005715CA"/>
    <w:rsid w:val="00571EAB"/>
    <w:rsid w:val="00582EA2"/>
    <w:rsid w:val="0058461A"/>
    <w:rsid w:val="005857AD"/>
    <w:rsid w:val="0059108A"/>
    <w:rsid w:val="0059584E"/>
    <w:rsid w:val="005A0986"/>
    <w:rsid w:val="005A62DB"/>
    <w:rsid w:val="005A67A9"/>
    <w:rsid w:val="005A6D30"/>
    <w:rsid w:val="005B19F2"/>
    <w:rsid w:val="005B4E4D"/>
    <w:rsid w:val="005C22BA"/>
    <w:rsid w:val="005C5B14"/>
    <w:rsid w:val="005D529A"/>
    <w:rsid w:val="005D583F"/>
    <w:rsid w:val="005E2CFF"/>
    <w:rsid w:val="005F3C8F"/>
    <w:rsid w:val="005F6DDB"/>
    <w:rsid w:val="00601877"/>
    <w:rsid w:val="00607119"/>
    <w:rsid w:val="00607C55"/>
    <w:rsid w:val="006142F6"/>
    <w:rsid w:val="006200C6"/>
    <w:rsid w:val="0063278D"/>
    <w:rsid w:val="00632F86"/>
    <w:rsid w:val="00635B8C"/>
    <w:rsid w:val="00644157"/>
    <w:rsid w:val="00645E31"/>
    <w:rsid w:val="0065005A"/>
    <w:rsid w:val="00654FE0"/>
    <w:rsid w:val="0065677F"/>
    <w:rsid w:val="00660CBA"/>
    <w:rsid w:val="006679A1"/>
    <w:rsid w:val="006708B9"/>
    <w:rsid w:val="00676F1A"/>
    <w:rsid w:val="006832AC"/>
    <w:rsid w:val="00693F27"/>
    <w:rsid w:val="00697703"/>
    <w:rsid w:val="006B5485"/>
    <w:rsid w:val="006C2BFD"/>
    <w:rsid w:val="006C44B9"/>
    <w:rsid w:val="006C641E"/>
    <w:rsid w:val="006C785C"/>
    <w:rsid w:val="006D07E3"/>
    <w:rsid w:val="006D7582"/>
    <w:rsid w:val="006E4F17"/>
    <w:rsid w:val="006E4F6D"/>
    <w:rsid w:val="006F0747"/>
    <w:rsid w:val="006F1098"/>
    <w:rsid w:val="006F1D8D"/>
    <w:rsid w:val="006F550D"/>
    <w:rsid w:val="00702388"/>
    <w:rsid w:val="0070349F"/>
    <w:rsid w:val="007050AB"/>
    <w:rsid w:val="00705AC7"/>
    <w:rsid w:val="0070743F"/>
    <w:rsid w:val="00715AF9"/>
    <w:rsid w:val="00720B44"/>
    <w:rsid w:val="0072753C"/>
    <w:rsid w:val="007321B1"/>
    <w:rsid w:val="00734D37"/>
    <w:rsid w:val="007434D2"/>
    <w:rsid w:val="00745414"/>
    <w:rsid w:val="007461AD"/>
    <w:rsid w:val="00747C9C"/>
    <w:rsid w:val="0075617B"/>
    <w:rsid w:val="00756794"/>
    <w:rsid w:val="007741F7"/>
    <w:rsid w:val="0077684A"/>
    <w:rsid w:val="007778E0"/>
    <w:rsid w:val="00783149"/>
    <w:rsid w:val="00785326"/>
    <w:rsid w:val="00791EBA"/>
    <w:rsid w:val="007A4C59"/>
    <w:rsid w:val="007A627F"/>
    <w:rsid w:val="007B34A9"/>
    <w:rsid w:val="007B5AC6"/>
    <w:rsid w:val="007B7746"/>
    <w:rsid w:val="007C4230"/>
    <w:rsid w:val="007C4827"/>
    <w:rsid w:val="007D222A"/>
    <w:rsid w:val="007D2F3C"/>
    <w:rsid w:val="007D6774"/>
    <w:rsid w:val="007E48BB"/>
    <w:rsid w:val="007E5B37"/>
    <w:rsid w:val="007F1A84"/>
    <w:rsid w:val="007F5700"/>
    <w:rsid w:val="007F5FF6"/>
    <w:rsid w:val="007F6224"/>
    <w:rsid w:val="00800CB0"/>
    <w:rsid w:val="00801CBD"/>
    <w:rsid w:val="00802664"/>
    <w:rsid w:val="00811189"/>
    <w:rsid w:val="00811D2F"/>
    <w:rsid w:val="00812476"/>
    <w:rsid w:val="00822577"/>
    <w:rsid w:val="00864C6F"/>
    <w:rsid w:val="00865BFF"/>
    <w:rsid w:val="00870622"/>
    <w:rsid w:val="008827BD"/>
    <w:rsid w:val="00895069"/>
    <w:rsid w:val="00895C82"/>
    <w:rsid w:val="008A0718"/>
    <w:rsid w:val="008A18D7"/>
    <w:rsid w:val="008A3C8A"/>
    <w:rsid w:val="008A623B"/>
    <w:rsid w:val="008A72FE"/>
    <w:rsid w:val="008A75F5"/>
    <w:rsid w:val="008B15F0"/>
    <w:rsid w:val="008C2271"/>
    <w:rsid w:val="008C342B"/>
    <w:rsid w:val="008D625E"/>
    <w:rsid w:val="008E1644"/>
    <w:rsid w:val="008E301D"/>
    <w:rsid w:val="008F6355"/>
    <w:rsid w:val="008F6D8D"/>
    <w:rsid w:val="00902B46"/>
    <w:rsid w:val="00926643"/>
    <w:rsid w:val="00927F18"/>
    <w:rsid w:val="00930A92"/>
    <w:rsid w:val="00932846"/>
    <w:rsid w:val="009360AF"/>
    <w:rsid w:val="00940CF4"/>
    <w:rsid w:val="00942C71"/>
    <w:rsid w:val="009450C1"/>
    <w:rsid w:val="00945FC0"/>
    <w:rsid w:val="00951554"/>
    <w:rsid w:val="0095234B"/>
    <w:rsid w:val="00956D14"/>
    <w:rsid w:val="0095721E"/>
    <w:rsid w:val="00962288"/>
    <w:rsid w:val="009642DB"/>
    <w:rsid w:val="009670C9"/>
    <w:rsid w:val="00972041"/>
    <w:rsid w:val="0097649E"/>
    <w:rsid w:val="00977283"/>
    <w:rsid w:val="00992C0C"/>
    <w:rsid w:val="009A011E"/>
    <w:rsid w:val="009A7BF1"/>
    <w:rsid w:val="009C04AC"/>
    <w:rsid w:val="009C19FB"/>
    <w:rsid w:val="009D2121"/>
    <w:rsid w:val="009D7E2F"/>
    <w:rsid w:val="009E5B77"/>
    <w:rsid w:val="009F0194"/>
    <w:rsid w:val="009F2929"/>
    <w:rsid w:val="009F6D66"/>
    <w:rsid w:val="00A049A9"/>
    <w:rsid w:val="00A073CC"/>
    <w:rsid w:val="00A16DD1"/>
    <w:rsid w:val="00A26C19"/>
    <w:rsid w:val="00A33347"/>
    <w:rsid w:val="00A34B0C"/>
    <w:rsid w:val="00A449B4"/>
    <w:rsid w:val="00A502C9"/>
    <w:rsid w:val="00A54A68"/>
    <w:rsid w:val="00A635EE"/>
    <w:rsid w:val="00A63909"/>
    <w:rsid w:val="00A66AC4"/>
    <w:rsid w:val="00A67D43"/>
    <w:rsid w:val="00A72489"/>
    <w:rsid w:val="00A7353E"/>
    <w:rsid w:val="00A81B7E"/>
    <w:rsid w:val="00A82A00"/>
    <w:rsid w:val="00A83FFC"/>
    <w:rsid w:val="00A91EE0"/>
    <w:rsid w:val="00A926E6"/>
    <w:rsid w:val="00AA1195"/>
    <w:rsid w:val="00AA5A7E"/>
    <w:rsid w:val="00AA68C9"/>
    <w:rsid w:val="00AA7A2A"/>
    <w:rsid w:val="00AB58D3"/>
    <w:rsid w:val="00AC199C"/>
    <w:rsid w:val="00AD52B1"/>
    <w:rsid w:val="00AD6033"/>
    <w:rsid w:val="00AE2D90"/>
    <w:rsid w:val="00AE43EF"/>
    <w:rsid w:val="00AF238B"/>
    <w:rsid w:val="00AF4242"/>
    <w:rsid w:val="00AF4C14"/>
    <w:rsid w:val="00B030AF"/>
    <w:rsid w:val="00B1514D"/>
    <w:rsid w:val="00B20B7C"/>
    <w:rsid w:val="00B23190"/>
    <w:rsid w:val="00B26CC4"/>
    <w:rsid w:val="00B30B64"/>
    <w:rsid w:val="00B42CDA"/>
    <w:rsid w:val="00B430B0"/>
    <w:rsid w:val="00B55987"/>
    <w:rsid w:val="00B55FE2"/>
    <w:rsid w:val="00B5618F"/>
    <w:rsid w:val="00B62EF0"/>
    <w:rsid w:val="00B70861"/>
    <w:rsid w:val="00B71A9D"/>
    <w:rsid w:val="00B72D7F"/>
    <w:rsid w:val="00B742C8"/>
    <w:rsid w:val="00B77443"/>
    <w:rsid w:val="00B853DD"/>
    <w:rsid w:val="00BB628A"/>
    <w:rsid w:val="00BB70B3"/>
    <w:rsid w:val="00BC1918"/>
    <w:rsid w:val="00BC2882"/>
    <w:rsid w:val="00BC61DB"/>
    <w:rsid w:val="00BD5111"/>
    <w:rsid w:val="00BE1452"/>
    <w:rsid w:val="00BE3A4F"/>
    <w:rsid w:val="00BE3B60"/>
    <w:rsid w:val="00BF364A"/>
    <w:rsid w:val="00BF7235"/>
    <w:rsid w:val="00BF7681"/>
    <w:rsid w:val="00C00588"/>
    <w:rsid w:val="00C147D8"/>
    <w:rsid w:val="00C166BD"/>
    <w:rsid w:val="00C17FA5"/>
    <w:rsid w:val="00C238CA"/>
    <w:rsid w:val="00C31574"/>
    <w:rsid w:val="00C4146C"/>
    <w:rsid w:val="00C41FFD"/>
    <w:rsid w:val="00C5223C"/>
    <w:rsid w:val="00C54053"/>
    <w:rsid w:val="00C634F5"/>
    <w:rsid w:val="00C67EC4"/>
    <w:rsid w:val="00C741E6"/>
    <w:rsid w:val="00C83FF6"/>
    <w:rsid w:val="00C87880"/>
    <w:rsid w:val="00C92E7A"/>
    <w:rsid w:val="00C95C99"/>
    <w:rsid w:val="00CA1436"/>
    <w:rsid w:val="00CA14E8"/>
    <w:rsid w:val="00CA2DCC"/>
    <w:rsid w:val="00CB0749"/>
    <w:rsid w:val="00CB3622"/>
    <w:rsid w:val="00CB7C14"/>
    <w:rsid w:val="00CC1DBC"/>
    <w:rsid w:val="00CC4BAF"/>
    <w:rsid w:val="00CC4EE1"/>
    <w:rsid w:val="00CC6D6F"/>
    <w:rsid w:val="00CD2EE3"/>
    <w:rsid w:val="00CD4732"/>
    <w:rsid w:val="00CD5365"/>
    <w:rsid w:val="00CD6C9D"/>
    <w:rsid w:val="00CD6E9E"/>
    <w:rsid w:val="00CE4D20"/>
    <w:rsid w:val="00CE655D"/>
    <w:rsid w:val="00CE68EB"/>
    <w:rsid w:val="00CF2466"/>
    <w:rsid w:val="00CF4392"/>
    <w:rsid w:val="00D03938"/>
    <w:rsid w:val="00D119AD"/>
    <w:rsid w:val="00D139E5"/>
    <w:rsid w:val="00D16DE3"/>
    <w:rsid w:val="00D30B7A"/>
    <w:rsid w:val="00D377A8"/>
    <w:rsid w:val="00D43567"/>
    <w:rsid w:val="00D444A3"/>
    <w:rsid w:val="00D50992"/>
    <w:rsid w:val="00D50EC4"/>
    <w:rsid w:val="00D52169"/>
    <w:rsid w:val="00D5233A"/>
    <w:rsid w:val="00D53E12"/>
    <w:rsid w:val="00D57E66"/>
    <w:rsid w:val="00D601D5"/>
    <w:rsid w:val="00D70C2F"/>
    <w:rsid w:val="00D74A8C"/>
    <w:rsid w:val="00D91695"/>
    <w:rsid w:val="00DA0649"/>
    <w:rsid w:val="00DA333A"/>
    <w:rsid w:val="00DA5A10"/>
    <w:rsid w:val="00DB5D5D"/>
    <w:rsid w:val="00DB742D"/>
    <w:rsid w:val="00DC6766"/>
    <w:rsid w:val="00DD2D85"/>
    <w:rsid w:val="00DE3F15"/>
    <w:rsid w:val="00DF576D"/>
    <w:rsid w:val="00E04650"/>
    <w:rsid w:val="00E065ED"/>
    <w:rsid w:val="00E074C5"/>
    <w:rsid w:val="00E078FA"/>
    <w:rsid w:val="00E07AB0"/>
    <w:rsid w:val="00E115B8"/>
    <w:rsid w:val="00E11DD2"/>
    <w:rsid w:val="00E15A08"/>
    <w:rsid w:val="00E16A04"/>
    <w:rsid w:val="00E25226"/>
    <w:rsid w:val="00E301C3"/>
    <w:rsid w:val="00E35474"/>
    <w:rsid w:val="00E35FA0"/>
    <w:rsid w:val="00E4753E"/>
    <w:rsid w:val="00E51664"/>
    <w:rsid w:val="00E533A7"/>
    <w:rsid w:val="00E62629"/>
    <w:rsid w:val="00E66932"/>
    <w:rsid w:val="00E72523"/>
    <w:rsid w:val="00E73D38"/>
    <w:rsid w:val="00E76793"/>
    <w:rsid w:val="00E84969"/>
    <w:rsid w:val="00E85E0E"/>
    <w:rsid w:val="00E91871"/>
    <w:rsid w:val="00E9707F"/>
    <w:rsid w:val="00E97C5A"/>
    <w:rsid w:val="00EA2B36"/>
    <w:rsid w:val="00EA6DED"/>
    <w:rsid w:val="00EB04A0"/>
    <w:rsid w:val="00EC4E7E"/>
    <w:rsid w:val="00ED5398"/>
    <w:rsid w:val="00ED6CE3"/>
    <w:rsid w:val="00EE07B5"/>
    <w:rsid w:val="00EE61CC"/>
    <w:rsid w:val="00F01789"/>
    <w:rsid w:val="00F0364C"/>
    <w:rsid w:val="00F05965"/>
    <w:rsid w:val="00F07ED3"/>
    <w:rsid w:val="00F14990"/>
    <w:rsid w:val="00F175C1"/>
    <w:rsid w:val="00F23E97"/>
    <w:rsid w:val="00F26917"/>
    <w:rsid w:val="00F316F1"/>
    <w:rsid w:val="00F34106"/>
    <w:rsid w:val="00F40AB8"/>
    <w:rsid w:val="00F40E7A"/>
    <w:rsid w:val="00F44B61"/>
    <w:rsid w:val="00F4548C"/>
    <w:rsid w:val="00F4551D"/>
    <w:rsid w:val="00F5218A"/>
    <w:rsid w:val="00F524E3"/>
    <w:rsid w:val="00F53CA1"/>
    <w:rsid w:val="00F56535"/>
    <w:rsid w:val="00F60D17"/>
    <w:rsid w:val="00F64360"/>
    <w:rsid w:val="00F663A6"/>
    <w:rsid w:val="00F745B8"/>
    <w:rsid w:val="00F75BA4"/>
    <w:rsid w:val="00F954DB"/>
    <w:rsid w:val="00FA0C65"/>
    <w:rsid w:val="00FB0577"/>
    <w:rsid w:val="00FB2F52"/>
    <w:rsid w:val="00FC2514"/>
    <w:rsid w:val="00FC3359"/>
    <w:rsid w:val="00FD1FCB"/>
    <w:rsid w:val="00FD67DD"/>
    <w:rsid w:val="00FE076C"/>
    <w:rsid w:val="00FE3257"/>
    <w:rsid w:val="00FF5D3F"/>
    <w:rsid w:val="00FF6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6766"/>
    <w:pPr>
      <w:widowControl w:val="0"/>
      <w:jc w:val="both"/>
    </w:pPr>
    <w:rPr>
      <w:sz w:val="21"/>
      <w:szCs w:val="22"/>
    </w:rPr>
  </w:style>
  <w:style w:type="paragraph" w:styleId="1">
    <w:name w:val="heading 1"/>
    <w:basedOn w:val="a"/>
    <w:next w:val="a"/>
    <w:link w:val="1Char"/>
    <w:qFormat/>
    <w:locked/>
    <w:rsid w:val="00A63909"/>
    <w:pPr>
      <w:keepNext/>
      <w:keepLines/>
      <w:spacing w:before="340" w:after="330" w:line="578" w:lineRule="auto"/>
      <w:outlineLvl w:val="0"/>
    </w:pPr>
    <w:rPr>
      <w:b/>
      <w:bCs/>
      <w:kern w:val="44"/>
      <w:sz w:val="44"/>
      <w:szCs w:val="44"/>
    </w:rPr>
  </w:style>
  <w:style w:type="paragraph" w:styleId="3">
    <w:name w:val="heading 3"/>
    <w:basedOn w:val="a"/>
    <w:next w:val="a"/>
    <w:link w:val="3Char"/>
    <w:semiHidden/>
    <w:unhideWhenUsed/>
    <w:qFormat/>
    <w:locked/>
    <w:rsid w:val="00503B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locked/>
    <w:rPr>
      <w:rFonts w:cs="Times New Roman"/>
      <w:sz w:val="18"/>
      <w:szCs w:val="18"/>
    </w:rPr>
  </w:style>
  <w:style w:type="character" w:customStyle="1" w:styleId="Char0">
    <w:name w:val="批注框文本 Char"/>
    <w:link w:val="a4"/>
    <w:uiPriority w:val="99"/>
    <w:locked/>
    <w:rPr>
      <w:rFonts w:cs="Times New Roman"/>
      <w:sz w:val="18"/>
      <w:szCs w:val="18"/>
    </w:rPr>
  </w:style>
  <w:style w:type="character" w:customStyle="1" w:styleId="Char1">
    <w:name w:val="批注文字 Char"/>
    <w:link w:val="a5"/>
    <w:uiPriority w:val="99"/>
    <w:semiHidden/>
    <w:locked/>
    <w:rPr>
      <w:rFonts w:cs="Times New Roman"/>
      <w:sz w:val="18"/>
      <w:szCs w:val="18"/>
    </w:rPr>
  </w:style>
  <w:style w:type="character" w:styleId="a6">
    <w:name w:val="annotation reference"/>
    <w:uiPriority w:val="99"/>
    <w:semiHidden/>
    <w:rPr>
      <w:rFonts w:cs="Times New Roman"/>
      <w:sz w:val="21"/>
      <w:szCs w:val="21"/>
    </w:rPr>
  </w:style>
  <w:style w:type="character" w:customStyle="1" w:styleId="Char10">
    <w:name w:val="批注主题 Char1"/>
    <w:link w:val="a7"/>
    <w:uiPriority w:val="99"/>
    <w:semiHidden/>
    <w:locked/>
    <w:rPr>
      <w:rFonts w:cs="Times New Roman"/>
    </w:rPr>
  </w:style>
  <w:style w:type="character" w:customStyle="1" w:styleId="Char2">
    <w:name w:val="批注主题 Char"/>
    <w:uiPriority w:val="99"/>
    <w:semiHidden/>
    <w:rPr>
      <w:rFonts w:cs="Times New Roman"/>
      <w:b/>
      <w:bCs/>
    </w:rPr>
  </w:style>
  <w:style w:type="paragraph" w:styleId="a8">
    <w:name w:val="Title"/>
    <w:basedOn w:val="a"/>
    <w:next w:val="a9"/>
    <w:link w:val="Char3"/>
    <w:uiPriority w:val="99"/>
    <w:qFormat/>
    <w:rsid w:val="00AC199C"/>
    <w:pPr>
      <w:keepNext/>
      <w:spacing w:before="240" w:after="120"/>
    </w:pPr>
    <w:rPr>
      <w:rFonts w:ascii="Liberation Sans" w:hAnsi="Liberation Sans" w:cs="Noto Sans CJK SC Regular"/>
      <w:sz w:val="28"/>
      <w:szCs w:val="28"/>
    </w:rPr>
  </w:style>
  <w:style w:type="character" w:customStyle="1" w:styleId="Char3">
    <w:name w:val="标题 Char"/>
    <w:link w:val="a8"/>
    <w:uiPriority w:val="10"/>
    <w:rsid w:val="007261CF"/>
    <w:rPr>
      <w:rFonts w:ascii="Cambria" w:hAnsi="Cambria" w:cs="Times New Roman"/>
      <w:b/>
      <w:bCs/>
      <w:kern w:val="0"/>
      <w:sz w:val="32"/>
      <w:szCs w:val="32"/>
    </w:rPr>
  </w:style>
  <w:style w:type="paragraph" w:styleId="a9">
    <w:name w:val="Body Text"/>
    <w:basedOn w:val="a"/>
    <w:link w:val="Char4"/>
    <w:uiPriority w:val="99"/>
    <w:rsid w:val="00AC199C"/>
    <w:pPr>
      <w:spacing w:after="140" w:line="288" w:lineRule="auto"/>
    </w:pPr>
  </w:style>
  <w:style w:type="character" w:customStyle="1" w:styleId="Char4">
    <w:name w:val="正文文本 Char"/>
    <w:link w:val="a9"/>
    <w:uiPriority w:val="99"/>
    <w:semiHidden/>
    <w:rsid w:val="007261CF"/>
    <w:rPr>
      <w:kern w:val="0"/>
    </w:rPr>
  </w:style>
  <w:style w:type="paragraph" w:styleId="aa">
    <w:name w:val="List"/>
    <w:basedOn w:val="a9"/>
    <w:uiPriority w:val="99"/>
    <w:rsid w:val="00AC199C"/>
  </w:style>
  <w:style w:type="paragraph" w:styleId="ab">
    <w:name w:val="caption"/>
    <w:basedOn w:val="a"/>
    <w:uiPriority w:val="99"/>
    <w:qFormat/>
    <w:rsid w:val="00AC199C"/>
    <w:pPr>
      <w:suppressLineNumbers/>
      <w:spacing w:before="120" w:after="120"/>
    </w:pPr>
    <w:rPr>
      <w:i/>
      <w:iCs/>
      <w:sz w:val="24"/>
      <w:szCs w:val="24"/>
    </w:rPr>
  </w:style>
  <w:style w:type="paragraph" w:customStyle="1" w:styleId="ac">
    <w:name w:val="索引"/>
    <w:basedOn w:val="a"/>
    <w:uiPriority w:val="99"/>
    <w:rsid w:val="00AC199C"/>
    <w:pPr>
      <w:suppressLineNumbers/>
    </w:pPr>
  </w:style>
  <w:style w:type="paragraph" w:styleId="a3">
    <w:name w:val="header"/>
    <w:basedOn w:val="a"/>
    <w:link w:val="Char"/>
    <w:uiPriority w:val="99"/>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uiPriority w:val="99"/>
    <w:semiHidden/>
    <w:rsid w:val="007261CF"/>
    <w:rPr>
      <w:kern w:val="0"/>
      <w:sz w:val="18"/>
      <w:szCs w:val="18"/>
    </w:rPr>
  </w:style>
  <w:style w:type="paragraph" w:styleId="ad">
    <w:name w:val="footer"/>
    <w:basedOn w:val="a"/>
    <w:link w:val="Char5"/>
    <w:uiPriority w:val="99"/>
    <w:pPr>
      <w:tabs>
        <w:tab w:val="center" w:pos="4153"/>
        <w:tab w:val="right" w:pos="8306"/>
      </w:tabs>
      <w:snapToGrid w:val="0"/>
      <w:jc w:val="left"/>
    </w:pPr>
    <w:rPr>
      <w:sz w:val="18"/>
      <w:szCs w:val="18"/>
    </w:rPr>
  </w:style>
  <w:style w:type="character" w:customStyle="1" w:styleId="Char5">
    <w:name w:val="页脚 Char"/>
    <w:link w:val="ad"/>
    <w:uiPriority w:val="99"/>
    <w:semiHidden/>
    <w:rsid w:val="007261CF"/>
    <w:rPr>
      <w:kern w:val="0"/>
      <w:sz w:val="18"/>
      <w:szCs w:val="18"/>
    </w:rPr>
  </w:style>
  <w:style w:type="paragraph" w:styleId="a4">
    <w:name w:val="Balloon Text"/>
    <w:basedOn w:val="a"/>
    <w:link w:val="Char0"/>
    <w:uiPriority w:val="99"/>
    <w:semiHidden/>
    <w:rPr>
      <w:sz w:val="18"/>
      <w:szCs w:val="18"/>
    </w:rPr>
  </w:style>
  <w:style w:type="character" w:customStyle="1" w:styleId="BalloonTextChar1">
    <w:name w:val="Balloon Text Char1"/>
    <w:uiPriority w:val="99"/>
    <w:semiHidden/>
    <w:rsid w:val="007261CF"/>
    <w:rPr>
      <w:kern w:val="0"/>
      <w:sz w:val="0"/>
      <w:szCs w:val="0"/>
    </w:rPr>
  </w:style>
  <w:style w:type="paragraph" w:styleId="ae">
    <w:name w:val="List Paragraph"/>
    <w:basedOn w:val="a"/>
    <w:uiPriority w:val="99"/>
    <w:qFormat/>
    <w:pPr>
      <w:ind w:firstLine="420"/>
    </w:pPr>
  </w:style>
  <w:style w:type="paragraph" w:styleId="a5">
    <w:name w:val="annotation text"/>
    <w:basedOn w:val="a"/>
    <w:link w:val="Char1"/>
    <w:uiPriority w:val="99"/>
    <w:semiHidden/>
    <w:pPr>
      <w:jc w:val="left"/>
    </w:pPr>
  </w:style>
  <w:style w:type="character" w:customStyle="1" w:styleId="CommentTextChar1">
    <w:name w:val="Comment Text Char1"/>
    <w:uiPriority w:val="99"/>
    <w:semiHidden/>
    <w:rsid w:val="007261CF"/>
    <w:rPr>
      <w:kern w:val="0"/>
    </w:rPr>
  </w:style>
  <w:style w:type="paragraph" w:styleId="a7">
    <w:name w:val="annotation subject"/>
    <w:basedOn w:val="a5"/>
    <w:link w:val="Char10"/>
    <w:uiPriority w:val="99"/>
    <w:semiHidden/>
    <w:rPr>
      <w:b/>
      <w:bCs/>
    </w:rPr>
  </w:style>
  <w:style w:type="character" w:customStyle="1" w:styleId="CommentSubjectChar1">
    <w:name w:val="Comment Subject Char1"/>
    <w:uiPriority w:val="99"/>
    <w:semiHidden/>
    <w:rsid w:val="007261CF"/>
    <w:rPr>
      <w:rFonts w:cs="Times New Roman"/>
      <w:b/>
      <w:bCs/>
      <w:kern w:val="0"/>
      <w:sz w:val="18"/>
      <w:szCs w:val="18"/>
    </w:rPr>
  </w:style>
  <w:style w:type="paragraph" w:customStyle="1" w:styleId="af">
    <w:name w:val="框架内容"/>
    <w:basedOn w:val="a"/>
    <w:uiPriority w:val="99"/>
    <w:rsid w:val="00AC199C"/>
  </w:style>
  <w:style w:type="table" w:styleId="af0">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Normal (Web)"/>
    <w:basedOn w:val="a"/>
    <w:uiPriority w:val="99"/>
    <w:rsid w:val="008A3C8A"/>
    <w:pPr>
      <w:widowControl/>
      <w:spacing w:before="100" w:beforeAutospacing="1" w:after="100" w:afterAutospacing="1"/>
      <w:jc w:val="left"/>
    </w:pPr>
    <w:rPr>
      <w:rFonts w:ascii="宋体" w:hAnsi="宋体" w:cs="宋体"/>
      <w:sz w:val="24"/>
      <w:szCs w:val="24"/>
    </w:rPr>
  </w:style>
  <w:style w:type="character" w:customStyle="1" w:styleId="1Char">
    <w:name w:val="标题 1 Char"/>
    <w:link w:val="1"/>
    <w:rsid w:val="00A63909"/>
    <w:rPr>
      <w:b/>
      <w:bCs/>
      <w:kern w:val="44"/>
      <w:sz w:val="44"/>
      <w:szCs w:val="44"/>
    </w:rPr>
  </w:style>
  <w:style w:type="character" w:customStyle="1" w:styleId="3Char">
    <w:name w:val="标题 3 Char"/>
    <w:basedOn w:val="a0"/>
    <w:link w:val="3"/>
    <w:semiHidden/>
    <w:rsid w:val="00503BD0"/>
    <w:rPr>
      <w:b/>
      <w:bCs/>
      <w:sz w:val="32"/>
      <w:szCs w:val="32"/>
    </w:rPr>
  </w:style>
  <w:style w:type="character" w:customStyle="1" w:styleId="apple-converted-space">
    <w:name w:val="apple-converted-space"/>
    <w:basedOn w:val="a0"/>
    <w:rsid w:val="006679A1"/>
  </w:style>
  <w:style w:type="character" w:styleId="af2">
    <w:name w:val="Hyperlink"/>
    <w:basedOn w:val="a0"/>
    <w:uiPriority w:val="99"/>
    <w:unhideWhenUsed/>
    <w:rsid w:val="005F6DDB"/>
    <w:rPr>
      <w:color w:val="0000FF" w:themeColor="hyperlink"/>
      <w:u w:val="single"/>
    </w:rPr>
  </w:style>
  <w:style w:type="paragraph" w:styleId="af3">
    <w:name w:val="Revision"/>
    <w:hidden/>
    <w:uiPriority w:val="99"/>
    <w:semiHidden/>
    <w:rsid w:val="00230450"/>
    <w:rPr>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6766"/>
    <w:pPr>
      <w:widowControl w:val="0"/>
      <w:jc w:val="both"/>
    </w:pPr>
    <w:rPr>
      <w:sz w:val="21"/>
      <w:szCs w:val="22"/>
    </w:rPr>
  </w:style>
  <w:style w:type="paragraph" w:styleId="1">
    <w:name w:val="heading 1"/>
    <w:basedOn w:val="a"/>
    <w:next w:val="a"/>
    <w:link w:val="1Char"/>
    <w:qFormat/>
    <w:locked/>
    <w:rsid w:val="00A63909"/>
    <w:pPr>
      <w:keepNext/>
      <w:keepLines/>
      <w:spacing w:before="340" w:after="330" w:line="578" w:lineRule="auto"/>
      <w:outlineLvl w:val="0"/>
    </w:pPr>
    <w:rPr>
      <w:b/>
      <w:bCs/>
      <w:kern w:val="44"/>
      <w:sz w:val="44"/>
      <w:szCs w:val="44"/>
    </w:rPr>
  </w:style>
  <w:style w:type="paragraph" w:styleId="3">
    <w:name w:val="heading 3"/>
    <w:basedOn w:val="a"/>
    <w:next w:val="a"/>
    <w:link w:val="3Char"/>
    <w:semiHidden/>
    <w:unhideWhenUsed/>
    <w:qFormat/>
    <w:locked/>
    <w:rsid w:val="00503B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locked/>
    <w:rPr>
      <w:rFonts w:cs="Times New Roman"/>
      <w:sz w:val="18"/>
      <w:szCs w:val="18"/>
    </w:rPr>
  </w:style>
  <w:style w:type="character" w:customStyle="1" w:styleId="Char0">
    <w:name w:val="批注框文本 Char"/>
    <w:link w:val="a4"/>
    <w:uiPriority w:val="99"/>
    <w:locked/>
    <w:rPr>
      <w:rFonts w:cs="Times New Roman"/>
      <w:sz w:val="18"/>
      <w:szCs w:val="18"/>
    </w:rPr>
  </w:style>
  <w:style w:type="character" w:customStyle="1" w:styleId="Char1">
    <w:name w:val="批注文字 Char"/>
    <w:link w:val="a5"/>
    <w:uiPriority w:val="99"/>
    <w:semiHidden/>
    <w:locked/>
    <w:rPr>
      <w:rFonts w:cs="Times New Roman"/>
      <w:sz w:val="18"/>
      <w:szCs w:val="18"/>
    </w:rPr>
  </w:style>
  <w:style w:type="character" w:styleId="a6">
    <w:name w:val="annotation reference"/>
    <w:uiPriority w:val="99"/>
    <w:semiHidden/>
    <w:rPr>
      <w:rFonts w:cs="Times New Roman"/>
      <w:sz w:val="21"/>
      <w:szCs w:val="21"/>
    </w:rPr>
  </w:style>
  <w:style w:type="character" w:customStyle="1" w:styleId="Char10">
    <w:name w:val="批注主题 Char1"/>
    <w:link w:val="a7"/>
    <w:uiPriority w:val="99"/>
    <w:semiHidden/>
    <w:locked/>
    <w:rPr>
      <w:rFonts w:cs="Times New Roman"/>
    </w:rPr>
  </w:style>
  <w:style w:type="character" w:customStyle="1" w:styleId="Char2">
    <w:name w:val="批注主题 Char"/>
    <w:uiPriority w:val="99"/>
    <w:semiHidden/>
    <w:rPr>
      <w:rFonts w:cs="Times New Roman"/>
      <w:b/>
      <w:bCs/>
    </w:rPr>
  </w:style>
  <w:style w:type="paragraph" w:styleId="a8">
    <w:name w:val="Title"/>
    <w:basedOn w:val="a"/>
    <w:next w:val="a9"/>
    <w:link w:val="Char3"/>
    <w:uiPriority w:val="99"/>
    <w:qFormat/>
    <w:rsid w:val="00AC199C"/>
    <w:pPr>
      <w:keepNext/>
      <w:spacing w:before="240" w:after="120"/>
    </w:pPr>
    <w:rPr>
      <w:rFonts w:ascii="Liberation Sans" w:hAnsi="Liberation Sans" w:cs="Noto Sans CJK SC Regular"/>
      <w:sz w:val="28"/>
      <w:szCs w:val="28"/>
    </w:rPr>
  </w:style>
  <w:style w:type="character" w:customStyle="1" w:styleId="Char3">
    <w:name w:val="标题 Char"/>
    <w:link w:val="a8"/>
    <w:uiPriority w:val="10"/>
    <w:rsid w:val="007261CF"/>
    <w:rPr>
      <w:rFonts w:ascii="Cambria" w:hAnsi="Cambria" w:cs="Times New Roman"/>
      <w:b/>
      <w:bCs/>
      <w:kern w:val="0"/>
      <w:sz w:val="32"/>
      <w:szCs w:val="32"/>
    </w:rPr>
  </w:style>
  <w:style w:type="paragraph" w:styleId="a9">
    <w:name w:val="Body Text"/>
    <w:basedOn w:val="a"/>
    <w:link w:val="Char4"/>
    <w:uiPriority w:val="99"/>
    <w:rsid w:val="00AC199C"/>
    <w:pPr>
      <w:spacing w:after="140" w:line="288" w:lineRule="auto"/>
    </w:pPr>
  </w:style>
  <w:style w:type="character" w:customStyle="1" w:styleId="Char4">
    <w:name w:val="正文文本 Char"/>
    <w:link w:val="a9"/>
    <w:uiPriority w:val="99"/>
    <w:semiHidden/>
    <w:rsid w:val="007261CF"/>
    <w:rPr>
      <w:kern w:val="0"/>
    </w:rPr>
  </w:style>
  <w:style w:type="paragraph" w:styleId="aa">
    <w:name w:val="List"/>
    <w:basedOn w:val="a9"/>
    <w:uiPriority w:val="99"/>
    <w:rsid w:val="00AC199C"/>
  </w:style>
  <w:style w:type="paragraph" w:styleId="ab">
    <w:name w:val="caption"/>
    <w:basedOn w:val="a"/>
    <w:uiPriority w:val="99"/>
    <w:qFormat/>
    <w:rsid w:val="00AC199C"/>
    <w:pPr>
      <w:suppressLineNumbers/>
      <w:spacing w:before="120" w:after="120"/>
    </w:pPr>
    <w:rPr>
      <w:i/>
      <w:iCs/>
      <w:sz w:val="24"/>
      <w:szCs w:val="24"/>
    </w:rPr>
  </w:style>
  <w:style w:type="paragraph" w:customStyle="1" w:styleId="ac">
    <w:name w:val="索引"/>
    <w:basedOn w:val="a"/>
    <w:uiPriority w:val="99"/>
    <w:rsid w:val="00AC199C"/>
    <w:pPr>
      <w:suppressLineNumbers/>
    </w:pPr>
  </w:style>
  <w:style w:type="paragraph" w:styleId="a3">
    <w:name w:val="header"/>
    <w:basedOn w:val="a"/>
    <w:link w:val="Char"/>
    <w:uiPriority w:val="99"/>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uiPriority w:val="99"/>
    <w:semiHidden/>
    <w:rsid w:val="007261CF"/>
    <w:rPr>
      <w:kern w:val="0"/>
      <w:sz w:val="18"/>
      <w:szCs w:val="18"/>
    </w:rPr>
  </w:style>
  <w:style w:type="paragraph" w:styleId="ad">
    <w:name w:val="footer"/>
    <w:basedOn w:val="a"/>
    <w:link w:val="Char5"/>
    <w:uiPriority w:val="99"/>
    <w:pPr>
      <w:tabs>
        <w:tab w:val="center" w:pos="4153"/>
        <w:tab w:val="right" w:pos="8306"/>
      </w:tabs>
      <w:snapToGrid w:val="0"/>
      <w:jc w:val="left"/>
    </w:pPr>
    <w:rPr>
      <w:sz w:val="18"/>
      <w:szCs w:val="18"/>
    </w:rPr>
  </w:style>
  <w:style w:type="character" w:customStyle="1" w:styleId="Char5">
    <w:name w:val="页脚 Char"/>
    <w:link w:val="ad"/>
    <w:uiPriority w:val="99"/>
    <w:semiHidden/>
    <w:rsid w:val="007261CF"/>
    <w:rPr>
      <w:kern w:val="0"/>
      <w:sz w:val="18"/>
      <w:szCs w:val="18"/>
    </w:rPr>
  </w:style>
  <w:style w:type="paragraph" w:styleId="a4">
    <w:name w:val="Balloon Text"/>
    <w:basedOn w:val="a"/>
    <w:link w:val="Char0"/>
    <w:uiPriority w:val="99"/>
    <w:semiHidden/>
    <w:rPr>
      <w:sz w:val="18"/>
      <w:szCs w:val="18"/>
    </w:rPr>
  </w:style>
  <w:style w:type="character" w:customStyle="1" w:styleId="BalloonTextChar1">
    <w:name w:val="Balloon Text Char1"/>
    <w:uiPriority w:val="99"/>
    <w:semiHidden/>
    <w:rsid w:val="007261CF"/>
    <w:rPr>
      <w:kern w:val="0"/>
      <w:sz w:val="0"/>
      <w:szCs w:val="0"/>
    </w:rPr>
  </w:style>
  <w:style w:type="paragraph" w:styleId="ae">
    <w:name w:val="List Paragraph"/>
    <w:basedOn w:val="a"/>
    <w:uiPriority w:val="99"/>
    <w:qFormat/>
    <w:pPr>
      <w:ind w:firstLine="420"/>
    </w:pPr>
  </w:style>
  <w:style w:type="paragraph" w:styleId="a5">
    <w:name w:val="annotation text"/>
    <w:basedOn w:val="a"/>
    <w:link w:val="Char1"/>
    <w:uiPriority w:val="99"/>
    <w:semiHidden/>
    <w:pPr>
      <w:jc w:val="left"/>
    </w:pPr>
  </w:style>
  <w:style w:type="character" w:customStyle="1" w:styleId="CommentTextChar1">
    <w:name w:val="Comment Text Char1"/>
    <w:uiPriority w:val="99"/>
    <w:semiHidden/>
    <w:rsid w:val="007261CF"/>
    <w:rPr>
      <w:kern w:val="0"/>
    </w:rPr>
  </w:style>
  <w:style w:type="paragraph" w:styleId="a7">
    <w:name w:val="annotation subject"/>
    <w:basedOn w:val="a5"/>
    <w:link w:val="Char10"/>
    <w:uiPriority w:val="99"/>
    <w:semiHidden/>
    <w:rPr>
      <w:b/>
      <w:bCs/>
    </w:rPr>
  </w:style>
  <w:style w:type="character" w:customStyle="1" w:styleId="CommentSubjectChar1">
    <w:name w:val="Comment Subject Char1"/>
    <w:uiPriority w:val="99"/>
    <w:semiHidden/>
    <w:rsid w:val="007261CF"/>
    <w:rPr>
      <w:rFonts w:cs="Times New Roman"/>
      <w:b/>
      <w:bCs/>
      <w:kern w:val="0"/>
      <w:sz w:val="18"/>
      <w:szCs w:val="18"/>
    </w:rPr>
  </w:style>
  <w:style w:type="paragraph" w:customStyle="1" w:styleId="af">
    <w:name w:val="框架内容"/>
    <w:basedOn w:val="a"/>
    <w:uiPriority w:val="99"/>
    <w:rsid w:val="00AC199C"/>
  </w:style>
  <w:style w:type="table" w:styleId="af0">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Normal (Web)"/>
    <w:basedOn w:val="a"/>
    <w:uiPriority w:val="99"/>
    <w:rsid w:val="008A3C8A"/>
    <w:pPr>
      <w:widowControl/>
      <w:spacing w:before="100" w:beforeAutospacing="1" w:after="100" w:afterAutospacing="1"/>
      <w:jc w:val="left"/>
    </w:pPr>
    <w:rPr>
      <w:rFonts w:ascii="宋体" w:hAnsi="宋体" w:cs="宋体"/>
      <w:sz w:val="24"/>
      <w:szCs w:val="24"/>
    </w:rPr>
  </w:style>
  <w:style w:type="character" w:customStyle="1" w:styleId="1Char">
    <w:name w:val="标题 1 Char"/>
    <w:link w:val="1"/>
    <w:rsid w:val="00A63909"/>
    <w:rPr>
      <w:b/>
      <w:bCs/>
      <w:kern w:val="44"/>
      <w:sz w:val="44"/>
      <w:szCs w:val="44"/>
    </w:rPr>
  </w:style>
  <w:style w:type="character" w:customStyle="1" w:styleId="3Char">
    <w:name w:val="标题 3 Char"/>
    <w:basedOn w:val="a0"/>
    <w:link w:val="3"/>
    <w:semiHidden/>
    <w:rsid w:val="00503BD0"/>
    <w:rPr>
      <w:b/>
      <w:bCs/>
      <w:sz w:val="32"/>
      <w:szCs w:val="32"/>
    </w:rPr>
  </w:style>
  <w:style w:type="character" w:customStyle="1" w:styleId="apple-converted-space">
    <w:name w:val="apple-converted-space"/>
    <w:basedOn w:val="a0"/>
    <w:rsid w:val="006679A1"/>
  </w:style>
  <w:style w:type="character" w:styleId="af2">
    <w:name w:val="Hyperlink"/>
    <w:basedOn w:val="a0"/>
    <w:uiPriority w:val="99"/>
    <w:unhideWhenUsed/>
    <w:rsid w:val="005F6DDB"/>
    <w:rPr>
      <w:color w:val="0000FF" w:themeColor="hyperlink"/>
      <w:u w:val="single"/>
    </w:rPr>
  </w:style>
  <w:style w:type="paragraph" w:styleId="af3">
    <w:name w:val="Revision"/>
    <w:hidden/>
    <w:uiPriority w:val="99"/>
    <w:semiHidden/>
    <w:rsid w:val="00230450"/>
    <w:rPr>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9.bin"/><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4.bin"/><Relationship Id="rId40" Type="http://schemas.openxmlformats.org/officeDocument/2006/relationships/image" Target="media/image16.wmf"/><Relationship Id="rId45" Type="http://schemas.openxmlformats.org/officeDocument/2006/relationships/oleObject" Target="embeddings/oleObject18.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hyperlink" Target="http://www.semantic3d.net/view_results.php?chl=2"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1.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8.wmf"/><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9.bin"/><Relationship Id="rId30" Type="http://schemas.openxmlformats.org/officeDocument/2006/relationships/image" Target="media/image11.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6.wmf"/><Relationship Id="rId41" Type="http://schemas.openxmlformats.org/officeDocument/2006/relationships/oleObject" Target="embeddings/oleObject16.bin"/><Relationship Id="rId54" Type="http://schemas.openxmlformats.org/officeDocument/2006/relationships/image" Target="media/image24.png"/><Relationship Id="rId6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34E94-D5E4-4010-BB77-19B51DF8A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21</Pages>
  <Words>4310</Words>
  <Characters>24572</Characters>
  <Application>Microsoft Office Word</Application>
  <DocSecurity>0</DocSecurity>
  <Lines>204</Lines>
  <Paragraphs>57</Paragraphs>
  <ScaleCrop>false</ScaleCrop>
  <Company>Microsoft</Company>
  <LinksUpToDate>false</LinksUpToDate>
  <CharactersWithSpaces>28825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Deep Neural Network for Learning Hierarchical Multi-scale Point-Cluster Features Towards Large-Scale Point Cloud Classification</dc:title>
  <dc:creator>User</dc:creator>
  <cp:lastModifiedBy>User</cp:lastModifiedBy>
  <cp:revision>70</cp:revision>
  <dcterms:created xsi:type="dcterms:W3CDTF">2016-10-14T00:46:00Z</dcterms:created>
  <dcterms:modified xsi:type="dcterms:W3CDTF">2016-10-24T11:50:00Z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